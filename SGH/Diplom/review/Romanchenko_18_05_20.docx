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C55CF" w14:textId="77777777" w:rsidR="007D59A1" w:rsidRPr="00C45B24" w:rsidRDefault="007D59A1" w:rsidP="00082F3D">
      <w:pPr>
        <w:spacing w:line="20" w:lineRule="exact"/>
        <w:jc w:val="both"/>
        <w:rPr>
          <w:rFonts w:ascii="Arial" w:eastAsia="Arial" w:hAnsi="Arial"/>
          <w:lang w:val="en-US"/>
        </w:rPr>
      </w:pPr>
    </w:p>
    <w:p w14:paraId="367F7AE7" w14:textId="56FD8BE3" w:rsidR="007D59A1" w:rsidRPr="00C45B24" w:rsidRDefault="007D59A1" w:rsidP="00082F3D">
      <w:pPr>
        <w:spacing w:line="20" w:lineRule="exact"/>
        <w:jc w:val="both"/>
      </w:pPr>
      <w:r w:rsidRPr="00C45B24">
        <w:rPr>
          <w:rFonts w:ascii="Arial" w:eastAsia="Arial" w:hAnsi="Arial"/>
          <w:noProof/>
        </w:rPr>
        <w:drawing>
          <wp:anchor distT="0" distB="0" distL="114300" distR="114300" simplePos="0" relativeHeight="251659264" behindDoc="1" locked="0" layoutInCell="1" allowOverlap="1" wp14:anchorId="5955AD1E" wp14:editId="46DF4CF0">
            <wp:simplePos x="0" y="0"/>
            <wp:positionH relativeFrom="column">
              <wp:posOffset>1039495</wp:posOffset>
            </wp:positionH>
            <wp:positionV relativeFrom="paragraph">
              <wp:posOffset>448310</wp:posOffset>
            </wp:positionV>
            <wp:extent cx="3681730" cy="1859280"/>
            <wp:effectExtent l="0" t="0" r="0" b="0"/>
            <wp:wrapNone/>
            <wp:docPr id="74" name="Picture 30"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1730" cy="1859280"/>
                    </a:xfrm>
                    <a:prstGeom prst="rect">
                      <a:avLst/>
                    </a:prstGeom>
                    <a:noFill/>
                  </pic:spPr>
                </pic:pic>
              </a:graphicData>
            </a:graphic>
            <wp14:sizeRelH relativeFrom="page">
              <wp14:pctWidth>0</wp14:pctWidth>
            </wp14:sizeRelH>
            <wp14:sizeRelV relativeFrom="page">
              <wp14:pctHeight>0</wp14:pctHeight>
            </wp14:sizeRelV>
          </wp:anchor>
        </w:drawing>
      </w:r>
    </w:p>
    <w:p w14:paraId="539AB9B9" w14:textId="77777777" w:rsidR="007D59A1" w:rsidRPr="00C45B24" w:rsidRDefault="007D59A1" w:rsidP="00082F3D">
      <w:pPr>
        <w:spacing w:line="200" w:lineRule="exact"/>
        <w:jc w:val="both"/>
      </w:pPr>
    </w:p>
    <w:p w14:paraId="71D3C4D2" w14:textId="77777777" w:rsidR="007D59A1" w:rsidRPr="00C45B24" w:rsidRDefault="007D59A1" w:rsidP="00082F3D">
      <w:pPr>
        <w:spacing w:line="200" w:lineRule="exact"/>
        <w:jc w:val="both"/>
      </w:pPr>
    </w:p>
    <w:p w14:paraId="6432AB97" w14:textId="77777777" w:rsidR="007D59A1" w:rsidRPr="00C45B24" w:rsidRDefault="007D59A1" w:rsidP="00082F3D">
      <w:pPr>
        <w:spacing w:line="200" w:lineRule="exact"/>
        <w:jc w:val="both"/>
      </w:pPr>
    </w:p>
    <w:p w14:paraId="06EDB113" w14:textId="77777777" w:rsidR="007D59A1" w:rsidRPr="00C45B24" w:rsidRDefault="007D59A1" w:rsidP="00082F3D">
      <w:pPr>
        <w:spacing w:line="200" w:lineRule="exact"/>
        <w:jc w:val="both"/>
      </w:pPr>
    </w:p>
    <w:p w14:paraId="67AEEAFC" w14:textId="77777777" w:rsidR="007D59A1" w:rsidRPr="00C45B24" w:rsidRDefault="007D59A1" w:rsidP="00082F3D">
      <w:pPr>
        <w:spacing w:line="200" w:lineRule="exact"/>
        <w:jc w:val="both"/>
      </w:pPr>
    </w:p>
    <w:p w14:paraId="3C79B185" w14:textId="77777777" w:rsidR="007D59A1" w:rsidRPr="00C45B24" w:rsidRDefault="007D59A1" w:rsidP="00082F3D">
      <w:pPr>
        <w:spacing w:line="200" w:lineRule="exact"/>
        <w:jc w:val="both"/>
      </w:pPr>
    </w:p>
    <w:p w14:paraId="239C0B58" w14:textId="77777777" w:rsidR="007D59A1" w:rsidRPr="00C45B24" w:rsidRDefault="007D59A1" w:rsidP="00082F3D">
      <w:pPr>
        <w:spacing w:line="200" w:lineRule="exact"/>
        <w:jc w:val="both"/>
      </w:pPr>
    </w:p>
    <w:p w14:paraId="346BE225" w14:textId="77777777" w:rsidR="007D59A1" w:rsidRPr="00C45B24" w:rsidRDefault="007D59A1" w:rsidP="00082F3D">
      <w:pPr>
        <w:spacing w:line="200" w:lineRule="exact"/>
        <w:jc w:val="both"/>
      </w:pPr>
    </w:p>
    <w:p w14:paraId="29CF819B" w14:textId="77777777" w:rsidR="007D59A1" w:rsidRPr="00C45B24" w:rsidRDefault="007D59A1" w:rsidP="00082F3D">
      <w:pPr>
        <w:spacing w:line="200" w:lineRule="exact"/>
        <w:jc w:val="both"/>
      </w:pPr>
    </w:p>
    <w:p w14:paraId="18ABDAD2" w14:textId="77777777" w:rsidR="007D59A1" w:rsidRPr="00C45B24" w:rsidRDefault="007D59A1" w:rsidP="00082F3D">
      <w:pPr>
        <w:spacing w:line="200" w:lineRule="exact"/>
        <w:jc w:val="both"/>
      </w:pPr>
    </w:p>
    <w:p w14:paraId="13F67705" w14:textId="77777777" w:rsidR="007D59A1" w:rsidRPr="00C45B24" w:rsidRDefault="007D59A1" w:rsidP="00082F3D">
      <w:pPr>
        <w:spacing w:line="200" w:lineRule="exact"/>
        <w:jc w:val="both"/>
      </w:pPr>
    </w:p>
    <w:p w14:paraId="7140AE4A" w14:textId="77777777" w:rsidR="007D59A1" w:rsidRPr="00C45B24" w:rsidRDefault="007D59A1" w:rsidP="00082F3D">
      <w:pPr>
        <w:spacing w:line="200" w:lineRule="exact"/>
        <w:jc w:val="both"/>
      </w:pPr>
    </w:p>
    <w:p w14:paraId="596B44EB" w14:textId="77777777" w:rsidR="007D59A1" w:rsidRPr="00C45B24" w:rsidRDefault="007D59A1" w:rsidP="00082F3D">
      <w:pPr>
        <w:spacing w:line="200" w:lineRule="exact"/>
        <w:jc w:val="both"/>
      </w:pPr>
    </w:p>
    <w:p w14:paraId="033FC4EA" w14:textId="77777777" w:rsidR="007D59A1" w:rsidRPr="00C45B24" w:rsidRDefault="007D59A1" w:rsidP="00082F3D">
      <w:pPr>
        <w:spacing w:line="200" w:lineRule="exact"/>
        <w:jc w:val="both"/>
      </w:pPr>
    </w:p>
    <w:p w14:paraId="4071FACE" w14:textId="77777777" w:rsidR="007D59A1" w:rsidRPr="00C45B24" w:rsidRDefault="007D59A1" w:rsidP="00082F3D">
      <w:pPr>
        <w:spacing w:line="200" w:lineRule="exact"/>
        <w:jc w:val="both"/>
      </w:pPr>
    </w:p>
    <w:p w14:paraId="6FAF9AB6" w14:textId="77777777" w:rsidR="007D59A1" w:rsidRPr="00C45B24" w:rsidRDefault="007D59A1" w:rsidP="00082F3D">
      <w:pPr>
        <w:spacing w:line="200" w:lineRule="exact"/>
        <w:jc w:val="both"/>
      </w:pPr>
    </w:p>
    <w:p w14:paraId="3ECF1BD9" w14:textId="77777777" w:rsidR="007D59A1" w:rsidRPr="00C45B24" w:rsidRDefault="007D59A1" w:rsidP="00082F3D">
      <w:pPr>
        <w:spacing w:line="200" w:lineRule="exact"/>
        <w:jc w:val="both"/>
      </w:pPr>
    </w:p>
    <w:p w14:paraId="2A6C24AE" w14:textId="77777777" w:rsidR="007D59A1" w:rsidRPr="00C45B24" w:rsidRDefault="007D59A1" w:rsidP="00082F3D">
      <w:pPr>
        <w:spacing w:line="200" w:lineRule="exact"/>
        <w:jc w:val="both"/>
      </w:pPr>
    </w:p>
    <w:p w14:paraId="11C800AE" w14:textId="77777777" w:rsidR="007D59A1" w:rsidRPr="00C45B24" w:rsidRDefault="007D59A1" w:rsidP="00082F3D">
      <w:pPr>
        <w:spacing w:line="200" w:lineRule="exact"/>
        <w:jc w:val="both"/>
      </w:pPr>
    </w:p>
    <w:p w14:paraId="40CEC20B" w14:textId="77777777" w:rsidR="007D59A1" w:rsidRPr="00C45B24" w:rsidRDefault="007D59A1" w:rsidP="00082F3D">
      <w:pPr>
        <w:spacing w:line="200" w:lineRule="exact"/>
        <w:jc w:val="both"/>
      </w:pPr>
    </w:p>
    <w:p w14:paraId="56F6E7A0" w14:textId="77777777" w:rsidR="007D59A1" w:rsidRPr="00C45B24" w:rsidRDefault="007D59A1" w:rsidP="00082F3D">
      <w:pPr>
        <w:spacing w:line="351" w:lineRule="exact"/>
        <w:jc w:val="both"/>
      </w:pPr>
    </w:p>
    <w:p w14:paraId="5920D7D7" w14:textId="7DC05804" w:rsidR="007D59A1" w:rsidRPr="00D0750C" w:rsidRDefault="007D59A1" w:rsidP="00082F3D">
      <w:pPr>
        <w:spacing w:line="0" w:lineRule="atLeast"/>
        <w:ind w:right="-3"/>
        <w:jc w:val="both"/>
        <w:rPr>
          <w:vertAlign w:val="superscript"/>
          <w:lang w:val="en-US"/>
        </w:rPr>
      </w:pPr>
      <w:r w:rsidRPr="00D0750C">
        <w:rPr>
          <w:lang w:val="en-US"/>
        </w:rPr>
        <w:t>Master’s Studies</w:t>
      </w:r>
    </w:p>
    <w:p w14:paraId="5C053077" w14:textId="77777777" w:rsidR="007D59A1" w:rsidRPr="00D0750C" w:rsidRDefault="007D59A1" w:rsidP="00082F3D">
      <w:pPr>
        <w:spacing w:line="384" w:lineRule="exact"/>
        <w:jc w:val="both"/>
        <w:rPr>
          <w:lang w:val="en-US"/>
        </w:rPr>
      </w:pPr>
    </w:p>
    <w:p w14:paraId="4E212B82" w14:textId="0089FD2F" w:rsidR="007D59A1" w:rsidRPr="00C45B24" w:rsidRDefault="007D59A1" w:rsidP="00082F3D">
      <w:pPr>
        <w:spacing w:line="0" w:lineRule="atLeast"/>
        <w:ind w:left="4"/>
        <w:jc w:val="both"/>
        <w:rPr>
          <w:lang w:val="en-US"/>
        </w:rPr>
      </w:pPr>
      <w:r w:rsidRPr="00C45B24">
        <w:rPr>
          <w:lang w:val="en-US"/>
        </w:rPr>
        <w:t>Field of studies</w:t>
      </w:r>
      <w:r w:rsidR="00B17FB6">
        <w:rPr>
          <w:lang w:val="en-US"/>
        </w:rPr>
        <w:t>: Advanced Analytics</w:t>
      </w:r>
    </w:p>
    <w:p w14:paraId="698EF1BE" w14:textId="77777777" w:rsidR="007D59A1" w:rsidRPr="00C45B24" w:rsidRDefault="007D59A1" w:rsidP="00082F3D">
      <w:pPr>
        <w:spacing w:line="72" w:lineRule="exact"/>
        <w:jc w:val="both"/>
        <w:rPr>
          <w:lang w:val="en-US"/>
        </w:rPr>
      </w:pPr>
    </w:p>
    <w:p w14:paraId="2BDCE5DC" w14:textId="2575073A" w:rsidR="007D59A1" w:rsidRPr="00C45B24" w:rsidRDefault="007D59A1" w:rsidP="00082F3D">
      <w:pPr>
        <w:spacing w:line="0" w:lineRule="atLeast"/>
        <w:ind w:left="4"/>
        <w:jc w:val="both"/>
        <w:rPr>
          <w:lang w:val="en-US"/>
        </w:rPr>
      </w:pPr>
      <w:r w:rsidRPr="00C45B24">
        <w:rPr>
          <w:lang w:val="en-US"/>
        </w:rPr>
        <w:t>Specialisation</w:t>
      </w:r>
      <w:r w:rsidR="00B96DC2">
        <w:rPr>
          <w:lang w:val="en-US"/>
        </w:rPr>
        <w:t>: Big Data</w:t>
      </w:r>
    </w:p>
    <w:p w14:paraId="546AE89C" w14:textId="77777777" w:rsidR="007D59A1" w:rsidRPr="00C45B24" w:rsidRDefault="007D59A1" w:rsidP="00082F3D">
      <w:pPr>
        <w:spacing w:line="200" w:lineRule="exact"/>
        <w:jc w:val="both"/>
        <w:rPr>
          <w:lang w:val="en-US"/>
        </w:rPr>
      </w:pPr>
    </w:p>
    <w:p w14:paraId="246A91A6" w14:textId="77777777" w:rsidR="007D59A1" w:rsidRPr="00C45B24" w:rsidRDefault="007D59A1" w:rsidP="00082F3D">
      <w:pPr>
        <w:spacing w:line="200" w:lineRule="exact"/>
        <w:jc w:val="both"/>
        <w:rPr>
          <w:lang w:val="en-US"/>
        </w:rPr>
      </w:pPr>
    </w:p>
    <w:p w14:paraId="27625324" w14:textId="77777777" w:rsidR="007D59A1" w:rsidRPr="00C45B24" w:rsidRDefault="007D59A1" w:rsidP="00082F3D">
      <w:pPr>
        <w:spacing w:line="200" w:lineRule="exact"/>
        <w:jc w:val="both"/>
        <w:rPr>
          <w:lang w:val="en-US"/>
        </w:rPr>
      </w:pPr>
    </w:p>
    <w:p w14:paraId="021C4AA6" w14:textId="77777777" w:rsidR="007D59A1" w:rsidRPr="00C45B24" w:rsidRDefault="007D59A1" w:rsidP="00082F3D">
      <w:pPr>
        <w:spacing w:line="213" w:lineRule="exact"/>
        <w:jc w:val="both"/>
        <w:rPr>
          <w:lang w:val="en-US"/>
        </w:rPr>
      </w:pPr>
    </w:p>
    <w:p w14:paraId="1268691F" w14:textId="780A304F" w:rsidR="007D59A1" w:rsidRPr="00C45B24" w:rsidRDefault="007D59A1" w:rsidP="00082F3D">
      <w:pPr>
        <w:spacing w:line="0" w:lineRule="atLeast"/>
        <w:ind w:left="3600"/>
        <w:jc w:val="both"/>
        <w:rPr>
          <w:lang w:val="en-US"/>
        </w:rPr>
      </w:pPr>
      <w:r w:rsidRPr="00C45B24">
        <w:rPr>
          <w:lang w:val="en-US"/>
        </w:rPr>
        <w:t>Author’s Name and Surname</w:t>
      </w:r>
      <w:r w:rsidR="00D0750C">
        <w:rPr>
          <w:lang w:val="en-US"/>
        </w:rPr>
        <w:t>:</w:t>
      </w:r>
      <w:r w:rsidR="00C45B24" w:rsidRPr="00C45B24">
        <w:rPr>
          <w:lang w:val="en-US"/>
        </w:rPr>
        <w:t xml:space="preserve"> Oleksandr Romanchenko</w:t>
      </w:r>
    </w:p>
    <w:p w14:paraId="4A958130" w14:textId="39EC2C3A" w:rsidR="007D59A1" w:rsidRPr="00C45B24" w:rsidRDefault="007D59A1" w:rsidP="00082F3D">
      <w:pPr>
        <w:spacing w:line="0" w:lineRule="atLeast"/>
        <w:ind w:left="2880" w:firstLine="720"/>
        <w:jc w:val="both"/>
        <w:rPr>
          <w:lang w:val="en-US"/>
        </w:rPr>
      </w:pPr>
      <w:r w:rsidRPr="00C45B24">
        <w:rPr>
          <w:lang w:val="en-US"/>
        </w:rPr>
        <w:t>Student No.</w:t>
      </w:r>
      <w:r w:rsidR="00D0750C">
        <w:rPr>
          <w:lang w:val="en-US"/>
        </w:rPr>
        <w:t>:</w:t>
      </w:r>
      <w:r w:rsidRPr="00C45B24">
        <w:rPr>
          <w:lang w:val="en-US"/>
        </w:rPr>
        <w:t xml:space="preserve"> </w:t>
      </w:r>
      <w:r w:rsidR="00F230D8">
        <w:rPr>
          <w:lang w:val="en-US"/>
        </w:rPr>
        <w:t>83459</w:t>
      </w:r>
    </w:p>
    <w:p w14:paraId="6489DE62" w14:textId="77777777" w:rsidR="007D59A1" w:rsidRPr="00C45B24" w:rsidRDefault="007D59A1" w:rsidP="00082F3D">
      <w:pPr>
        <w:spacing w:line="200" w:lineRule="exact"/>
        <w:jc w:val="both"/>
        <w:rPr>
          <w:lang w:val="en-US"/>
        </w:rPr>
      </w:pPr>
    </w:p>
    <w:p w14:paraId="18254E8A" w14:textId="77777777" w:rsidR="007D59A1" w:rsidRPr="00C45B24" w:rsidRDefault="007D59A1" w:rsidP="00082F3D">
      <w:pPr>
        <w:spacing w:line="200" w:lineRule="exact"/>
        <w:jc w:val="both"/>
        <w:rPr>
          <w:lang w:val="en-US"/>
        </w:rPr>
      </w:pPr>
    </w:p>
    <w:p w14:paraId="6A42BE0D" w14:textId="77777777" w:rsidR="007D59A1" w:rsidRPr="00C45B24" w:rsidRDefault="007D59A1" w:rsidP="00082F3D">
      <w:pPr>
        <w:spacing w:line="338" w:lineRule="exact"/>
        <w:jc w:val="both"/>
        <w:rPr>
          <w:lang w:val="en-US"/>
        </w:rPr>
      </w:pPr>
    </w:p>
    <w:p w14:paraId="1AD074F5" w14:textId="384A3972" w:rsidR="007D59A1" w:rsidRPr="00305442" w:rsidRDefault="00305442" w:rsidP="00082F3D">
      <w:pPr>
        <w:spacing w:after="305" w:line="240" w:lineRule="exact"/>
        <w:jc w:val="both"/>
        <w:rPr>
          <w:sz w:val="28"/>
          <w:szCs w:val="28"/>
          <w:lang w:val="en-US"/>
        </w:rPr>
      </w:pPr>
      <w:r w:rsidRPr="003A5FE1">
        <w:rPr>
          <w:sz w:val="28"/>
          <w:szCs w:val="28"/>
          <w:lang w:val="en-US"/>
        </w:rPr>
        <w:t xml:space="preserve">Deep Reinforcement Learning: training intelligent agent to play game “Flappy Bird” with </w:t>
      </w:r>
      <w:r w:rsidR="00453683">
        <w:rPr>
          <w:sz w:val="28"/>
          <w:szCs w:val="28"/>
          <w:lang w:val="en-US"/>
        </w:rPr>
        <w:t>E</w:t>
      </w:r>
      <w:r w:rsidRPr="003A5FE1">
        <w:rPr>
          <w:sz w:val="28"/>
          <w:szCs w:val="28"/>
          <w:lang w:val="en-US"/>
        </w:rPr>
        <w:t xml:space="preserve">volution </w:t>
      </w:r>
      <w:r w:rsidR="00453683">
        <w:rPr>
          <w:sz w:val="28"/>
          <w:szCs w:val="28"/>
          <w:lang w:val="en-US"/>
        </w:rPr>
        <w:t>S</w:t>
      </w:r>
      <w:r w:rsidRPr="003A5FE1">
        <w:rPr>
          <w:sz w:val="28"/>
          <w:szCs w:val="28"/>
          <w:lang w:val="en-US"/>
        </w:rPr>
        <w:t>trategy algorithm</w:t>
      </w:r>
    </w:p>
    <w:p w14:paraId="4A23A316" w14:textId="77777777" w:rsidR="007D59A1" w:rsidRPr="00C45B24" w:rsidRDefault="007D59A1" w:rsidP="00082F3D">
      <w:pPr>
        <w:spacing w:line="200" w:lineRule="exact"/>
        <w:jc w:val="both"/>
        <w:rPr>
          <w:lang w:val="en-US"/>
        </w:rPr>
      </w:pPr>
    </w:p>
    <w:p w14:paraId="543452CA" w14:textId="77777777" w:rsidR="007D59A1" w:rsidRPr="00C45B24" w:rsidRDefault="007D59A1" w:rsidP="00082F3D">
      <w:pPr>
        <w:spacing w:line="270" w:lineRule="exact"/>
        <w:jc w:val="both"/>
        <w:rPr>
          <w:lang w:val="en-US"/>
        </w:rPr>
      </w:pPr>
    </w:p>
    <w:p w14:paraId="7658FA61" w14:textId="5B3F41E8" w:rsidR="007D59A1" w:rsidRPr="00C45B24" w:rsidRDefault="007D59A1" w:rsidP="00082F3D">
      <w:pPr>
        <w:spacing w:line="0" w:lineRule="atLeast"/>
        <w:ind w:left="4944"/>
        <w:jc w:val="both"/>
        <w:rPr>
          <w:vertAlign w:val="superscript"/>
          <w:lang w:val="en-US"/>
        </w:rPr>
      </w:pPr>
      <w:r w:rsidRPr="00C45B24">
        <w:rPr>
          <w:lang w:val="en-US"/>
        </w:rPr>
        <w:t>Master’s thesis</w:t>
      </w:r>
    </w:p>
    <w:p w14:paraId="4E8A43C3" w14:textId="77777777" w:rsidR="007D59A1" w:rsidRPr="00C45B24" w:rsidRDefault="007D59A1" w:rsidP="00082F3D">
      <w:pPr>
        <w:spacing w:line="33" w:lineRule="exact"/>
        <w:jc w:val="both"/>
        <w:rPr>
          <w:lang w:val="en-US"/>
        </w:rPr>
      </w:pPr>
    </w:p>
    <w:p w14:paraId="295678AB" w14:textId="5583637A" w:rsidR="007D59A1" w:rsidRPr="00C45B24" w:rsidRDefault="007D59A1" w:rsidP="00082F3D">
      <w:pPr>
        <w:spacing w:line="0" w:lineRule="atLeast"/>
        <w:ind w:left="4964"/>
        <w:jc w:val="both"/>
        <w:rPr>
          <w:vertAlign w:val="superscript"/>
          <w:lang w:val="en-US"/>
        </w:rPr>
      </w:pPr>
      <w:r w:rsidRPr="00C45B24">
        <w:rPr>
          <w:lang w:val="en-US"/>
        </w:rPr>
        <w:t>Written in the Department/Institute</w:t>
      </w:r>
    </w:p>
    <w:p w14:paraId="755FF004" w14:textId="77777777" w:rsidR="007D59A1" w:rsidRPr="00C45B24" w:rsidRDefault="007D59A1" w:rsidP="00082F3D">
      <w:pPr>
        <w:spacing w:line="48" w:lineRule="exact"/>
        <w:jc w:val="both"/>
        <w:rPr>
          <w:lang w:val="en-US"/>
        </w:rPr>
      </w:pPr>
    </w:p>
    <w:p w14:paraId="7C87B69F" w14:textId="4E9A6FCF" w:rsidR="007D59A1" w:rsidRPr="00C45B24" w:rsidRDefault="005F2CBA" w:rsidP="00082F3D">
      <w:pPr>
        <w:spacing w:line="0" w:lineRule="atLeast"/>
        <w:ind w:left="4964"/>
        <w:jc w:val="both"/>
        <w:rPr>
          <w:lang w:val="en-US"/>
        </w:rPr>
      </w:pPr>
      <w:r>
        <w:rPr>
          <w:lang w:val="en-US"/>
        </w:rPr>
        <w:t>Warsaw School of Economics</w:t>
      </w:r>
    </w:p>
    <w:p w14:paraId="7D75E4A0" w14:textId="77777777" w:rsidR="007D59A1" w:rsidRPr="00C45B24" w:rsidRDefault="007D59A1" w:rsidP="00082F3D">
      <w:pPr>
        <w:spacing w:line="60" w:lineRule="exact"/>
        <w:jc w:val="both"/>
        <w:rPr>
          <w:lang w:val="en-US"/>
        </w:rPr>
      </w:pPr>
    </w:p>
    <w:p w14:paraId="2ED0B980" w14:textId="77777777" w:rsidR="007D59A1" w:rsidRPr="00C45B24" w:rsidRDefault="007D59A1" w:rsidP="00082F3D">
      <w:pPr>
        <w:spacing w:line="0" w:lineRule="atLeast"/>
        <w:ind w:left="4964"/>
        <w:jc w:val="both"/>
        <w:rPr>
          <w:lang w:val="en-US"/>
        </w:rPr>
      </w:pPr>
      <w:r w:rsidRPr="00C45B24">
        <w:rPr>
          <w:lang w:val="en-US"/>
        </w:rPr>
        <w:t>Under scientific supervision of</w:t>
      </w:r>
    </w:p>
    <w:p w14:paraId="18692238" w14:textId="77777777" w:rsidR="007D59A1" w:rsidRPr="00C45B24" w:rsidRDefault="007D59A1" w:rsidP="00082F3D">
      <w:pPr>
        <w:spacing w:line="61" w:lineRule="exact"/>
        <w:jc w:val="both"/>
        <w:rPr>
          <w:lang w:val="en-US"/>
        </w:rPr>
      </w:pPr>
    </w:p>
    <w:p w14:paraId="14527319" w14:textId="2C399ACC" w:rsidR="007D59A1" w:rsidRPr="0004243B" w:rsidRDefault="00AE4A4F" w:rsidP="00082F3D">
      <w:pPr>
        <w:spacing w:line="0" w:lineRule="atLeast"/>
        <w:ind w:left="4964"/>
        <w:jc w:val="both"/>
        <w:rPr>
          <w:lang w:val="en-US"/>
        </w:rPr>
      </w:pPr>
      <w:r>
        <w:rPr>
          <w:lang w:val="en-US"/>
        </w:rPr>
        <w:t>dr. Jaros</w:t>
      </w:r>
      <w:r w:rsidRPr="0004243B">
        <w:rPr>
          <w:lang w:val="en-US"/>
        </w:rPr>
        <w:t>ław Olejniczak</w:t>
      </w:r>
    </w:p>
    <w:p w14:paraId="3A1634C3" w14:textId="77777777" w:rsidR="007D59A1" w:rsidRPr="00C45B24" w:rsidRDefault="007D59A1" w:rsidP="00082F3D">
      <w:pPr>
        <w:spacing w:line="200" w:lineRule="exact"/>
        <w:jc w:val="both"/>
        <w:rPr>
          <w:lang w:val="en-US"/>
        </w:rPr>
      </w:pPr>
    </w:p>
    <w:p w14:paraId="00F2FCE7" w14:textId="77777777" w:rsidR="007D59A1" w:rsidRPr="00C45B24" w:rsidRDefault="007D59A1" w:rsidP="00082F3D">
      <w:pPr>
        <w:spacing w:line="200" w:lineRule="exact"/>
        <w:jc w:val="both"/>
        <w:rPr>
          <w:lang w:val="en-US"/>
        </w:rPr>
      </w:pPr>
    </w:p>
    <w:p w14:paraId="04DCD827" w14:textId="77777777" w:rsidR="007D59A1" w:rsidRPr="00C45B24" w:rsidRDefault="007D59A1" w:rsidP="00082F3D">
      <w:pPr>
        <w:spacing w:line="200" w:lineRule="exact"/>
        <w:jc w:val="both"/>
        <w:rPr>
          <w:lang w:val="en-US"/>
        </w:rPr>
      </w:pPr>
    </w:p>
    <w:p w14:paraId="275D066B" w14:textId="77777777" w:rsidR="007D59A1" w:rsidRPr="00C45B24" w:rsidRDefault="007D59A1" w:rsidP="00082F3D">
      <w:pPr>
        <w:spacing w:line="200" w:lineRule="exact"/>
        <w:jc w:val="both"/>
        <w:rPr>
          <w:lang w:val="en-US"/>
        </w:rPr>
      </w:pPr>
    </w:p>
    <w:p w14:paraId="36CC0953" w14:textId="77777777" w:rsidR="007D59A1" w:rsidRPr="00C45B24" w:rsidRDefault="007D59A1" w:rsidP="00082F3D">
      <w:pPr>
        <w:spacing w:line="200" w:lineRule="exact"/>
        <w:jc w:val="both"/>
        <w:rPr>
          <w:lang w:val="en-US"/>
        </w:rPr>
      </w:pPr>
    </w:p>
    <w:p w14:paraId="4C8E9685" w14:textId="77777777" w:rsidR="007D59A1" w:rsidRPr="00C45B24" w:rsidRDefault="007D59A1" w:rsidP="00082F3D">
      <w:pPr>
        <w:spacing w:line="207" w:lineRule="exact"/>
        <w:jc w:val="both"/>
        <w:rPr>
          <w:lang w:val="en-US"/>
        </w:rPr>
      </w:pPr>
    </w:p>
    <w:p w14:paraId="15315AEA" w14:textId="13B20A0A" w:rsidR="007D59A1" w:rsidRPr="00C45B24" w:rsidRDefault="007D59A1" w:rsidP="00082F3D">
      <w:pPr>
        <w:spacing w:line="0" w:lineRule="atLeast"/>
        <w:ind w:left="3804"/>
        <w:jc w:val="both"/>
        <w:rPr>
          <w:lang w:val="en-US"/>
        </w:rPr>
      </w:pPr>
      <w:r w:rsidRPr="00C45B24">
        <w:rPr>
          <w:lang w:val="en-US"/>
        </w:rPr>
        <w:t>Warsaw 20</w:t>
      </w:r>
      <w:r w:rsidR="001724DA">
        <w:rPr>
          <w:lang w:val="en-US"/>
        </w:rPr>
        <w:t>20</w:t>
      </w:r>
    </w:p>
    <w:p w14:paraId="21797A62" w14:textId="77777777" w:rsidR="007D59A1" w:rsidRPr="00C45B24" w:rsidRDefault="007D59A1" w:rsidP="00082F3D">
      <w:pPr>
        <w:spacing w:line="323" w:lineRule="exact"/>
        <w:jc w:val="both"/>
        <w:rPr>
          <w:lang w:val="en-US"/>
        </w:rPr>
      </w:pPr>
    </w:p>
    <w:p w14:paraId="4E5674E1" w14:textId="2622FA86" w:rsidR="00CE1644" w:rsidRPr="00DF73ED" w:rsidRDefault="00CE1644" w:rsidP="00082F3D">
      <w:pPr>
        <w:spacing w:line="360" w:lineRule="auto"/>
        <w:jc w:val="both"/>
        <w:rPr>
          <w:lang w:val="en-US"/>
        </w:rPr>
      </w:pPr>
    </w:p>
    <w:p w14:paraId="26F1A58C" w14:textId="1F68AE8C" w:rsidR="00836CBF" w:rsidRPr="00DF73ED" w:rsidRDefault="00836CBF" w:rsidP="00082F3D">
      <w:pPr>
        <w:spacing w:line="360" w:lineRule="auto"/>
        <w:jc w:val="both"/>
        <w:rPr>
          <w:lang w:val="en-US"/>
        </w:rPr>
      </w:pPr>
    </w:p>
    <w:p w14:paraId="0DFCFDAA" w14:textId="77777777" w:rsidR="00836CBF" w:rsidRDefault="00836CBF" w:rsidP="00082F3D">
      <w:pPr>
        <w:spacing w:line="360" w:lineRule="auto"/>
        <w:jc w:val="both"/>
        <w:rPr>
          <w:lang w:val="en-US"/>
        </w:rPr>
      </w:pPr>
    </w:p>
    <w:p w14:paraId="4BEEADC5" w14:textId="77777777" w:rsidR="00157F13" w:rsidRDefault="00157F13" w:rsidP="00304CC0">
      <w:pPr>
        <w:spacing w:line="360" w:lineRule="auto"/>
        <w:jc w:val="both"/>
        <w:rPr>
          <w:b/>
          <w:bCs/>
          <w:spacing w:val="-5"/>
          <w:kern w:val="36"/>
          <w:lang w:val="en-US"/>
        </w:rPr>
      </w:pPr>
    </w:p>
    <w:p w14:paraId="662D064C" w14:textId="1F32D42F" w:rsidR="00084070" w:rsidRPr="001F447B" w:rsidRDefault="00084070" w:rsidP="00FB004D">
      <w:pPr>
        <w:pStyle w:val="TOC1"/>
        <w:jc w:val="center"/>
        <w:rPr>
          <w:rFonts w:ascii="Times New Roman" w:hAnsi="Times New Roman" w:cs="Times New Roman"/>
        </w:rPr>
      </w:pPr>
      <w:r w:rsidRPr="001F447B">
        <w:rPr>
          <w:rFonts w:ascii="Times New Roman" w:hAnsi="Times New Roman" w:cs="Times New Roman"/>
        </w:rPr>
        <w:lastRenderedPageBreak/>
        <w:t>Table of co</w:t>
      </w:r>
      <w:r w:rsidR="006D718A" w:rsidRPr="001F447B">
        <w:rPr>
          <w:rFonts w:ascii="Times New Roman" w:hAnsi="Times New Roman" w:cs="Times New Roman"/>
        </w:rPr>
        <w:t>ntents</w:t>
      </w:r>
    </w:p>
    <w:p w14:paraId="4FEC8060" w14:textId="77777777" w:rsidR="006D718A" w:rsidRPr="001F447B" w:rsidRDefault="006D718A" w:rsidP="008B2D1A">
      <w:pPr>
        <w:pStyle w:val="TOC1"/>
        <w:rPr>
          <w:rFonts w:ascii="Times New Roman" w:hAnsi="Times New Roman" w:cs="Times New Roman"/>
        </w:rPr>
      </w:pPr>
    </w:p>
    <w:p w14:paraId="56A63238" w14:textId="57DEDB9E" w:rsidR="001D65AA" w:rsidRPr="001F447B" w:rsidRDefault="001D65AA" w:rsidP="008B2D1A">
      <w:pPr>
        <w:pStyle w:val="TOC1"/>
        <w:rPr>
          <w:rFonts w:ascii="Times New Roman" w:hAnsi="Times New Roman" w:cs="Times New Roman"/>
        </w:rPr>
      </w:pPr>
      <w:r w:rsidRPr="001F447B">
        <w:rPr>
          <w:rFonts w:ascii="Times New Roman" w:hAnsi="Times New Roman" w:cs="Times New Roman"/>
        </w:rPr>
        <w:t>Introduction ……….……………………</w:t>
      </w:r>
      <w:r w:rsidR="001F447B">
        <w:rPr>
          <w:rFonts w:ascii="Times New Roman" w:hAnsi="Times New Roman" w:cs="Times New Roman"/>
        </w:rPr>
        <w:t>…..</w:t>
      </w:r>
      <w:r w:rsidRPr="001F447B">
        <w:rPr>
          <w:rFonts w:ascii="Times New Roman" w:hAnsi="Times New Roman" w:cs="Times New Roman"/>
        </w:rPr>
        <w:t>…………………………………</w:t>
      </w:r>
      <w:r w:rsidR="00E55A19" w:rsidRPr="001F447B">
        <w:rPr>
          <w:rFonts w:ascii="Times New Roman" w:hAnsi="Times New Roman" w:cs="Times New Roman"/>
          <w:i/>
          <w:iCs/>
        </w:rPr>
        <w:t>..</w:t>
      </w:r>
      <w:r w:rsidRPr="001F447B">
        <w:rPr>
          <w:rFonts w:ascii="Times New Roman" w:hAnsi="Times New Roman" w:cs="Times New Roman"/>
        </w:rPr>
        <w:t>…………….3</w:t>
      </w:r>
    </w:p>
    <w:p w14:paraId="40E16662" w14:textId="1AA3BB5B" w:rsidR="001D65AA" w:rsidRPr="001F447B" w:rsidRDefault="001D65AA" w:rsidP="008B2D1A">
      <w:pPr>
        <w:pStyle w:val="TOC1"/>
        <w:rPr>
          <w:rFonts w:ascii="Times New Roman" w:hAnsi="Times New Roman" w:cs="Times New Roman"/>
        </w:rPr>
      </w:pPr>
      <w:r w:rsidRPr="001F447B">
        <w:rPr>
          <w:rFonts w:ascii="Times New Roman" w:hAnsi="Times New Roman" w:cs="Times New Roman"/>
        </w:rPr>
        <w:t>1. Introduction to Machine Learning …</w:t>
      </w:r>
      <w:r w:rsidR="001F447B">
        <w:rPr>
          <w:rFonts w:ascii="Times New Roman" w:hAnsi="Times New Roman" w:cs="Times New Roman"/>
        </w:rPr>
        <w:t>….</w:t>
      </w:r>
      <w:r w:rsidRPr="001F447B">
        <w:rPr>
          <w:rFonts w:ascii="Times New Roman" w:hAnsi="Times New Roman" w:cs="Times New Roman"/>
        </w:rPr>
        <w:t>…………………………………………………4</w:t>
      </w:r>
    </w:p>
    <w:p w14:paraId="2221A7DA" w14:textId="77777777" w:rsidR="001D65AA" w:rsidRPr="001F447B" w:rsidRDefault="001D65AA" w:rsidP="008B2D1A">
      <w:pPr>
        <w:pStyle w:val="TOC1"/>
        <w:rPr>
          <w:rFonts w:ascii="Times New Roman" w:eastAsiaTheme="minorEastAsia" w:hAnsi="Times New Roman" w:cs="Times New Roman"/>
          <w:noProof/>
          <w:lang w:val="en-PL"/>
        </w:rPr>
      </w:pPr>
      <w:r w:rsidRPr="001F447B">
        <w:rPr>
          <w:rFonts w:ascii="Times New Roman" w:hAnsi="Times New Roman" w:cs="Times New Roman"/>
        </w:rPr>
        <w:fldChar w:fldCharType="begin"/>
      </w:r>
      <w:r w:rsidRPr="001F447B">
        <w:rPr>
          <w:rFonts w:ascii="Times New Roman" w:hAnsi="Times New Roman" w:cs="Times New Roman"/>
        </w:rPr>
        <w:instrText xml:space="preserve"> TOC \o "1-2" \h \z \u </w:instrText>
      </w:r>
      <w:r w:rsidRPr="001F447B">
        <w:rPr>
          <w:rFonts w:ascii="Times New Roman" w:hAnsi="Times New Roman" w:cs="Times New Roman"/>
        </w:rPr>
        <w:fldChar w:fldCharType="separate"/>
      </w:r>
      <w:hyperlink w:anchor="_Toc40569387" w:history="1">
        <w:r w:rsidRPr="001F447B">
          <w:rPr>
            <w:rStyle w:val="Hyperlink"/>
            <w:rFonts w:ascii="Times New Roman" w:eastAsia="Arial" w:hAnsi="Times New Roman" w:cs="Times New Roman"/>
            <w:noProof/>
            <w:spacing w:val="-5"/>
            <w:kern w:val="36"/>
          </w:rPr>
          <w:t>1.1 A Quick History of Machine Learning</w:t>
        </w:r>
        <w:r w:rsidRPr="001F447B">
          <w:rPr>
            <w:rFonts w:ascii="Times New Roman" w:hAnsi="Times New Roman" w:cs="Times New Roman"/>
            <w:noProof/>
            <w:webHidden/>
          </w:rPr>
          <w:tab/>
        </w:r>
        <w:r w:rsidRPr="001F447B">
          <w:rPr>
            <w:rFonts w:ascii="Times New Roman" w:hAnsi="Times New Roman" w:cs="Times New Roman"/>
            <w:noProof/>
            <w:webHidden/>
          </w:rPr>
          <w:fldChar w:fldCharType="begin"/>
        </w:r>
        <w:r w:rsidRPr="001F447B">
          <w:rPr>
            <w:rFonts w:ascii="Times New Roman" w:hAnsi="Times New Roman" w:cs="Times New Roman"/>
            <w:noProof/>
            <w:webHidden/>
          </w:rPr>
          <w:instrText xml:space="preserve"> PAGEREF _Toc40569387 \h </w:instrText>
        </w:r>
        <w:r w:rsidRPr="001F447B">
          <w:rPr>
            <w:rFonts w:ascii="Times New Roman" w:hAnsi="Times New Roman" w:cs="Times New Roman"/>
            <w:noProof/>
            <w:webHidden/>
          </w:rPr>
        </w:r>
        <w:r w:rsidRPr="001F447B">
          <w:rPr>
            <w:rFonts w:ascii="Times New Roman" w:hAnsi="Times New Roman" w:cs="Times New Roman"/>
            <w:noProof/>
            <w:webHidden/>
          </w:rPr>
          <w:fldChar w:fldCharType="separate"/>
        </w:r>
        <w:r w:rsidRPr="001F447B">
          <w:rPr>
            <w:rFonts w:ascii="Times New Roman" w:hAnsi="Times New Roman" w:cs="Times New Roman"/>
            <w:noProof/>
            <w:webHidden/>
          </w:rPr>
          <w:t>5</w:t>
        </w:r>
        <w:r w:rsidRPr="001F447B">
          <w:rPr>
            <w:rFonts w:ascii="Times New Roman" w:hAnsi="Times New Roman" w:cs="Times New Roman"/>
            <w:noProof/>
            <w:webHidden/>
          </w:rPr>
          <w:fldChar w:fldCharType="end"/>
        </w:r>
      </w:hyperlink>
    </w:p>
    <w:p w14:paraId="00311F68" w14:textId="0CD0CA8D" w:rsidR="001D65AA" w:rsidRPr="001F447B" w:rsidRDefault="009939EE" w:rsidP="008B2D1A">
      <w:pPr>
        <w:pStyle w:val="TOC1"/>
        <w:rPr>
          <w:rFonts w:ascii="Times New Roman" w:eastAsiaTheme="minorEastAsia" w:hAnsi="Times New Roman" w:cs="Times New Roman"/>
          <w:noProof/>
          <w:lang w:val="en-PL"/>
        </w:rPr>
      </w:pPr>
      <w:hyperlink w:anchor="_Toc40569389" w:history="1">
        <w:r w:rsidR="001D65AA" w:rsidRPr="001F447B">
          <w:rPr>
            <w:rStyle w:val="Hyperlink"/>
            <w:rFonts w:ascii="Times New Roman" w:eastAsia="Arial" w:hAnsi="Times New Roman" w:cs="Times New Roman"/>
            <w:noProof/>
            <w:spacing w:val="-5"/>
            <w:kern w:val="36"/>
          </w:rPr>
          <w:t>1.2   What is Machine Learning?</w:t>
        </w:r>
        <w:r w:rsidR="001D65AA" w:rsidRPr="001F447B">
          <w:rPr>
            <w:rFonts w:ascii="Times New Roman" w:hAnsi="Times New Roman" w:cs="Times New Roman"/>
            <w:noProof/>
            <w:webHidden/>
          </w:rPr>
          <w:tab/>
        </w:r>
        <w:r w:rsidR="0042105F" w:rsidRPr="001F447B">
          <w:rPr>
            <w:rFonts w:ascii="Times New Roman" w:hAnsi="Times New Roman" w:cs="Times New Roman"/>
            <w:noProof/>
            <w:webHidden/>
          </w:rPr>
          <w:t>6</w:t>
        </w:r>
      </w:hyperlink>
    </w:p>
    <w:p w14:paraId="778E77A6" w14:textId="77777777" w:rsidR="001D65AA" w:rsidRPr="001F447B" w:rsidRDefault="009939EE" w:rsidP="008B2D1A">
      <w:pPr>
        <w:pStyle w:val="TOC1"/>
        <w:rPr>
          <w:rFonts w:ascii="Times New Roman" w:eastAsiaTheme="minorEastAsia" w:hAnsi="Times New Roman" w:cs="Times New Roman"/>
          <w:noProof/>
          <w:lang w:val="en-PL"/>
        </w:rPr>
      </w:pPr>
      <w:hyperlink w:anchor="_Toc40569390" w:history="1">
        <w:r w:rsidR="001D65AA" w:rsidRPr="001F447B">
          <w:rPr>
            <w:rStyle w:val="Hyperlink"/>
            <w:rFonts w:ascii="Times New Roman" w:eastAsia="Arial" w:hAnsi="Times New Roman" w:cs="Times New Roman"/>
            <w:noProof/>
            <w:spacing w:val="-5"/>
            <w:kern w:val="36"/>
          </w:rPr>
          <w:t>1.3   Types of ML</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_Toc40569390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7</w:t>
        </w:r>
        <w:r w:rsidR="001D65AA" w:rsidRPr="001F447B">
          <w:rPr>
            <w:rFonts w:ascii="Times New Roman" w:hAnsi="Times New Roman" w:cs="Times New Roman"/>
            <w:noProof/>
            <w:webHidden/>
          </w:rPr>
          <w:fldChar w:fldCharType="end"/>
        </w:r>
      </w:hyperlink>
    </w:p>
    <w:p w14:paraId="2F911537" w14:textId="77777777" w:rsidR="001D65AA" w:rsidRPr="001F447B" w:rsidRDefault="009939EE" w:rsidP="008B2D1A">
      <w:pPr>
        <w:pStyle w:val="TOC1"/>
        <w:rPr>
          <w:rFonts w:ascii="Times New Roman" w:eastAsiaTheme="minorEastAsia" w:hAnsi="Times New Roman" w:cs="Times New Roman"/>
          <w:noProof/>
          <w:lang w:val="en-PL"/>
        </w:rPr>
      </w:pPr>
      <w:hyperlink w:anchor="_Toc40569391" w:history="1">
        <w:r w:rsidR="001D65AA" w:rsidRPr="001F447B">
          <w:rPr>
            <w:rStyle w:val="Hyperlink"/>
            <w:rFonts w:ascii="Times New Roman" w:eastAsia="Arial" w:hAnsi="Times New Roman" w:cs="Times New Roman"/>
            <w:noProof/>
            <w:spacing w:val="-5"/>
            <w:kern w:val="36"/>
          </w:rPr>
          <w:t>1.4   Overview of Supervised Learning Algorithm</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_Toc40569391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8</w:t>
        </w:r>
        <w:r w:rsidR="001D65AA" w:rsidRPr="001F447B">
          <w:rPr>
            <w:rFonts w:ascii="Times New Roman" w:hAnsi="Times New Roman" w:cs="Times New Roman"/>
            <w:noProof/>
            <w:webHidden/>
          </w:rPr>
          <w:fldChar w:fldCharType="end"/>
        </w:r>
      </w:hyperlink>
    </w:p>
    <w:p w14:paraId="6BE7B538" w14:textId="77777777" w:rsidR="001D65AA" w:rsidRPr="001F447B" w:rsidRDefault="009939EE" w:rsidP="00CA4C18">
      <w:pPr>
        <w:pStyle w:val="TOC2"/>
        <w:rPr>
          <w:rFonts w:ascii="Times New Roman" w:eastAsiaTheme="minorEastAsia" w:hAnsi="Times New Roman" w:cs="Times New Roman"/>
          <w:noProof/>
          <w:lang w:val="en-PL"/>
        </w:rPr>
      </w:pPr>
      <w:hyperlink w:anchor="_Toc40569392" w:history="1">
        <w:r w:rsidR="001D65AA" w:rsidRPr="001F447B">
          <w:rPr>
            <w:rStyle w:val="Hyperlink"/>
            <w:rFonts w:ascii="Times New Roman" w:eastAsia="Arial" w:hAnsi="Times New Roman" w:cs="Times New Roman"/>
            <w:noProof/>
            <w:spacing w:val="-5"/>
            <w:sz w:val="24"/>
            <w:szCs w:val="24"/>
          </w:rPr>
          <w:t>1.5   Types of Supervised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_Toc40569392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9</w:t>
        </w:r>
        <w:r w:rsidR="001D65AA" w:rsidRPr="001F447B">
          <w:rPr>
            <w:rFonts w:ascii="Times New Roman" w:hAnsi="Times New Roman" w:cs="Times New Roman"/>
            <w:noProof/>
            <w:webHidden/>
          </w:rPr>
          <w:fldChar w:fldCharType="end"/>
        </w:r>
      </w:hyperlink>
    </w:p>
    <w:p w14:paraId="3320282B" w14:textId="77777777" w:rsidR="001D65AA" w:rsidRPr="001F447B" w:rsidRDefault="009939EE" w:rsidP="008B2D1A">
      <w:pPr>
        <w:pStyle w:val="TOC1"/>
        <w:rPr>
          <w:rFonts w:ascii="Times New Roman" w:eastAsiaTheme="minorEastAsia" w:hAnsi="Times New Roman" w:cs="Times New Roman"/>
          <w:noProof/>
          <w:lang w:val="en-PL"/>
        </w:rPr>
      </w:pPr>
      <w:hyperlink w:anchor="_Toc40569393" w:history="1">
        <w:r w:rsidR="001D65AA" w:rsidRPr="001F447B">
          <w:rPr>
            <w:rStyle w:val="Hyperlink"/>
            <w:rFonts w:ascii="Times New Roman" w:eastAsia="Arial" w:hAnsi="Times New Roman" w:cs="Times New Roman"/>
            <w:noProof/>
            <w:spacing w:val="-5"/>
            <w:kern w:val="36"/>
          </w:rPr>
          <w:t>1.6   Unsupervised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_Toc40569393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9</w:t>
        </w:r>
        <w:r w:rsidR="001D65AA" w:rsidRPr="001F447B">
          <w:rPr>
            <w:rFonts w:ascii="Times New Roman" w:hAnsi="Times New Roman" w:cs="Times New Roman"/>
            <w:noProof/>
            <w:webHidden/>
          </w:rPr>
          <w:fldChar w:fldCharType="end"/>
        </w:r>
      </w:hyperlink>
    </w:p>
    <w:p w14:paraId="73B1D927" w14:textId="014E7AFC" w:rsidR="001D65AA" w:rsidRPr="001F447B" w:rsidRDefault="009939EE" w:rsidP="00CA4C18">
      <w:pPr>
        <w:pStyle w:val="TOC2"/>
        <w:rPr>
          <w:rFonts w:ascii="Times New Roman" w:eastAsiaTheme="minorEastAsia" w:hAnsi="Times New Roman" w:cs="Times New Roman"/>
          <w:noProof/>
          <w:lang w:val="en-PL"/>
        </w:rPr>
      </w:pPr>
      <w:hyperlink w:anchor="_Toc40569394" w:history="1">
        <w:r w:rsidR="001D65AA" w:rsidRPr="001F447B">
          <w:rPr>
            <w:rStyle w:val="Hyperlink"/>
            <w:rFonts w:ascii="Times New Roman" w:eastAsia="Arial" w:hAnsi="Times New Roman" w:cs="Times New Roman"/>
            <w:noProof/>
            <w:spacing w:val="-5"/>
            <w:sz w:val="24"/>
            <w:szCs w:val="24"/>
          </w:rPr>
          <w:t>1.7   Types of Unsupervised learning</w:t>
        </w:r>
        <w:r w:rsidR="001D65AA" w:rsidRPr="001F447B">
          <w:rPr>
            <w:rFonts w:ascii="Times New Roman" w:hAnsi="Times New Roman" w:cs="Times New Roman"/>
            <w:noProof/>
            <w:webHidden/>
          </w:rPr>
          <w:tab/>
        </w:r>
        <w:r w:rsidR="00CA4C18" w:rsidRPr="001F447B">
          <w:rPr>
            <w:rFonts w:ascii="Times New Roman" w:hAnsi="Times New Roman" w:cs="Times New Roman"/>
            <w:noProof/>
            <w:webHidden/>
          </w:rPr>
          <w:t>9</w:t>
        </w:r>
      </w:hyperlink>
    </w:p>
    <w:p w14:paraId="08E49DB7" w14:textId="77777777" w:rsidR="001D65AA" w:rsidRPr="001F447B" w:rsidRDefault="009939EE" w:rsidP="008B2D1A">
      <w:pPr>
        <w:pStyle w:val="TOC1"/>
        <w:rPr>
          <w:rFonts w:ascii="Times New Roman" w:eastAsiaTheme="minorEastAsia" w:hAnsi="Times New Roman" w:cs="Times New Roman"/>
          <w:noProof/>
          <w:lang w:val="en-PL"/>
        </w:rPr>
      </w:pPr>
      <w:hyperlink w:anchor="_Toc40569395" w:history="1">
        <w:r w:rsidR="001D65AA" w:rsidRPr="001F447B">
          <w:rPr>
            <w:rStyle w:val="Hyperlink"/>
            <w:rFonts w:ascii="Times New Roman" w:eastAsia="Arial" w:hAnsi="Times New Roman" w:cs="Times New Roman"/>
            <w:noProof/>
            <w:spacing w:val="-5"/>
            <w:kern w:val="36"/>
          </w:rPr>
          <w:t>1.8   Reinforcement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_Toc40569395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10</w:t>
        </w:r>
        <w:r w:rsidR="001D65AA" w:rsidRPr="001F447B">
          <w:rPr>
            <w:rFonts w:ascii="Times New Roman" w:hAnsi="Times New Roman" w:cs="Times New Roman"/>
            <w:noProof/>
            <w:webHidden/>
          </w:rPr>
          <w:fldChar w:fldCharType="end"/>
        </w:r>
      </w:hyperlink>
    </w:p>
    <w:p w14:paraId="4583225D" w14:textId="77777777" w:rsidR="001D65AA" w:rsidRPr="001F447B" w:rsidRDefault="009939EE"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1.9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11</w:t>
        </w:r>
        <w:r w:rsidR="001D65AA" w:rsidRPr="001F447B">
          <w:rPr>
            <w:rFonts w:ascii="Times New Roman" w:hAnsi="Times New Roman" w:cs="Times New Roman"/>
            <w:noProof/>
            <w:webHidden/>
          </w:rPr>
          <w:fldChar w:fldCharType="end"/>
        </w:r>
      </w:hyperlink>
    </w:p>
    <w:p w14:paraId="52CA1C0E" w14:textId="77777777" w:rsidR="001D65AA" w:rsidRPr="001F447B" w:rsidRDefault="009939EE"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1.10   Neural Network vs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11</w:t>
        </w:r>
        <w:r w:rsidR="001D65AA" w:rsidRPr="001F447B">
          <w:rPr>
            <w:rFonts w:ascii="Times New Roman" w:hAnsi="Times New Roman" w:cs="Times New Roman"/>
            <w:noProof/>
            <w:webHidden/>
          </w:rPr>
          <w:fldChar w:fldCharType="end"/>
        </w:r>
      </w:hyperlink>
    </w:p>
    <w:p w14:paraId="2EA32FDC" w14:textId="58B736CC" w:rsidR="001D65AA" w:rsidRPr="001F447B" w:rsidRDefault="009939EE"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1.11   Summary of how Deep Learning works</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3</w:t>
        </w:r>
        <w:r w:rsidR="001D65AA" w:rsidRPr="001F447B">
          <w:rPr>
            <w:rFonts w:ascii="Times New Roman" w:hAnsi="Times New Roman" w:cs="Times New Roman"/>
            <w:noProof/>
            <w:webHidden/>
          </w:rPr>
          <w:fldChar w:fldCharType="end"/>
        </w:r>
      </w:hyperlink>
    </w:p>
    <w:p w14:paraId="456FDE8B" w14:textId="6DBE524A" w:rsidR="001D65AA" w:rsidRPr="001F447B" w:rsidRDefault="009939EE" w:rsidP="00CA4C18">
      <w:pPr>
        <w:pStyle w:val="TOC2"/>
        <w:rPr>
          <w:rFonts w:ascii="Times New Roman" w:eastAsiaTheme="minorEastAsia" w:hAnsi="Times New Roman" w:cs="Times New Roman"/>
          <w:noProof/>
          <w:lang w:val="en-PL"/>
        </w:rPr>
      </w:pPr>
      <w:hyperlink w:anchor="_Toc40569396" w:history="1">
        <w:r w:rsidR="001D65AA" w:rsidRPr="001F447B">
          <w:rPr>
            <w:rStyle w:val="Hyperlink"/>
            <w:rFonts w:ascii="Times New Roman" w:eastAsia="Arial" w:hAnsi="Times New Roman" w:cs="Times New Roman"/>
            <w:noProof/>
            <w:sz w:val="24"/>
            <w:szCs w:val="24"/>
            <w:lang w:val="en-US"/>
          </w:rPr>
          <w:t>1.12   Application of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3</w:t>
        </w:r>
        <w:r w:rsidR="001D65AA" w:rsidRPr="001F447B">
          <w:rPr>
            <w:rFonts w:ascii="Times New Roman" w:hAnsi="Times New Roman" w:cs="Times New Roman"/>
            <w:noProof/>
            <w:webHidden/>
          </w:rPr>
          <w:fldChar w:fldCharType="end"/>
        </w:r>
      </w:hyperlink>
    </w:p>
    <w:p w14:paraId="6FB9493E" w14:textId="4A62B96B" w:rsidR="001D65AA" w:rsidRPr="001F447B" w:rsidRDefault="009939EE" w:rsidP="00CA4C18">
      <w:pPr>
        <w:pStyle w:val="TOC2"/>
        <w:rPr>
          <w:rStyle w:val="Hyperlink"/>
          <w:rFonts w:ascii="Times New Roman" w:eastAsia="Arial" w:hAnsi="Times New Roman" w:cs="Times New Roman"/>
          <w:noProof/>
          <w:sz w:val="24"/>
          <w:szCs w:val="24"/>
        </w:rPr>
      </w:pPr>
      <w:hyperlink w:anchor="_Toc40569397" w:history="1">
        <w:r w:rsidR="001D65AA" w:rsidRPr="001F447B">
          <w:rPr>
            <w:rStyle w:val="Hyperlink"/>
            <w:rFonts w:ascii="Times New Roman" w:eastAsia="Arial" w:hAnsi="Times New Roman" w:cs="Times New Roman"/>
            <w:noProof/>
            <w:sz w:val="24"/>
            <w:szCs w:val="24"/>
            <w:lang w:val="en-US"/>
          </w:rPr>
          <w:t>1.13   Comparison of Machine Learning and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_Toc40569397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4</w:t>
        </w:r>
        <w:r w:rsidR="001D65AA" w:rsidRPr="001F447B">
          <w:rPr>
            <w:rFonts w:ascii="Times New Roman" w:hAnsi="Times New Roman" w:cs="Times New Roman"/>
            <w:noProof/>
            <w:webHidden/>
          </w:rPr>
          <w:fldChar w:fldCharType="end"/>
        </w:r>
      </w:hyperlink>
    </w:p>
    <w:p w14:paraId="323BCC0E" w14:textId="77777777" w:rsidR="001D65AA" w:rsidRPr="001F447B" w:rsidRDefault="001D65AA" w:rsidP="001D65AA"/>
    <w:p w14:paraId="3B100ABB" w14:textId="77777777" w:rsidR="001D65AA" w:rsidRPr="001F447B" w:rsidRDefault="001D65AA" w:rsidP="001D65AA">
      <w:pPr>
        <w:spacing w:line="360" w:lineRule="auto"/>
        <w:rPr>
          <w:b/>
          <w:bCs/>
          <w:lang w:val="en-US"/>
        </w:rPr>
      </w:pPr>
      <w:r w:rsidRPr="001F447B">
        <w:rPr>
          <w:b/>
          <w:bCs/>
          <w:lang w:val="en-US"/>
        </w:rPr>
        <w:t>2. Theory behind Reinforcement Learning …………………………………………….....16</w:t>
      </w:r>
    </w:p>
    <w:p w14:paraId="71787302" w14:textId="5B58F43F" w:rsidR="001D65AA" w:rsidRPr="001F447B" w:rsidRDefault="001D65AA" w:rsidP="001D65AA">
      <w:pPr>
        <w:spacing w:line="360" w:lineRule="auto"/>
        <w:rPr>
          <w:b/>
          <w:bCs/>
          <w:lang w:val="en-US"/>
        </w:rPr>
      </w:pPr>
      <w:r w:rsidRPr="001F447B">
        <w:rPr>
          <w:b/>
          <w:bCs/>
          <w:lang w:val="en-US"/>
        </w:rPr>
        <w:t>2.1 Examples of application of Reinforcement Learning…………………………………1</w:t>
      </w:r>
      <w:r w:rsidR="000700AA" w:rsidRPr="001F447B">
        <w:rPr>
          <w:b/>
          <w:bCs/>
          <w:lang w:val="en-US"/>
        </w:rPr>
        <w:t>9</w:t>
      </w:r>
    </w:p>
    <w:p w14:paraId="34E11414" w14:textId="35B6DDB3" w:rsidR="001D65AA" w:rsidRPr="001F447B" w:rsidRDefault="001D65AA" w:rsidP="001D65AA">
      <w:pPr>
        <w:rPr>
          <w:b/>
          <w:bCs/>
          <w:lang w:val="en-US"/>
        </w:rPr>
      </w:pPr>
      <w:r w:rsidRPr="001F447B">
        <w:rPr>
          <w:b/>
          <w:bCs/>
          <w:lang w:val="en-US"/>
        </w:rPr>
        <w:t>2.2 Elements of RL…………………………………………………………………………..</w:t>
      </w:r>
      <w:r w:rsidR="000700AA" w:rsidRPr="001F447B">
        <w:rPr>
          <w:b/>
          <w:bCs/>
          <w:lang w:val="en-US"/>
        </w:rPr>
        <w:t>20</w:t>
      </w:r>
    </w:p>
    <w:p w14:paraId="545604BC" w14:textId="77777777" w:rsidR="00BF2931" w:rsidRPr="001F447B" w:rsidRDefault="00BF2931" w:rsidP="001D65AA">
      <w:pPr>
        <w:rPr>
          <w:b/>
          <w:bCs/>
          <w:lang w:val="en-US"/>
        </w:rPr>
      </w:pPr>
    </w:p>
    <w:p w14:paraId="39CC22F3" w14:textId="2F3E090D" w:rsidR="001D65AA" w:rsidRPr="001F447B" w:rsidRDefault="001D65AA" w:rsidP="001D65AA">
      <w:pPr>
        <w:rPr>
          <w:b/>
          <w:bCs/>
          <w:lang w:val="en-US"/>
        </w:rPr>
      </w:pPr>
      <w:r w:rsidRPr="001F447B">
        <w:rPr>
          <w:b/>
          <w:bCs/>
          <w:lang w:val="en-US"/>
        </w:rPr>
        <w:t>2.3 Scope and Limitations of RL…………………………………</w:t>
      </w:r>
      <w:r w:rsidR="0016048C" w:rsidRPr="001F447B">
        <w:rPr>
          <w:b/>
          <w:bCs/>
          <w:lang w:val="en-US"/>
        </w:rPr>
        <w:t>...</w:t>
      </w:r>
      <w:r w:rsidRPr="001F447B">
        <w:rPr>
          <w:b/>
          <w:bCs/>
          <w:lang w:val="en-US"/>
        </w:rPr>
        <w:t>……………………</w:t>
      </w:r>
      <w:r w:rsidR="00BF2931" w:rsidRPr="001F447B">
        <w:rPr>
          <w:b/>
          <w:bCs/>
          <w:lang w:val="en-US"/>
        </w:rPr>
        <w:t>…</w:t>
      </w:r>
      <w:r w:rsidR="000700AA" w:rsidRPr="001F447B">
        <w:rPr>
          <w:b/>
          <w:bCs/>
          <w:lang w:val="en-US"/>
        </w:rPr>
        <w:t>22</w:t>
      </w:r>
    </w:p>
    <w:p w14:paraId="69EE2EA2" w14:textId="77777777" w:rsidR="00BF2931" w:rsidRPr="001F447B" w:rsidRDefault="00BF2931" w:rsidP="001D65AA">
      <w:pPr>
        <w:rPr>
          <w:b/>
          <w:bCs/>
          <w:lang w:val="en-US"/>
        </w:rPr>
      </w:pPr>
    </w:p>
    <w:p w14:paraId="67659C64" w14:textId="527EEA45" w:rsidR="001D65AA" w:rsidRPr="001F447B" w:rsidRDefault="001D65AA" w:rsidP="001D65AA">
      <w:pPr>
        <w:rPr>
          <w:b/>
          <w:bCs/>
          <w:lang w:val="en-US"/>
        </w:rPr>
      </w:pPr>
      <w:r w:rsidRPr="001F447B">
        <w:rPr>
          <w:b/>
          <w:bCs/>
          <w:lang w:val="en-US"/>
        </w:rPr>
        <w:t>2.4 The Agent-Environment Interface……………………………………………………..</w:t>
      </w:r>
      <w:r w:rsidR="000700AA" w:rsidRPr="001F447B">
        <w:rPr>
          <w:b/>
          <w:bCs/>
          <w:lang w:val="en-US"/>
        </w:rPr>
        <w:t>24</w:t>
      </w:r>
    </w:p>
    <w:p w14:paraId="271F9D78" w14:textId="77777777" w:rsidR="00BF2931" w:rsidRPr="001F447B" w:rsidRDefault="00BF2931" w:rsidP="001D65AA">
      <w:pPr>
        <w:rPr>
          <w:b/>
          <w:bCs/>
          <w:lang w:val="en-US"/>
        </w:rPr>
      </w:pPr>
    </w:p>
    <w:p w14:paraId="402D998C" w14:textId="7AF1BE54" w:rsidR="001D65AA" w:rsidRPr="001F447B" w:rsidRDefault="001D65AA" w:rsidP="001D65AA">
      <w:pPr>
        <w:rPr>
          <w:b/>
          <w:bCs/>
          <w:lang w:val="en-US"/>
        </w:rPr>
      </w:pPr>
      <w:r w:rsidRPr="001F447B">
        <w:rPr>
          <w:b/>
          <w:bCs/>
          <w:lang w:val="en-US"/>
        </w:rPr>
        <w:t>2.5 Rewards and Goals……………………………………………………………………...</w:t>
      </w:r>
      <w:r w:rsidR="000700AA" w:rsidRPr="001F447B">
        <w:rPr>
          <w:b/>
          <w:bCs/>
          <w:lang w:val="en-US"/>
        </w:rPr>
        <w:t>26</w:t>
      </w:r>
    </w:p>
    <w:p w14:paraId="030D81E7" w14:textId="77777777" w:rsidR="00BF2931" w:rsidRPr="001F447B" w:rsidRDefault="00BF2931" w:rsidP="001D65AA">
      <w:pPr>
        <w:rPr>
          <w:b/>
          <w:bCs/>
          <w:lang w:val="en-US"/>
        </w:rPr>
      </w:pPr>
    </w:p>
    <w:p w14:paraId="306854F2" w14:textId="02C2B7B0" w:rsidR="001D65AA" w:rsidRPr="001F447B" w:rsidRDefault="001D65AA" w:rsidP="001D65AA">
      <w:pPr>
        <w:rPr>
          <w:b/>
          <w:bCs/>
          <w:lang w:val="en-US"/>
        </w:rPr>
      </w:pPr>
      <w:r w:rsidRPr="001F447B">
        <w:rPr>
          <w:b/>
          <w:bCs/>
          <w:lang w:val="en-US"/>
        </w:rPr>
        <w:t>2.6 Returns – cumulative reward the agent receives in the long run…………………….</w:t>
      </w:r>
      <w:r w:rsidR="000700AA" w:rsidRPr="001F447B">
        <w:rPr>
          <w:b/>
          <w:bCs/>
          <w:lang w:val="en-US"/>
        </w:rPr>
        <w:t>28</w:t>
      </w:r>
    </w:p>
    <w:p w14:paraId="6B0FAE3E" w14:textId="77777777" w:rsidR="00BF2931" w:rsidRPr="001F447B" w:rsidRDefault="00BF2931" w:rsidP="001D65AA">
      <w:pPr>
        <w:rPr>
          <w:b/>
          <w:bCs/>
          <w:lang w:val="en-US"/>
        </w:rPr>
      </w:pPr>
    </w:p>
    <w:p w14:paraId="2D8F8D86" w14:textId="4FA43EF2" w:rsidR="001D65AA" w:rsidRPr="001F447B" w:rsidRDefault="001D65AA" w:rsidP="001D65AA">
      <w:pPr>
        <w:rPr>
          <w:b/>
          <w:bCs/>
          <w:lang w:val="en-US"/>
        </w:rPr>
      </w:pPr>
      <w:r w:rsidRPr="001F447B">
        <w:rPr>
          <w:b/>
          <w:bCs/>
          <w:lang w:val="en-US"/>
        </w:rPr>
        <w:t>3.  Implementation of agent playing “Flappy Bird” game………………………………..</w:t>
      </w:r>
      <w:r w:rsidR="000700AA" w:rsidRPr="001F447B">
        <w:rPr>
          <w:b/>
          <w:bCs/>
          <w:lang w:val="en-US"/>
        </w:rPr>
        <w:t>30</w:t>
      </w:r>
    </w:p>
    <w:p w14:paraId="79B98F5E" w14:textId="77777777" w:rsidR="00BF2931" w:rsidRPr="001F447B" w:rsidRDefault="00BF2931" w:rsidP="001D65AA">
      <w:pPr>
        <w:rPr>
          <w:b/>
          <w:bCs/>
          <w:lang w:val="en-US"/>
        </w:rPr>
      </w:pPr>
    </w:p>
    <w:p w14:paraId="77351DB3" w14:textId="142565A8" w:rsidR="001D65AA" w:rsidRPr="001F447B" w:rsidRDefault="001D65AA" w:rsidP="001D65AA">
      <w:pPr>
        <w:rPr>
          <w:b/>
          <w:bCs/>
          <w:lang w:val="en-US"/>
        </w:rPr>
      </w:pPr>
      <w:r w:rsidRPr="001F447B">
        <w:rPr>
          <w:b/>
          <w:bCs/>
          <w:lang w:val="en-US"/>
        </w:rPr>
        <w:t>3.1 Evolution strategy……………………………………………………………………….</w:t>
      </w:r>
      <w:r w:rsidR="000700AA" w:rsidRPr="001F447B">
        <w:rPr>
          <w:b/>
          <w:bCs/>
          <w:lang w:val="en-US"/>
        </w:rPr>
        <w:t>30</w:t>
      </w:r>
    </w:p>
    <w:p w14:paraId="294879F7" w14:textId="77777777" w:rsidR="00BF2931" w:rsidRPr="001F447B" w:rsidRDefault="00BF2931" w:rsidP="001D65AA">
      <w:pPr>
        <w:rPr>
          <w:b/>
          <w:bCs/>
          <w:lang w:val="en-US"/>
        </w:rPr>
      </w:pPr>
    </w:p>
    <w:p w14:paraId="4BC15BEE" w14:textId="6B334770" w:rsidR="001D65AA" w:rsidRPr="001F447B" w:rsidRDefault="001D65AA" w:rsidP="001D65AA">
      <w:pPr>
        <w:rPr>
          <w:b/>
          <w:bCs/>
          <w:lang w:val="en-US"/>
        </w:rPr>
      </w:pPr>
      <w:r w:rsidRPr="001F447B">
        <w:rPr>
          <w:b/>
          <w:bCs/>
          <w:lang w:val="en-US"/>
        </w:rPr>
        <w:t>3.2 Evolution Strategy theory………………………………………………………………</w:t>
      </w:r>
      <w:r w:rsidR="000700AA" w:rsidRPr="001F447B">
        <w:rPr>
          <w:b/>
          <w:bCs/>
          <w:lang w:val="en-US"/>
        </w:rPr>
        <w:t>32</w:t>
      </w:r>
    </w:p>
    <w:p w14:paraId="251A43AE" w14:textId="77777777" w:rsidR="00BF2931" w:rsidRPr="001F447B" w:rsidRDefault="00BF2931" w:rsidP="001D65AA">
      <w:pPr>
        <w:rPr>
          <w:b/>
          <w:bCs/>
          <w:lang w:val="en-US"/>
        </w:rPr>
      </w:pPr>
    </w:p>
    <w:p w14:paraId="53F095B2" w14:textId="54DC5E4B" w:rsidR="001D65AA" w:rsidRPr="001F447B" w:rsidRDefault="001D65AA" w:rsidP="001D65AA">
      <w:pPr>
        <w:rPr>
          <w:b/>
          <w:bCs/>
          <w:lang w:val="en-US"/>
        </w:rPr>
      </w:pPr>
      <w:r w:rsidRPr="001F447B">
        <w:rPr>
          <w:b/>
          <w:bCs/>
          <w:lang w:val="en-US"/>
        </w:rPr>
        <w:t>3.3 Training parameters……..……………………………………………………………...</w:t>
      </w:r>
      <w:r w:rsidR="000700AA" w:rsidRPr="001F447B">
        <w:rPr>
          <w:b/>
          <w:bCs/>
          <w:lang w:val="en-US"/>
        </w:rPr>
        <w:t>35</w:t>
      </w:r>
    </w:p>
    <w:p w14:paraId="4FABBE81" w14:textId="6CBF68A0" w:rsidR="001D65AA" w:rsidRPr="001F447B" w:rsidRDefault="001D65AA" w:rsidP="001D65AA">
      <w:pPr>
        <w:rPr>
          <w:b/>
          <w:bCs/>
          <w:lang w:val="en-US"/>
        </w:rPr>
      </w:pPr>
      <w:r w:rsidRPr="001F447B">
        <w:rPr>
          <w:b/>
          <w:bCs/>
          <w:lang w:val="en-US"/>
        </w:rPr>
        <w:t>Conclusion…………………………………………………………………………………...</w:t>
      </w:r>
      <w:r w:rsidR="000700AA" w:rsidRPr="001F447B">
        <w:rPr>
          <w:b/>
          <w:bCs/>
          <w:lang w:val="en-US"/>
        </w:rPr>
        <w:t>35</w:t>
      </w:r>
    </w:p>
    <w:p w14:paraId="0AB849D6" w14:textId="7BCE899F" w:rsidR="001D65AA" w:rsidRPr="001F447B" w:rsidRDefault="001D65AA" w:rsidP="001D65AA">
      <w:pPr>
        <w:rPr>
          <w:b/>
          <w:bCs/>
          <w:lang w:val="en-US"/>
        </w:rPr>
      </w:pPr>
      <w:r w:rsidRPr="001F447B">
        <w:rPr>
          <w:b/>
          <w:bCs/>
          <w:lang w:val="en-US"/>
        </w:rPr>
        <w:t>Appendix. …………………………………………………………………………………...</w:t>
      </w:r>
      <w:r w:rsidR="000700AA" w:rsidRPr="001F447B">
        <w:rPr>
          <w:b/>
          <w:bCs/>
          <w:lang w:val="en-US"/>
        </w:rPr>
        <w:t>36</w:t>
      </w:r>
    </w:p>
    <w:p w14:paraId="5AF54A97" w14:textId="3FFFC64A" w:rsidR="001D65AA" w:rsidRPr="001F447B" w:rsidRDefault="001D65AA" w:rsidP="001D65AA">
      <w:pPr>
        <w:rPr>
          <w:rFonts w:eastAsia="Arial"/>
          <w:lang w:val="en-US"/>
        </w:rPr>
      </w:pPr>
      <w:r w:rsidRPr="001F447B">
        <w:rPr>
          <w:b/>
          <w:bCs/>
          <w:lang w:val="en-US"/>
        </w:rPr>
        <w:t>Sources………………………………………………………………………………….........</w:t>
      </w:r>
      <w:r w:rsidR="000700AA" w:rsidRPr="001F447B">
        <w:rPr>
          <w:b/>
          <w:bCs/>
          <w:lang w:val="en-US"/>
        </w:rPr>
        <w:t>4</w:t>
      </w:r>
      <w:r w:rsidR="009802BD" w:rsidRPr="001F447B">
        <w:rPr>
          <w:b/>
          <w:bCs/>
          <w:lang w:val="en-US"/>
        </w:rPr>
        <w:t>4</w:t>
      </w:r>
    </w:p>
    <w:p w14:paraId="0F3B775F" w14:textId="77777777" w:rsidR="001D65AA" w:rsidRPr="001F447B" w:rsidRDefault="001D65AA" w:rsidP="001D65AA">
      <w:pPr>
        <w:rPr>
          <w:rFonts w:eastAsiaTheme="minorEastAsia"/>
          <w:lang w:val="en-US"/>
        </w:rPr>
      </w:pPr>
    </w:p>
    <w:p w14:paraId="1D9B6F46" w14:textId="64A87F7D" w:rsidR="002F7F55" w:rsidRDefault="001D65AA" w:rsidP="009248B3">
      <w:pPr>
        <w:spacing w:line="360" w:lineRule="auto"/>
        <w:rPr>
          <w:b/>
          <w:bCs/>
          <w:spacing w:val="-5"/>
          <w:kern w:val="36"/>
          <w:lang w:val="en-US"/>
        </w:rPr>
      </w:pPr>
      <w:r w:rsidRPr="001F447B">
        <w:rPr>
          <w:b/>
          <w:bCs/>
          <w:spacing w:val="-5"/>
          <w:kern w:val="36"/>
          <w:lang w:val="en-US"/>
        </w:rPr>
        <w:fldChar w:fldCharType="end"/>
      </w:r>
    </w:p>
    <w:p w14:paraId="1D7EE897" w14:textId="64A87F7D" w:rsidR="00304CC0" w:rsidRDefault="00304CC0" w:rsidP="00157F13">
      <w:pPr>
        <w:spacing w:line="360" w:lineRule="auto"/>
        <w:jc w:val="center"/>
        <w:rPr>
          <w:ins w:id="0" w:author="Олександр Романченко" w:date="2020-05-16T23:58:00Z"/>
          <w:b/>
          <w:bCs/>
          <w:spacing w:val="-5"/>
          <w:kern w:val="36"/>
          <w:lang w:val="en-US"/>
        </w:rPr>
      </w:pPr>
      <w:r w:rsidRPr="00C45B24">
        <w:rPr>
          <w:b/>
          <w:bCs/>
          <w:spacing w:val="-5"/>
          <w:kern w:val="36"/>
          <w:lang w:val="en-US"/>
        </w:rPr>
        <w:lastRenderedPageBreak/>
        <w:t>Introduction</w:t>
      </w:r>
    </w:p>
    <w:p w14:paraId="78222C04" w14:textId="77777777" w:rsidR="00E539E5" w:rsidRDefault="00E539E5">
      <w:pPr>
        <w:spacing w:line="360" w:lineRule="auto"/>
        <w:jc w:val="center"/>
        <w:rPr>
          <w:b/>
          <w:bCs/>
          <w:spacing w:val="-5"/>
          <w:kern w:val="36"/>
          <w:lang w:val="en-US"/>
        </w:rPr>
        <w:pPrChange w:id="1" w:author="Олександр Романченко" w:date="2020-05-16T19:55:00Z">
          <w:pPr>
            <w:spacing w:line="360" w:lineRule="auto"/>
            <w:jc w:val="both"/>
          </w:pPr>
        </w:pPrChange>
      </w:pPr>
    </w:p>
    <w:p w14:paraId="28ADBD87" w14:textId="2BB8ED6C" w:rsidR="00304CC0" w:rsidRDefault="00086ECF" w:rsidP="00304CC0">
      <w:pPr>
        <w:spacing w:line="360" w:lineRule="auto"/>
        <w:jc w:val="both"/>
        <w:rPr>
          <w:ins w:id="2" w:author="Олександр Романченко" w:date="2020-05-16T19:01:00Z"/>
          <w:spacing w:val="-5"/>
          <w:kern w:val="36"/>
          <w:lang w:val="en-US"/>
        </w:rPr>
      </w:pPr>
      <w:r w:rsidRPr="00086ECF">
        <w:rPr>
          <w:spacing w:val="-5"/>
          <w:kern w:val="36"/>
          <w:u w:val="single"/>
          <w:lang w:val="en-US"/>
        </w:rPr>
        <w:t>O</w:t>
      </w:r>
      <w:r w:rsidR="00304CC0" w:rsidRPr="00086ECF">
        <w:rPr>
          <w:spacing w:val="-5"/>
          <w:kern w:val="36"/>
          <w:u w:val="single"/>
          <w:lang w:val="en-US"/>
        </w:rPr>
        <w:t>bjective</w:t>
      </w:r>
      <w:r>
        <w:rPr>
          <w:spacing w:val="-5"/>
          <w:kern w:val="36"/>
          <w:lang w:val="en-US"/>
        </w:rPr>
        <w:t>:</w:t>
      </w:r>
      <w:r w:rsidR="00304CC0">
        <w:rPr>
          <w:spacing w:val="-5"/>
          <w:kern w:val="36"/>
          <w:lang w:val="en-US"/>
        </w:rPr>
        <w:t xml:space="preserve"> </w:t>
      </w:r>
      <w:del w:id="3" w:author="Олександр Романченко" w:date="2020-05-16T18:51:00Z">
        <w:r w:rsidR="00304CC0" w:rsidDel="00AD5EA4">
          <w:rPr>
            <w:spacing w:val="-5"/>
            <w:kern w:val="36"/>
            <w:lang w:val="en-US"/>
          </w:rPr>
          <w:delText xml:space="preserve">to demonstrate the possibilities of Reinforcement Learning technology on the example of mobile game “Flappy Bird”. Why have I decided to choose the game instead of some business case from the real world? – Because games is the field where we have to find the optimal sequence of correct actions, constantly making decisions and it is the field where Reinforcement Learning thrives the most. In my experiment I’m going to use an algorithm called “Evolution Strategy” </w:delText>
        </w:r>
        <w:r w:rsidR="00304CC0" w:rsidDel="00AD5EA4">
          <w:rPr>
            <w:lang w:val="en-US"/>
          </w:rPr>
          <w:delText>because it has proven to be less computationally demanding and more flexible in variety of Reinforcement Learning tasks and doesn’t need to fit the MDP (Markov Decision Process) framework.</w:delText>
        </w:r>
      </w:del>
      <w:ins w:id="4" w:author="Олександр Романченко" w:date="2020-05-16T18:51:00Z">
        <w:r w:rsidR="00AD5EA4">
          <w:rPr>
            <w:spacing w:val="-5"/>
            <w:kern w:val="36"/>
            <w:lang w:val="en-US"/>
          </w:rPr>
          <w:t xml:space="preserve">to prove that Evolution Strategy algorithm may be used for solving Reinforcement Learning problems and be </w:t>
        </w:r>
      </w:ins>
      <w:ins w:id="5" w:author="Олександр Романченко" w:date="2020-05-16T18:52:00Z">
        <w:r w:rsidR="00AD5EA4">
          <w:rPr>
            <w:spacing w:val="-5"/>
            <w:kern w:val="36"/>
            <w:lang w:val="en-US"/>
          </w:rPr>
          <w:t>as sufficient as older, proven to be effective algorithms, such as: Q-learning, SARSA, DQN, DDPG, A</w:t>
        </w:r>
      </w:ins>
      <w:ins w:id="6" w:author="Олександр Романченко" w:date="2020-05-16T18:53:00Z">
        <w:r w:rsidR="00AD5EA4">
          <w:rPr>
            <w:spacing w:val="-5"/>
            <w:kern w:val="36"/>
            <w:lang w:val="en-US"/>
          </w:rPr>
          <w:t xml:space="preserve">3C. The main disadvantage of abovementioned algorithms </w:t>
        </w:r>
        <w:r w:rsidR="00AD5EA4" w:rsidRPr="00AD5EA4">
          <w:rPr>
            <w:spacing w:val="-5"/>
            <w:kern w:val="36"/>
            <w:lang w:val="en-US"/>
          </w:rPr>
          <w:t>is that they are highly relying on MDP</w:t>
        </w:r>
      </w:ins>
      <w:ins w:id="7" w:author="Олександр Романченко" w:date="2020-05-16T19:20:00Z">
        <w:r w:rsidR="000648E4">
          <w:rPr>
            <w:rStyle w:val="FootnoteReference"/>
            <w:spacing w:val="-5"/>
            <w:kern w:val="36"/>
            <w:lang w:val="en-US"/>
          </w:rPr>
          <w:footnoteReference w:id="1"/>
        </w:r>
      </w:ins>
      <w:ins w:id="19" w:author="Олександр Романченко" w:date="2020-05-16T18:53:00Z">
        <w:r w:rsidR="00AD5EA4" w:rsidRPr="00AD5EA4">
          <w:rPr>
            <w:spacing w:val="-5"/>
            <w:kern w:val="36"/>
            <w:lang w:val="en-US"/>
          </w:rPr>
          <w:t xml:space="preserve"> (Markov Decision Process) framework which is very computationally demanding due to recursion involved for solving its main equation - Bellman Equation</w:t>
        </w:r>
      </w:ins>
      <w:ins w:id="20" w:author="Олександр Романченко" w:date="2020-05-16T20:07:00Z">
        <w:r w:rsidR="00A14B2B">
          <w:rPr>
            <w:rStyle w:val="FootnoteReference"/>
            <w:spacing w:val="-5"/>
            <w:kern w:val="36"/>
            <w:lang w:val="en-US"/>
          </w:rPr>
          <w:footnoteReference w:id="2"/>
        </w:r>
      </w:ins>
      <w:ins w:id="28" w:author="Олександр Романченко" w:date="2020-05-16T18:53:00Z">
        <w:r w:rsidR="00AD5EA4" w:rsidRPr="00AD5EA4">
          <w:rPr>
            <w:spacing w:val="-5"/>
            <w:kern w:val="36"/>
            <w:lang w:val="en-US"/>
          </w:rPr>
          <w:t xml:space="preserve"> (also known as a Value Function). Thus, all these algorithms can't be used efficiently if the one does not have the access to a bunch of GPUs which are usually required in order to train a good agent. With my experiment I'm going to prove that even having 8GB RAM laptop may be enough for RL task using Evolution Strategy algorithm since it does not use Bellman Equation and, hence, not based on recursion which may require tremendous amounts of computational power.</w:t>
        </w:r>
      </w:ins>
    </w:p>
    <w:p w14:paraId="08AA6253" w14:textId="0233F9A7" w:rsidR="006A2E89" w:rsidRDefault="006A2E89" w:rsidP="00304CC0">
      <w:pPr>
        <w:spacing w:line="360" w:lineRule="auto"/>
        <w:jc w:val="both"/>
        <w:rPr>
          <w:ins w:id="29" w:author="Олександр Романченко" w:date="2020-05-16T19:00:00Z"/>
          <w:spacing w:val="-5"/>
          <w:kern w:val="36"/>
          <w:lang w:val="en-US"/>
        </w:rPr>
      </w:pPr>
      <w:ins w:id="30" w:author="Олександр Романченко" w:date="2020-05-16T19:01:00Z">
        <w:r>
          <w:rPr>
            <w:spacing w:val="-5"/>
            <w:kern w:val="36"/>
            <w:lang w:val="en-US"/>
          </w:rPr>
          <w:t>The experiment will be conducted on the example of mobile game “Flappy Bird”.</w:t>
        </w:r>
      </w:ins>
    </w:p>
    <w:p w14:paraId="2E954D2B" w14:textId="0A8E39E7" w:rsidR="00AD5EA4" w:rsidRDefault="000B19CB" w:rsidP="00304CC0">
      <w:pPr>
        <w:spacing w:line="360" w:lineRule="auto"/>
        <w:jc w:val="both"/>
        <w:rPr>
          <w:ins w:id="31" w:author="Олександр Романченко" w:date="2020-05-16T18:55:00Z"/>
          <w:spacing w:val="-5"/>
          <w:kern w:val="36"/>
          <w:lang w:val="en-US"/>
        </w:rPr>
      </w:pPr>
      <w:ins w:id="32" w:author="Олександр Романченко" w:date="2020-05-16T19:03:00Z">
        <w:r>
          <w:rPr>
            <w:spacing w:val="-5"/>
            <w:kern w:val="36"/>
            <w:lang w:val="en-US"/>
          </w:rPr>
          <w:t xml:space="preserve">Implementation of the same game using Q-learning algorithm </w:t>
        </w:r>
      </w:ins>
      <w:ins w:id="33" w:author="Олександр Романченко" w:date="2020-05-16T19:04:00Z">
        <w:r>
          <w:rPr>
            <w:spacing w:val="-5"/>
            <w:kern w:val="36"/>
            <w:lang w:val="en-US"/>
          </w:rPr>
          <w:t>took about 6-7 hours in order to train the agent</w:t>
        </w:r>
      </w:ins>
      <w:ins w:id="34" w:author="Олександр Романченко" w:date="2020-05-16T19:05:00Z">
        <w:r w:rsidR="00911311">
          <w:rPr>
            <w:spacing w:val="-5"/>
            <w:kern w:val="36"/>
            <w:lang w:val="en-US"/>
          </w:rPr>
          <w:t xml:space="preserve"> (the link to this experiment attached in “Sources” section)</w:t>
        </w:r>
        <w:r w:rsidR="0075731B">
          <w:rPr>
            <w:spacing w:val="-5"/>
            <w:kern w:val="36"/>
            <w:lang w:val="en-US"/>
          </w:rPr>
          <w:t xml:space="preserve">. I claim that </w:t>
        </w:r>
      </w:ins>
      <w:ins w:id="35" w:author="Олександр Романченко" w:date="2020-05-16T19:06:00Z">
        <w:r w:rsidR="0075731B">
          <w:rPr>
            <w:spacing w:val="-5"/>
            <w:kern w:val="36"/>
            <w:lang w:val="en-US"/>
          </w:rPr>
          <w:t xml:space="preserve">with </w:t>
        </w:r>
      </w:ins>
      <w:ins w:id="36" w:author="Олександр Романченко" w:date="2020-05-16T19:05:00Z">
        <w:r w:rsidR="0075731B">
          <w:rPr>
            <w:spacing w:val="-5"/>
            <w:kern w:val="36"/>
            <w:lang w:val="en-US"/>
          </w:rPr>
          <w:t>Evolution St</w:t>
        </w:r>
      </w:ins>
      <w:ins w:id="37" w:author="Олександр Романченко" w:date="2020-05-16T19:06:00Z">
        <w:r w:rsidR="0075731B">
          <w:rPr>
            <w:spacing w:val="-5"/>
            <w:kern w:val="36"/>
            <w:lang w:val="en-US"/>
          </w:rPr>
          <w:t xml:space="preserve">rategy a good agent may be trained in </w:t>
        </w:r>
      </w:ins>
      <w:ins w:id="38" w:author="Олександр Романченко" w:date="2020-05-16T19:07:00Z">
        <w:r w:rsidR="008E1F09">
          <w:rPr>
            <w:spacing w:val="-5"/>
            <w:kern w:val="36"/>
            <w:lang w:val="en-US"/>
          </w:rPr>
          <w:t xml:space="preserve">a </w:t>
        </w:r>
      </w:ins>
      <w:ins w:id="39" w:author="Олександр Романченко" w:date="2020-05-16T19:06:00Z">
        <w:r w:rsidR="0075731B">
          <w:rPr>
            <w:spacing w:val="-5"/>
            <w:kern w:val="36"/>
            <w:lang w:val="en-US"/>
          </w:rPr>
          <w:t>shorter period.</w:t>
        </w:r>
      </w:ins>
    </w:p>
    <w:p w14:paraId="264F4A9D" w14:textId="77777777" w:rsidR="00AD5EA4" w:rsidRDefault="00AD5EA4" w:rsidP="00304CC0">
      <w:pPr>
        <w:spacing w:line="360" w:lineRule="auto"/>
        <w:jc w:val="both"/>
        <w:rPr>
          <w:lang w:val="en-US"/>
        </w:rPr>
      </w:pPr>
    </w:p>
    <w:p w14:paraId="2C4CB844" w14:textId="660FA74F" w:rsidR="00304CC0" w:rsidRPr="00AD5EA4" w:rsidRDefault="00304CC0" w:rsidP="00304CC0">
      <w:pPr>
        <w:spacing w:line="360" w:lineRule="auto"/>
        <w:ind w:firstLine="720"/>
        <w:jc w:val="both"/>
        <w:rPr>
          <w:lang w:val="en-US"/>
        </w:rPr>
      </w:pPr>
      <w:r w:rsidRPr="00AD5EA4">
        <w:rPr>
          <w:lang w:val="en-US"/>
        </w:rPr>
        <w:t xml:space="preserve">The structure </w:t>
      </w:r>
      <w:r w:rsidR="00F84232" w:rsidRPr="00AD5EA4">
        <w:rPr>
          <w:lang w:val="en-US"/>
        </w:rPr>
        <w:t>is following</w:t>
      </w:r>
      <w:r w:rsidRPr="00AD5EA4">
        <w:rPr>
          <w:lang w:val="en-US"/>
        </w:rPr>
        <w:t>:</w:t>
      </w:r>
    </w:p>
    <w:p w14:paraId="1645C27A"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0" w:author="Олександр Романченко" w:date="2020-05-16T18:55:00Z">
            <w:rPr>
              <w:lang w:val="en-US"/>
            </w:rPr>
          </w:rPrChange>
        </w:rPr>
      </w:pPr>
      <w:r w:rsidRPr="00AD5EA4">
        <w:rPr>
          <w:rFonts w:ascii="Times New Roman" w:hAnsi="Times New Roman" w:cs="Times New Roman"/>
          <w:lang w:val="en-US"/>
          <w:rPrChange w:id="41" w:author="Олександр Романченко" w:date="2020-05-16T18:55:00Z">
            <w:rPr>
              <w:lang w:val="en-US"/>
            </w:rPr>
          </w:rPrChange>
        </w:rPr>
        <w:t>First, we are going to briefly discuss the history of machine learning</w:t>
      </w:r>
    </w:p>
    <w:p w14:paraId="0D427786"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2" w:author="Олександр Романченко" w:date="2020-05-16T18:55:00Z">
            <w:rPr>
              <w:lang w:val="en-US"/>
            </w:rPr>
          </w:rPrChange>
        </w:rPr>
      </w:pPr>
      <w:r w:rsidRPr="00AD5EA4">
        <w:rPr>
          <w:rFonts w:ascii="Times New Roman" w:hAnsi="Times New Roman" w:cs="Times New Roman"/>
          <w:lang w:val="en-US"/>
          <w:rPrChange w:id="43" w:author="Олександр Романченко" w:date="2020-05-16T18:55:00Z">
            <w:rPr>
              <w:lang w:val="en-US"/>
            </w:rPr>
          </w:rPrChange>
        </w:rPr>
        <w:t xml:space="preserve">Next, discuss different types of machine learning in order to acquire better understanding of what are the different purposes each of them is used for </w:t>
      </w:r>
    </w:p>
    <w:p w14:paraId="49F001CE"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4" w:author="Олександр Романченко" w:date="2020-05-16T18:55:00Z">
            <w:rPr>
              <w:lang w:val="en-US"/>
            </w:rPr>
          </w:rPrChange>
        </w:rPr>
      </w:pPr>
      <w:r w:rsidRPr="00AD5EA4">
        <w:rPr>
          <w:rFonts w:ascii="Times New Roman" w:hAnsi="Times New Roman" w:cs="Times New Roman"/>
          <w:lang w:val="en-US"/>
          <w:rPrChange w:id="45" w:author="Олександр Романченко" w:date="2020-05-16T18:55:00Z">
            <w:rPr>
              <w:lang w:val="en-US"/>
            </w:rPr>
          </w:rPrChange>
        </w:rPr>
        <w:t>Then, we will take a closer look on the elements of reinforcement learning and practical cases of its implementation</w:t>
      </w:r>
    </w:p>
    <w:p w14:paraId="17822989"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spacing w:val="-5"/>
          <w:kern w:val="36"/>
          <w:lang w:val="en-US"/>
          <w:rPrChange w:id="46" w:author="Олександр Романченко" w:date="2020-05-16T18:55:00Z">
            <w:rPr>
              <w:spacing w:val="-5"/>
              <w:kern w:val="36"/>
              <w:lang w:val="en-US"/>
            </w:rPr>
          </w:rPrChange>
        </w:rPr>
      </w:pPr>
      <w:r w:rsidRPr="00AD5EA4">
        <w:rPr>
          <w:rFonts w:ascii="Times New Roman" w:hAnsi="Times New Roman" w:cs="Times New Roman"/>
          <w:spacing w:val="-5"/>
          <w:kern w:val="36"/>
          <w:lang w:val="en-US"/>
          <w:rPrChange w:id="47" w:author="Олександр Романченко" w:date="2020-05-16T18:55:00Z">
            <w:rPr>
              <w:spacing w:val="-5"/>
              <w:kern w:val="36"/>
              <w:lang w:val="en-US"/>
            </w:rPr>
          </w:rPrChange>
        </w:rPr>
        <w:t>And finally show the practical implementation of Evolution Strategy algorithm on example of “Falppy Bird”</w:t>
      </w:r>
    </w:p>
    <w:p w14:paraId="10471DB8" w14:textId="79B26F5A" w:rsidR="00304CC0" w:rsidRDefault="00304CC0" w:rsidP="00304CC0">
      <w:pPr>
        <w:spacing w:line="360" w:lineRule="auto"/>
        <w:jc w:val="both"/>
        <w:rPr>
          <w:spacing w:val="-1"/>
          <w:lang w:val="en-US"/>
        </w:rPr>
      </w:pPr>
    </w:p>
    <w:p w14:paraId="4289DAC4" w14:textId="67AE63C5" w:rsidR="00A62798" w:rsidRDefault="00356481" w:rsidP="00304CC0">
      <w:pPr>
        <w:spacing w:line="360" w:lineRule="auto"/>
        <w:jc w:val="both"/>
        <w:rPr>
          <w:spacing w:val="-1"/>
          <w:lang w:val="en-US"/>
        </w:rPr>
      </w:pPr>
      <w:r>
        <w:rPr>
          <w:spacing w:val="-1"/>
          <w:lang w:val="en-US"/>
        </w:rPr>
        <w:t xml:space="preserve">The idea of this thesis was inspired by </w:t>
      </w:r>
      <w:r w:rsidR="00AE1E38">
        <w:rPr>
          <w:spacing w:val="-1"/>
          <w:lang w:val="en-US"/>
        </w:rPr>
        <w:t xml:space="preserve">artificial intelligence research company </w:t>
      </w:r>
      <w:r>
        <w:rPr>
          <w:spacing w:val="-1"/>
          <w:lang w:val="en-US"/>
        </w:rPr>
        <w:t xml:space="preserve">DeepMind </w:t>
      </w:r>
      <w:r w:rsidR="00D70E32">
        <w:rPr>
          <w:spacing w:val="-1"/>
          <w:lang w:val="en-US"/>
        </w:rPr>
        <w:t>which</w:t>
      </w:r>
      <w:r>
        <w:rPr>
          <w:spacing w:val="-1"/>
          <w:lang w:val="en-US"/>
        </w:rPr>
        <w:t xml:space="preserve"> created a powerful AI </w:t>
      </w:r>
      <w:r w:rsidR="00A47200">
        <w:rPr>
          <w:spacing w:val="-1"/>
          <w:lang w:val="en-US"/>
        </w:rPr>
        <w:t>(AlphaGo)</w:t>
      </w:r>
      <w:ins w:id="48" w:author="Олександр Романченко" w:date="2020-05-16T23:58:00Z">
        <w:r w:rsidR="00E539E5">
          <w:rPr>
            <w:rStyle w:val="FootnoteReference"/>
            <w:spacing w:val="-1"/>
            <w:lang w:val="en-US"/>
          </w:rPr>
          <w:footnoteReference w:id="3"/>
        </w:r>
      </w:ins>
      <w:r w:rsidR="00A47200">
        <w:rPr>
          <w:spacing w:val="-1"/>
          <w:lang w:val="en-US"/>
        </w:rPr>
        <w:t xml:space="preserve"> </w:t>
      </w:r>
      <w:r>
        <w:rPr>
          <w:spacing w:val="-1"/>
          <w:lang w:val="en-US"/>
        </w:rPr>
        <w:t xml:space="preserve">based on Reinforcement Learning technology and trained it </w:t>
      </w:r>
      <w:r>
        <w:rPr>
          <w:spacing w:val="-1"/>
          <w:lang w:val="en-US"/>
        </w:rPr>
        <w:lastRenderedPageBreak/>
        <w:t>playing G</w:t>
      </w:r>
      <w:r w:rsidR="00A47200">
        <w:rPr>
          <w:spacing w:val="-1"/>
          <w:lang w:val="en-US"/>
        </w:rPr>
        <w:t>o</w:t>
      </w:r>
      <w:r>
        <w:rPr>
          <w:spacing w:val="-1"/>
          <w:lang w:val="en-US"/>
        </w:rPr>
        <w:t xml:space="preserve"> (ancient Chinese game)</w:t>
      </w:r>
      <w:r w:rsidR="00277DBF">
        <w:rPr>
          <w:spacing w:val="-1"/>
          <w:lang w:val="en-US"/>
        </w:rPr>
        <w:t>. It showed amazing results and has beaten world champion Lee Sedol. After that Lee said that he has completely changed his view</w:t>
      </w:r>
      <w:r w:rsidR="00D67F0F">
        <w:rPr>
          <w:spacing w:val="-1"/>
          <w:lang w:val="en-US"/>
        </w:rPr>
        <w:t xml:space="preserve"> and understanding</w:t>
      </w:r>
      <w:r w:rsidR="00277DBF">
        <w:rPr>
          <w:spacing w:val="-1"/>
          <w:lang w:val="en-US"/>
        </w:rPr>
        <w:t xml:space="preserve"> of the game. Also, the same technology was used by them to create Al</w:t>
      </w:r>
      <w:r w:rsidR="003C2A2D">
        <w:rPr>
          <w:spacing w:val="-1"/>
          <w:lang w:val="en-US"/>
        </w:rPr>
        <w:t>ph</w:t>
      </w:r>
      <w:r w:rsidR="00277DBF">
        <w:rPr>
          <w:spacing w:val="-1"/>
          <w:lang w:val="en-US"/>
        </w:rPr>
        <w:t>a</w:t>
      </w:r>
      <w:r w:rsidR="003C2A2D">
        <w:rPr>
          <w:spacing w:val="-1"/>
          <w:lang w:val="en-US"/>
        </w:rPr>
        <w:t xml:space="preserve"> </w:t>
      </w:r>
      <w:r w:rsidR="00277DBF">
        <w:rPr>
          <w:spacing w:val="-1"/>
          <w:lang w:val="en-US"/>
        </w:rPr>
        <w:t>Zero, the AI which has mastered playing chess.</w:t>
      </w:r>
    </w:p>
    <w:p w14:paraId="28365C2D" w14:textId="77777777" w:rsidR="00EC03C3" w:rsidRPr="00EC03C3" w:rsidRDefault="00EC03C3" w:rsidP="00304CC0">
      <w:pPr>
        <w:spacing w:line="360" w:lineRule="auto"/>
        <w:jc w:val="both"/>
        <w:rPr>
          <w:spacing w:val="-1"/>
          <w:lang w:val="en-US"/>
        </w:rPr>
      </w:pPr>
    </w:p>
    <w:p w14:paraId="03318318" w14:textId="62E7FBC6" w:rsidR="00304CC0" w:rsidRPr="002A3231" w:rsidRDefault="002A3231" w:rsidP="00871522">
      <w:pPr>
        <w:spacing w:line="360" w:lineRule="auto"/>
        <w:jc w:val="center"/>
        <w:rPr>
          <w:noProof/>
          <w:lang w:val="en-US"/>
        </w:rPr>
      </w:pPr>
      <w:r>
        <w:rPr>
          <w:b/>
          <w:bCs/>
          <w:spacing w:val="-5"/>
          <w:kern w:val="36"/>
          <w:lang w:val="en-US"/>
        </w:rPr>
        <w:t xml:space="preserve">1. </w:t>
      </w:r>
      <w:r w:rsidR="00F97D37">
        <w:rPr>
          <w:b/>
          <w:bCs/>
          <w:spacing w:val="-5"/>
          <w:kern w:val="36"/>
          <w:lang w:val="en-US"/>
        </w:rPr>
        <w:t xml:space="preserve">  </w:t>
      </w:r>
      <w:r w:rsidR="00304CC0" w:rsidRPr="002A3231">
        <w:rPr>
          <w:b/>
          <w:bCs/>
          <w:spacing w:val="-5"/>
          <w:kern w:val="36"/>
          <w:lang w:val="en-US"/>
        </w:rPr>
        <w:t xml:space="preserve">Introduction to Machine </w:t>
      </w:r>
      <w:commentRangeStart w:id="57"/>
      <w:commentRangeStart w:id="58"/>
      <w:commentRangeStart w:id="59"/>
      <w:r w:rsidR="00304CC0" w:rsidRPr="002A3231">
        <w:rPr>
          <w:b/>
          <w:bCs/>
          <w:spacing w:val="-5"/>
          <w:kern w:val="36"/>
          <w:lang w:val="en-US"/>
        </w:rPr>
        <w:t>Learning</w:t>
      </w:r>
      <w:commentRangeEnd w:id="57"/>
      <w:r w:rsidR="00304CC0">
        <w:rPr>
          <w:rStyle w:val="CommentReference"/>
        </w:rPr>
        <w:commentReference w:id="57"/>
      </w:r>
      <w:commentRangeEnd w:id="58"/>
      <w:commentRangeEnd w:id="59"/>
      <w:r w:rsidR="00186749">
        <w:rPr>
          <w:rStyle w:val="CommentReference"/>
        </w:rPr>
        <w:commentReference w:id="58"/>
      </w:r>
      <w:r w:rsidR="00304CC0">
        <w:rPr>
          <w:rStyle w:val="CommentReference"/>
        </w:rPr>
        <w:commentReference w:id="59"/>
      </w:r>
    </w:p>
    <w:p w14:paraId="3AB77C67" w14:textId="718A6C8D" w:rsidR="00D25C32" w:rsidRPr="00DF73ED" w:rsidRDefault="00D25C32" w:rsidP="00E03B29">
      <w:pPr>
        <w:spacing w:line="360" w:lineRule="auto"/>
        <w:jc w:val="both"/>
        <w:rPr>
          <w:spacing w:val="-1"/>
          <w:lang w:val="en-US"/>
        </w:rPr>
      </w:pPr>
      <w:r w:rsidRPr="00C45B24">
        <w:rPr>
          <w:spacing w:val="-1"/>
          <w:lang w:val="en-US"/>
        </w:rPr>
        <w:t xml:space="preserve">We have seen Machine Learning as a buzzword for the past few years, </w:t>
      </w:r>
      <w:r w:rsidR="00DF73ED">
        <w:rPr>
          <w:spacing w:val="-1"/>
          <w:lang w:val="en-US"/>
        </w:rPr>
        <w:t>it may be explained by extensive increase in the volumes of data by application and increase of computing power in the last few years and development of more advanced algorithms</w:t>
      </w:r>
      <w:r w:rsidRPr="00C45B24">
        <w:rPr>
          <w:spacing w:val="-1"/>
          <w:lang w:val="en-US"/>
        </w:rPr>
        <w:t>.</w:t>
      </w:r>
    </w:p>
    <w:p w14:paraId="4FFEC91F" w14:textId="5A5FF4CE" w:rsidR="00DF73ED" w:rsidRPr="00C45B24" w:rsidRDefault="00DF73ED" w:rsidP="009C7DB4">
      <w:pPr>
        <w:shd w:val="clear" w:color="auto" w:fill="FFFFFF"/>
        <w:spacing w:before="480" w:line="360" w:lineRule="auto"/>
        <w:jc w:val="both"/>
        <w:rPr>
          <w:spacing w:val="-1"/>
          <w:lang w:val="en-US"/>
        </w:rPr>
      </w:pPr>
      <w:r w:rsidRPr="00DF73ED">
        <w:rPr>
          <w:spacing w:val="-1"/>
          <w:lang w:val="en-US"/>
        </w:rPr>
        <w:t>Machine learning is used everywhere, from automating routine tasks to intelligent understanding, and industries in every sector are trying to capitalize on this. We already use devices that use it. For example, a fitness tracker, such as Fitbit, or a smart home assistant, such as Google Home. But there are many more examples of using ML</w:t>
      </w:r>
    </w:p>
    <w:p w14:paraId="3C8A6E3E" w14:textId="64E33222" w:rsidR="00D25C32" w:rsidRPr="00DF73ED" w:rsidRDefault="00D25C32" w:rsidP="00DF73ED">
      <w:pPr>
        <w:numPr>
          <w:ilvl w:val="0"/>
          <w:numId w:val="3"/>
        </w:numPr>
        <w:shd w:val="clear" w:color="auto" w:fill="FFFFFF"/>
        <w:spacing w:before="480" w:line="360" w:lineRule="auto"/>
        <w:ind w:left="450"/>
        <w:jc w:val="both"/>
        <w:rPr>
          <w:spacing w:val="-1"/>
          <w:lang w:val="en-US"/>
        </w:rPr>
      </w:pPr>
      <w:r w:rsidRPr="00C45B24">
        <w:rPr>
          <w:spacing w:val="-1"/>
          <w:lang w:val="en-US"/>
        </w:rPr>
        <w:t xml:space="preserve">Prediction — </w:t>
      </w:r>
      <w:r w:rsidR="00DF73ED">
        <w:rPr>
          <w:spacing w:val="-1"/>
          <w:lang w:val="en-US"/>
        </w:rPr>
        <w:t>also Machine Learning is</w:t>
      </w:r>
      <w:r w:rsidRPr="00C45B24">
        <w:rPr>
          <w:spacing w:val="-1"/>
          <w:lang w:val="en-US"/>
        </w:rPr>
        <w:t xml:space="preserve"> used in prediction systems. Considering the loan example, </w:t>
      </w:r>
      <w:r w:rsidR="00356047">
        <w:rPr>
          <w:spacing w:val="-1"/>
          <w:lang w:val="en-US"/>
        </w:rPr>
        <w:t>in order to compute a fault’s probability, it’s needed to classify the data available in groups</w:t>
      </w:r>
      <w:r w:rsidRPr="00DF73ED">
        <w:rPr>
          <w:spacing w:val="-1"/>
          <w:lang w:val="en-US"/>
        </w:rPr>
        <w:t>.</w:t>
      </w:r>
    </w:p>
    <w:p w14:paraId="25B41A97" w14:textId="339206C1"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Image recognition —</w:t>
      </w:r>
      <w:r w:rsidR="00EB1D29">
        <w:rPr>
          <w:spacing w:val="-1"/>
          <w:lang w:val="en-US"/>
        </w:rPr>
        <w:t>ML can is also used for detecting faces on images. E</w:t>
      </w:r>
      <w:r w:rsidR="00EB1D29" w:rsidRPr="00EB1D29">
        <w:rPr>
          <w:spacing w:val="-1"/>
          <w:lang w:val="en-US"/>
        </w:rPr>
        <w:t xml:space="preserve">ach person </w:t>
      </w:r>
      <w:r w:rsidR="00EB1D29">
        <w:rPr>
          <w:spacing w:val="-1"/>
          <w:lang w:val="en-US"/>
        </w:rPr>
        <w:t xml:space="preserve">assigned to </w:t>
      </w:r>
      <w:r w:rsidR="00EB1D29" w:rsidRPr="00EB1D29">
        <w:rPr>
          <w:spacing w:val="-1"/>
          <w:lang w:val="en-US"/>
        </w:rPr>
        <w:t xml:space="preserve">a </w:t>
      </w:r>
      <w:r w:rsidR="00EB1D29">
        <w:rPr>
          <w:spacing w:val="-1"/>
          <w:lang w:val="en-US"/>
        </w:rPr>
        <w:t>different</w:t>
      </w:r>
      <w:r w:rsidR="00EB1D29" w:rsidRPr="00EB1D29">
        <w:rPr>
          <w:spacing w:val="-1"/>
          <w:lang w:val="en-US"/>
        </w:rPr>
        <w:t xml:space="preserve"> category in the database</w:t>
      </w:r>
      <w:r w:rsidRPr="00C45B24">
        <w:rPr>
          <w:spacing w:val="-1"/>
          <w:lang w:val="en-US"/>
        </w:rPr>
        <w:t>.</w:t>
      </w:r>
    </w:p>
    <w:p w14:paraId="3EE11A22" w14:textId="21F5CE47" w:rsid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Speech Recognition —</w:t>
      </w:r>
      <w:r w:rsidR="001F1B87" w:rsidRPr="002623C0">
        <w:rPr>
          <w:spacing w:val="-1"/>
          <w:lang w:val="en-US"/>
        </w:rPr>
        <w:t xml:space="preserve"> spoken words translated to text</w:t>
      </w:r>
      <w:r w:rsidRPr="002623C0">
        <w:rPr>
          <w:spacing w:val="-1"/>
          <w:lang w:val="en-US"/>
        </w:rPr>
        <w:t xml:space="preserve">. </w:t>
      </w:r>
      <w:r w:rsidR="00DE2D84">
        <w:rPr>
          <w:spacing w:val="-1"/>
          <w:lang w:val="en-US"/>
        </w:rPr>
        <w:t>U</w:t>
      </w:r>
      <w:r w:rsidR="002623C0" w:rsidRPr="002623C0">
        <w:rPr>
          <w:spacing w:val="-1"/>
          <w:lang w:val="en-US"/>
        </w:rPr>
        <w:t xml:space="preserve">sed for </w:t>
      </w:r>
      <w:r w:rsidR="00DE2D84">
        <w:rPr>
          <w:spacing w:val="-1"/>
          <w:lang w:val="en-US"/>
        </w:rPr>
        <w:t xml:space="preserve">recognition of </w:t>
      </w:r>
      <w:r w:rsidR="002623C0" w:rsidRPr="002623C0">
        <w:rPr>
          <w:spacing w:val="-1"/>
          <w:lang w:val="en-US"/>
        </w:rPr>
        <w:t>voic</w:t>
      </w:r>
      <w:r w:rsidR="00DE2D84">
        <w:rPr>
          <w:spacing w:val="-1"/>
          <w:lang w:val="en-US"/>
        </w:rPr>
        <w:t>e</w:t>
      </w:r>
      <w:r w:rsidRPr="002623C0">
        <w:rPr>
          <w:spacing w:val="-1"/>
          <w:lang w:val="en-US"/>
        </w:rPr>
        <w:t>. Voice user interfaces</w:t>
      </w:r>
      <w:r w:rsidR="002623C0" w:rsidRPr="002623C0">
        <w:rPr>
          <w:spacing w:val="-1"/>
          <w:lang w:val="en-US"/>
        </w:rPr>
        <w:t xml:space="preserve">: call routing, </w:t>
      </w:r>
      <w:r w:rsidRPr="002623C0">
        <w:rPr>
          <w:spacing w:val="-1"/>
          <w:lang w:val="en-US"/>
        </w:rPr>
        <w:t xml:space="preserve">voice dialing, </w:t>
      </w:r>
      <w:r w:rsidR="002623C0" w:rsidRPr="002623C0">
        <w:rPr>
          <w:spacing w:val="-1"/>
          <w:lang w:val="en-US"/>
        </w:rPr>
        <w:t>device management</w:t>
      </w:r>
      <w:r w:rsidRPr="002623C0">
        <w:rPr>
          <w:spacing w:val="-1"/>
          <w:lang w:val="en-US"/>
        </w:rPr>
        <w:t xml:space="preserve">. </w:t>
      </w:r>
      <w:r w:rsidR="002623C0" w:rsidRPr="002623C0">
        <w:rPr>
          <w:spacing w:val="-1"/>
          <w:lang w:val="en-US"/>
        </w:rPr>
        <w:t>Simple data entry and the preparation of</w:t>
      </w:r>
      <w:r w:rsidR="002623C0">
        <w:rPr>
          <w:spacing w:val="-1"/>
          <w:lang w:val="en-US"/>
        </w:rPr>
        <w:t xml:space="preserve"> </w:t>
      </w:r>
      <w:r w:rsidR="002623C0" w:rsidRPr="002623C0">
        <w:rPr>
          <w:spacing w:val="-1"/>
          <w:lang w:val="en-US"/>
        </w:rPr>
        <w:t xml:space="preserve">documents can also be used. </w:t>
      </w:r>
    </w:p>
    <w:p w14:paraId="2EEA2691" w14:textId="6B8A9308" w:rsidR="00D25C32" w:rsidRP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Medical diagnoses — M</w:t>
      </w:r>
      <w:r w:rsidR="00FB532F">
        <w:rPr>
          <w:spacing w:val="-1"/>
          <w:lang w:val="en-US"/>
        </w:rPr>
        <w:t xml:space="preserve">achine </w:t>
      </w:r>
      <w:r w:rsidRPr="002623C0">
        <w:rPr>
          <w:spacing w:val="-1"/>
          <w:lang w:val="en-US"/>
        </w:rPr>
        <w:t>L</w:t>
      </w:r>
      <w:r w:rsidR="00FB532F">
        <w:rPr>
          <w:spacing w:val="-1"/>
          <w:lang w:val="en-US"/>
        </w:rPr>
        <w:t>earning</w:t>
      </w:r>
      <w:r w:rsidRPr="002623C0">
        <w:rPr>
          <w:spacing w:val="-1"/>
          <w:lang w:val="en-US"/>
        </w:rPr>
        <w:t xml:space="preserve"> is trained to </w:t>
      </w:r>
      <w:r w:rsidR="00FB532F">
        <w:rPr>
          <w:spacing w:val="-1"/>
          <w:lang w:val="en-US"/>
        </w:rPr>
        <w:t>find out</w:t>
      </w:r>
      <w:r w:rsidRPr="002623C0">
        <w:rPr>
          <w:spacing w:val="-1"/>
          <w:lang w:val="en-US"/>
        </w:rPr>
        <w:t xml:space="preserve"> cancerous tissues.</w:t>
      </w:r>
    </w:p>
    <w:p w14:paraId="62CD2E96" w14:textId="5B33E01F" w:rsidR="00D25C32" w:rsidRPr="00C45B24" w:rsidRDefault="00970022" w:rsidP="00082F3D">
      <w:pPr>
        <w:numPr>
          <w:ilvl w:val="0"/>
          <w:numId w:val="3"/>
        </w:numPr>
        <w:shd w:val="clear" w:color="auto" w:fill="FFFFFF"/>
        <w:spacing w:before="252" w:line="360" w:lineRule="auto"/>
        <w:ind w:left="450"/>
        <w:jc w:val="both"/>
        <w:rPr>
          <w:spacing w:val="-1"/>
          <w:lang w:val="en-US"/>
        </w:rPr>
      </w:pPr>
      <w:r>
        <w:rPr>
          <w:spacing w:val="-1"/>
          <w:lang w:val="en-US"/>
        </w:rPr>
        <w:t>T</w:t>
      </w:r>
      <w:r w:rsidR="00D25C32" w:rsidRPr="00C45B24">
        <w:rPr>
          <w:spacing w:val="-1"/>
          <w:lang w:val="en-US"/>
        </w:rPr>
        <w:t xml:space="preserve">rading </w:t>
      </w:r>
      <w:r>
        <w:rPr>
          <w:spacing w:val="-1"/>
          <w:lang w:val="en-US"/>
        </w:rPr>
        <w:t xml:space="preserve">and financial industry </w:t>
      </w:r>
      <w:r w:rsidR="00D25C32" w:rsidRPr="00C45B24">
        <w:rPr>
          <w:spacing w:val="-1"/>
          <w:lang w:val="en-US"/>
        </w:rPr>
        <w:t>—</w:t>
      </w:r>
      <w:r>
        <w:rPr>
          <w:spacing w:val="-1"/>
          <w:lang w:val="en-US"/>
        </w:rPr>
        <w:t xml:space="preserve"> </w:t>
      </w:r>
      <w:r w:rsidR="00D25C32" w:rsidRPr="00C45B24">
        <w:rPr>
          <w:spacing w:val="-1"/>
          <w:lang w:val="en-US"/>
        </w:rPr>
        <w:t xml:space="preserve">ML </w:t>
      </w:r>
      <w:r>
        <w:rPr>
          <w:spacing w:val="-1"/>
          <w:lang w:val="en-US"/>
        </w:rPr>
        <w:t xml:space="preserve">is used </w:t>
      </w:r>
      <w:r w:rsidR="00D25C32" w:rsidRPr="00C45B24">
        <w:rPr>
          <w:spacing w:val="-1"/>
          <w:lang w:val="en-US"/>
        </w:rPr>
        <w:t xml:space="preserve">in fraud </w:t>
      </w:r>
      <w:r>
        <w:rPr>
          <w:spacing w:val="-1"/>
          <w:lang w:val="en-US"/>
        </w:rPr>
        <w:t>detection</w:t>
      </w:r>
      <w:r w:rsidR="00D25C32" w:rsidRPr="00C45B24">
        <w:rPr>
          <w:spacing w:val="-1"/>
          <w:lang w:val="en-US"/>
        </w:rPr>
        <w:t xml:space="preserve"> and credit checks.</w:t>
      </w:r>
    </w:p>
    <w:p w14:paraId="3509825A" w14:textId="77777777" w:rsidR="00EC03C3" w:rsidRDefault="00EC03C3" w:rsidP="00304CC0">
      <w:pPr>
        <w:shd w:val="clear" w:color="auto" w:fill="FFFFFF"/>
        <w:spacing w:before="468" w:line="360" w:lineRule="auto"/>
        <w:jc w:val="both"/>
        <w:outlineLvl w:val="0"/>
        <w:rPr>
          <w:b/>
          <w:bCs/>
          <w:spacing w:val="-5"/>
          <w:kern w:val="36"/>
          <w:lang w:val="en-US"/>
        </w:rPr>
      </w:pPr>
    </w:p>
    <w:p w14:paraId="746F18CD" w14:textId="77777777" w:rsidR="00EC03C3" w:rsidRDefault="00EC03C3" w:rsidP="00304CC0">
      <w:pPr>
        <w:shd w:val="clear" w:color="auto" w:fill="FFFFFF"/>
        <w:spacing w:before="468" w:line="360" w:lineRule="auto"/>
        <w:jc w:val="both"/>
        <w:outlineLvl w:val="0"/>
        <w:rPr>
          <w:b/>
          <w:bCs/>
          <w:spacing w:val="-5"/>
          <w:kern w:val="36"/>
          <w:lang w:val="en-US"/>
        </w:rPr>
      </w:pPr>
    </w:p>
    <w:p w14:paraId="6046BD0D" w14:textId="12FB5D3D" w:rsidR="00304CC0" w:rsidRDefault="002A3231" w:rsidP="00304CC0">
      <w:pPr>
        <w:shd w:val="clear" w:color="auto" w:fill="FFFFFF"/>
        <w:spacing w:before="468" w:line="360" w:lineRule="auto"/>
        <w:jc w:val="both"/>
        <w:outlineLvl w:val="0"/>
        <w:rPr>
          <w:b/>
          <w:bCs/>
          <w:spacing w:val="-5"/>
          <w:kern w:val="36"/>
          <w:lang w:val="en-US"/>
        </w:rPr>
      </w:pPr>
      <w:bookmarkStart w:id="60" w:name="_Toc40570884"/>
      <w:r>
        <w:rPr>
          <w:b/>
          <w:bCs/>
          <w:spacing w:val="-5"/>
          <w:kern w:val="36"/>
          <w:lang w:val="en-US"/>
        </w:rPr>
        <w:t>1</w:t>
      </w:r>
      <w:r w:rsidR="0082247A">
        <w:rPr>
          <w:b/>
          <w:bCs/>
          <w:spacing w:val="-5"/>
          <w:kern w:val="36"/>
          <w:lang w:val="en-US"/>
        </w:rPr>
        <w:t xml:space="preserve">.1 </w:t>
      </w:r>
      <w:r w:rsidR="0082247A" w:rsidRPr="00C45B24">
        <w:rPr>
          <w:b/>
          <w:bCs/>
          <w:spacing w:val="-5"/>
          <w:kern w:val="36"/>
          <w:lang w:val="en-US"/>
        </w:rPr>
        <w:t>A Quick History of Machine Learning</w:t>
      </w:r>
      <w:bookmarkEnd w:id="60"/>
    </w:p>
    <w:p w14:paraId="10DED336" w14:textId="7CAE6211" w:rsidR="00AE047E" w:rsidRPr="00477215" w:rsidRDefault="00A5177F" w:rsidP="00477215">
      <w:pPr>
        <w:shd w:val="clear" w:color="auto" w:fill="FFFFFF"/>
        <w:spacing w:before="468" w:line="360" w:lineRule="auto"/>
        <w:jc w:val="both"/>
        <w:outlineLvl w:val="0"/>
        <w:rPr>
          <w:b/>
          <w:bCs/>
          <w:spacing w:val="-5"/>
          <w:kern w:val="36"/>
          <w:lang w:val="en-US"/>
        </w:rPr>
      </w:pPr>
      <w:bookmarkStart w:id="61" w:name="_Toc38106385"/>
      <w:bookmarkStart w:id="62" w:name="_Toc40569388"/>
      <w:bookmarkStart w:id="63" w:name="_Toc40570885"/>
      <w:r w:rsidRPr="00C45B24">
        <w:rPr>
          <w:spacing w:val="-1"/>
          <w:lang w:val="en-US"/>
        </w:rPr>
        <w:lastRenderedPageBreak/>
        <w:t xml:space="preserve">It was in the 1940s the first </w:t>
      </w:r>
      <w:r w:rsidR="00347D6B" w:rsidRPr="00C45B24">
        <w:rPr>
          <w:spacing w:val="-1"/>
          <w:lang w:val="en-US"/>
        </w:rPr>
        <w:t xml:space="preserve">operated </w:t>
      </w:r>
      <w:r w:rsidRPr="00C45B24">
        <w:rPr>
          <w:spacing w:val="-1"/>
          <w:lang w:val="en-US"/>
        </w:rPr>
        <w:t xml:space="preserve">manually computer system, ENIAC (Electronic Numerical Integrator and Computer), </w:t>
      </w:r>
      <w:r w:rsidR="00347D6B">
        <w:rPr>
          <w:spacing w:val="-1"/>
          <w:lang w:val="en-US"/>
        </w:rPr>
        <w:t>has been</w:t>
      </w:r>
      <w:r w:rsidRPr="00C45B24">
        <w:rPr>
          <w:spacing w:val="-1"/>
          <w:lang w:val="en-US"/>
        </w:rPr>
        <w:t xml:space="preserve"> invented</w:t>
      </w:r>
      <w:ins w:id="64" w:author="Олександр Романченко" w:date="2020-05-16T19:27:00Z">
        <w:r w:rsidR="000401DB">
          <w:rPr>
            <w:rStyle w:val="FootnoteReference"/>
            <w:spacing w:val="-1"/>
            <w:lang w:val="en-US"/>
          </w:rPr>
          <w:footnoteReference w:id="4"/>
        </w:r>
      </w:ins>
      <w:r w:rsidRPr="00C45B24">
        <w:rPr>
          <w:spacing w:val="-1"/>
          <w:lang w:val="en-US"/>
        </w:rPr>
        <w:t xml:space="preserve">. At that time “computer” was used as </w:t>
      </w:r>
      <w:r w:rsidR="00347D6B">
        <w:rPr>
          <w:spacing w:val="-1"/>
          <w:lang w:val="en-US"/>
        </w:rPr>
        <w:t>the</w:t>
      </w:r>
      <w:r w:rsidRPr="00C45B24">
        <w:rPr>
          <w:spacing w:val="-1"/>
          <w:lang w:val="en-US"/>
        </w:rPr>
        <w:t xml:space="preserve"> name for  human with </w:t>
      </w:r>
      <w:r w:rsidR="00347D6B">
        <w:rPr>
          <w:spacing w:val="-1"/>
          <w:lang w:val="en-US"/>
        </w:rPr>
        <w:t>high</w:t>
      </w:r>
      <w:r w:rsidRPr="00C45B24">
        <w:rPr>
          <w:spacing w:val="-1"/>
          <w:lang w:val="en-US"/>
        </w:rPr>
        <w:t xml:space="preserve"> numerical computation capabilities, </w:t>
      </w:r>
      <w:r w:rsidR="00347D6B">
        <w:rPr>
          <w:spacing w:val="-1"/>
          <w:lang w:val="en-US"/>
        </w:rPr>
        <w:t>thus</w:t>
      </w:r>
      <w:r w:rsidRPr="00C45B24">
        <w:rPr>
          <w:spacing w:val="-1"/>
          <w:lang w:val="en-US"/>
        </w:rPr>
        <w:t xml:space="preserve">, ENIAC was </w:t>
      </w:r>
      <w:r w:rsidR="00347D6B">
        <w:rPr>
          <w:spacing w:val="-1"/>
          <w:lang w:val="en-US"/>
        </w:rPr>
        <w:t>named</w:t>
      </w:r>
      <w:r w:rsidRPr="00C45B24">
        <w:rPr>
          <w:spacing w:val="-1"/>
          <w:lang w:val="en-US"/>
        </w:rPr>
        <w:t xml:space="preserve"> a numerical computing machine! </w:t>
      </w:r>
      <w:commentRangeStart w:id="75"/>
      <w:commentRangeStart w:id="76"/>
      <w:commentRangeEnd w:id="75"/>
      <w:r w:rsidR="009A29C4">
        <w:rPr>
          <w:rStyle w:val="CommentReference"/>
        </w:rPr>
        <w:commentReference w:id="75"/>
      </w:r>
      <w:commentRangeEnd w:id="76"/>
      <w:r w:rsidR="005009AE">
        <w:rPr>
          <w:rStyle w:val="CommentReference"/>
        </w:rPr>
        <w:commentReference w:id="76"/>
      </w:r>
      <w:r w:rsidR="00347D6B">
        <w:rPr>
          <w:spacing w:val="-1"/>
          <w:lang w:val="en-US"/>
        </w:rPr>
        <w:t>Y</w:t>
      </w:r>
      <w:r w:rsidR="00AE047E" w:rsidRPr="00C45B24">
        <w:rPr>
          <w:spacing w:val="-1"/>
          <w:lang w:val="en-US"/>
        </w:rPr>
        <w:t xml:space="preserve">ou may </w:t>
      </w:r>
      <w:r w:rsidR="00347D6B">
        <w:rPr>
          <w:spacing w:val="-1"/>
          <w:lang w:val="en-US"/>
        </w:rPr>
        <w:t>think</w:t>
      </w:r>
      <w:r w:rsidR="00AE047E" w:rsidRPr="00C45B24">
        <w:rPr>
          <w:spacing w:val="-1"/>
          <w:lang w:val="en-US"/>
        </w:rPr>
        <w:t xml:space="preserve"> it ha</w:t>
      </w:r>
      <w:r w:rsidR="00347D6B">
        <w:rPr>
          <w:spacing w:val="-1"/>
          <w:lang w:val="en-US"/>
        </w:rPr>
        <w:t>d</w:t>
      </w:r>
      <w:r w:rsidR="00AE047E" w:rsidRPr="00C45B24">
        <w:rPr>
          <w:spacing w:val="-1"/>
          <w:lang w:val="en-US"/>
        </w:rPr>
        <w:t xml:space="preserve"> nothing </w:t>
      </w:r>
      <w:r w:rsidR="00347D6B">
        <w:rPr>
          <w:spacing w:val="-1"/>
          <w:lang w:val="en-US"/>
        </w:rPr>
        <w:t>in common</w:t>
      </w:r>
      <w:r w:rsidR="00AE047E" w:rsidRPr="00C45B24">
        <w:rPr>
          <w:spacing w:val="-1"/>
          <w:lang w:val="en-US"/>
        </w:rPr>
        <w:t xml:space="preserve"> with learning?! WRONG, from the</w:t>
      </w:r>
      <w:r w:rsidR="00347D6B">
        <w:rPr>
          <w:spacing w:val="-1"/>
          <w:lang w:val="en-US"/>
        </w:rPr>
        <w:t xml:space="preserve"> very</w:t>
      </w:r>
      <w:r w:rsidR="00AE047E" w:rsidRPr="00C45B24">
        <w:rPr>
          <w:spacing w:val="-1"/>
          <w:lang w:val="en-US"/>
        </w:rPr>
        <w:t xml:space="preserve"> beginning idea was to build machine </w:t>
      </w:r>
      <w:r w:rsidR="00347D6B">
        <w:rPr>
          <w:spacing w:val="-1"/>
          <w:lang w:val="en-US"/>
        </w:rPr>
        <w:t xml:space="preserve">which is </w:t>
      </w:r>
      <w:r w:rsidR="00AE047E" w:rsidRPr="00C45B24">
        <w:rPr>
          <w:spacing w:val="-1"/>
          <w:lang w:val="en-US"/>
        </w:rPr>
        <w:t xml:space="preserve">able to </w:t>
      </w:r>
      <w:r w:rsidR="00347D6B">
        <w:rPr>
          <w:spacing w:val="-1"/>
          <w:lang w:val="en-US"/>
        </w:rPr>
        <w:t>imitate</w:t>
      </w:r>
      <w:r w:rsidR="00AE047E" w:rsidRPr="00C45B24">
        <w:rPr>
          <w:spacing w:val="-1"/>
          <w:lang w:val="en-US"/>
        </w:rPr>
        <w:t xml:space="preserve"> human learning</w:t>
      </w:r>
      <w:r w:rsidR="00347D6B" w:rsidRPr="00347D6B">
        <w:rPr>
          <w:spacing w:val="-1"/>
          <w:lang w:val="en-US"/>
        </w:rPr>
        <w:t xml:space="preserve"> </w:t>
      </w:r>
      <w:r w:rsidR="00347D6B" w:rsidRPr="00C45B24">
        <w:rPr>
          <w:spacing w:val="-1"/>
          <w:lang w:val="en-US"/>
        </w:rPr>
        <w:t xml:space="preserve">and </w:t>
      </w:r>
      <w:r w:rsidR="00347D6B">
        <w:rPr>
          <w:spacing w:val="-1"/>
          <w:lang w:val="en-US"/>
        </w:rPr>
        <w:t xml:space="preserve"> </w:t>
      </w:r>
      <w:r w:rsidR="00347D6B" w:rsidRPr="00C45B24">
        <w:rPr>
          <w:spacing w:val="-1"/>
          <w:lang w:val="en-US"/>
        </w:rPr>
        <w:t>thinking</w:t>
      </w:r>
      <w:r w:rsidR="00AE047E" w:rsidRPr="00C45B24">
        <w:rPr>
          <w:spacing w:val="-1"/>
          <w:lang w:val="en-US"/>
        </w:rPr>
        <w:t>.</w:t>
      </w:r>
      <w:bookmarkEnd w:id="61"/>
      <w:bookmarkEnd w:id="62"/>
      <w:bookmarkEnd w:id="63"/>
    </w:p>
    <w:p w14:paraId="1FFFC384" w14:textId="77777777" w:rsidR="00090BE5" w:rsidRDefault="00090BE5" w:rsidP="00E5738B">
      <w:pPr>
        <w:spacing w:line="360" w:lineRule="auto"/>
        <w:jc w:val="center"/>
        <w:rPr>
          <w:i/>
          <w:iCs/>
          <w:lang w:val="en-US"/>
        </w:rPr>
      </w:pPr>
    </w:p>
    <w:p w14:paraId="7DFC3DE0" w14:textId="0A0FECE5" w:rsidR="00E5738B" w:rsidRPr="00C45B24" w:rsidRDefault="00B745AB" w:rsidP="00E5738B">
      <w:pPr>
        <w:spacing w:line="360" w:lineRule="auto"/>
        <w:jc w:val="center"/>
        <w:rPr>
          <w:lang w:val="en-US"/>
        </w:rPr>
      </w:pPr>
      <w:r>
        <w:rPr>
          <w:i/>
          <w:iCs/>
          <w:lang w:val="en-US"/>
        </w:rPr>
        <w:t>F</w:t>
      </w:r>
      <w:r w:rsidR="00E5738B" w:rsidRPr="00E5738B">
        <w:rPr>
          <w:i/>
          <w:iCs/>
          <w:lang w:val="en-US"/>
        </w:rPr>
        <w:t>ig</w:t>
      </w:r>
      <w:r>
        <w:rPr>
          <w:i/>
          <w:iCs/>
          <w:lang w:val="en-US"/>
        </w:rPr>
        <w:t xml:space="preserve">ure </w:t>
      </w:r>
      <w:r w:rsidR="00AE047E">
        <w:rPr>
          <w:i/>
          <w:iCs/>
          <w:lang w:val="en-US"/>
        </w:rPr>
        <w:t>1</w:t>
      </w:r>
      <w:r>
        <w:rPr>
          <w:i/>
          <w:iCs/>
          <w:lang w:val="en-US"/>
        </w:rPr>
        <w:t>.</w:t>
      </w:r>
      <w:r w:rsidR="00E5738B" w:rsidRPr="00E5738B">
        <w:rPr>
          <w:i/>
          <w:iCs/>
          <w:lang w:val="en-US"/>
        </w:rPr>
        <w:t xml:space="preserve"> Electronic Numerical Integrator and Computer</w:t>
      </w:r>
    </w:p>
    <w:p w14:paraId="4EA3B6C3" w14:textId="678D6D4A" w:rsidR="00D25C32" w:rsidRPr="00C45B24" w:rsidRDefault="00D25C32" w:rsidP="00082F3D">
      <w:pPr>
        <w:spacing w:line="360" w:lineRule="auto"/>
        <w:jc w:val="both"/>
      </w:pPr>
      <w:r w:rsidRPr="00C45B24">
        <w:fldChar w:fldCharType="begin"/>
      </w:r>
      <w:r w:rsidRPr="00C45B24">
        <w:instrText xml:space="preserve"> INCLUDEPICTURE "https://miro.medium.com/max/1320/1*eDxJ__Tyuw7XQmJ6Vgmqcw.jpeg" \* MERGEFORMATINET </w:instrText>
      </w:r>
      <w:r w:rsidRPr="00C45B24">
        <w:fldChar w:fldCharType="separate"/>
      </w:r>
      <w:r w:rsidRPr="00C45B24">
        <w:rPr>
          <w:noProof/>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C45B24">
        <w:fldChar w:fldCharType="end"/>
      </w:r>
    </w:p>
    <w:p w14:paraId="79A727D6" w14:textId="4E574538" w:rsidR="00D25C32" w:rsidRPr="00E5738B" w:rsidRDefault="003B1B71" w:rsidP="00E5738B">
      <w:pPr>
        <w:spacing w:line="360" w:lineRule="auto"/>
        <w:jc w:val="center"/>
        <w:rPr>
          <w:i/>
          <w:iCs/>
          <w:lang w:val="en-US"/>
        </w:rPr>
      </w:pPr>
      <w:r w:rsidRPr="00E5738B">
        <w:rPr>
          <w:i/>
          <w:iCs/>
          <w:lang w:val="en-US"/>
        </w:rPr>
        <w:t>source</w:t>
      </w:r>
      <w:r w:rsidR="00D25C32" w:rsidRPr="00E5738B">
        <w:rPr>
          <w:i/>
          <w:iCs/>
          <w:lang w:val="en-US"/>
        </w:rPr>
        <w:t>: www.computerhistory.org</w:t>
      </w:r>
    </w:p>
    <w:p w14:paraId="1CB02425" w14:textId="3D1971A1"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1950s, we s</w:t>
      </w:r>
      <w:r w:rsidR="00F35310">
        <w:rPr>
          <w:spacing w:val="-1"/>
          <w:lang w:val="en-US"/>
        </w:rPr>
        <w:t>aw</w:t>
      </w:r>
      <w:r w:rsidRPr="00C45B24">
        <w:rPr>
          <w:spacing w:val="-1"/>
          <w:lang w:val="en-US"/>
        </w:rPr>
        <w:t xml:space="preserve"> th</w:t>
      </w:r>
      <w:r w:rsidR="00F35310">
        <w:rPr>
          <w:spacing w:val="-1"/>
          <w:lang w:val="en-US"/>
        </w:rPr>
        <w:t>at</w:t>
      </w:r>
      <w:r w:rsidRPr="00C45B24">
        <w:rPr>
          <w:spacing w:val="-1"/>
          <w:lang w:val="en-US"/>
        </w:rPr>
        <w:t xml:space="preserve"> first computer program claim</w:t>
      </w:r>
      <w:r w:rsidR="00F35310">
        <w:rPr>
          <w:spacing w:val="-1"/>
          <w:lang w:val="en-US"/>
        </w:rPr>
        <w:t>ed</w:t>
      </w:r>
      <w:r w:rsidRPr="00C45B24">
        <w:rPr>
          <w:spacing w:val="-1"/>
          <w:lang w:val="en-US"/>
        </w:rPr>
        <w:t xml:space="preserve"> to be able to </w:t>
      </w:r>
      <w:r w:rsidR="00F35310">
        <w:rPr>
          <w:spacing w:val="-1"/>
          <w:lang w:val="en-US"/>
        </w:rPr>
        <w:t>win against</w:t>
      </w:r>
      <w:r w:rsidRPr="00C45B24">
        <w:rPr>
          <w:spacing w:val="-1"/>
          <w:lang w:val="en-US"/>
        </w:rPr>
        <w:t xml:space="preserve"> the checkers world champion. Th</w:t>
      </w:r>
      <w:r w:rsidR="00F35310">
        <w:rPr>
          <w:spacing w:val="-1"/>
          <w:lang w:val="en-US"/>
        </w:rPr>
        <w:t>e</w:t>
      </w:r>
      <w:r w:rsidRPr="00C45B24">
        <w:rPr>
          <w:spacing w:val="-1"/>
          <w:lang w:val="en-US"/>
        </w:rPr>
        <w:t xml:space="preserve"> program </w:t>
      </w:r>
      <w:r w:rsidR="00F35310">
        <w:rPr>
          <w:spacing w:val="-1"/>
          <w:lang w:val="en-US"/>
        </w:rPr>
        <w:t xml:space="preserve">has </w:t>
      </w:r>
      <w:r w:rsidRPr="00C45B24">
        <w:rPr>
          <w:spacing w:val="-1"/>
          <w:lang w:val="en-US"/>
        </w:rPr>
        <w:t xml:space="preserve">helped checkers players </w:t>
      </w:r>
      <w:r w:rsidR="00F35310">
        <w:rPr>
          <w:spacing w:val="-1"/>
          <w:lang w:val="en-US"/>
        </w:rPr>
        <w:t xml:space="preserve">to </w:t>
      </w:r>
      <w:r w:rsidRPr="00C45B24">
        <w:rPr>
          <w:spacing w:val="-1"/>
          <w:lang w:val="en-US"/>
        </w:rPr>
        <w:t>improv</w:t>
      </w:r>
      <w:r w:rsidR="00F35310">
        <w:rPr>
          <w:spacing w:val="-1"/>
          <w:lang w:val="en-US"/>
        </w:rPr>
        <w:t>e</w:t>
      </w:r>
      <w:r w:rsidRPr="00C45B24">
        <w:rPr>
          <w:spacing w:val="-1"/>
          <w:lang w:val="en-US"/>
        </w:rPr>
        <w:t xml:space="preserve"> their skills</w:t>
      </w:r>
      <w:r w:rsidR="00F35310">
        <w:rPr>
          <w:spacing w:val="-1"/>
          <w:lang w:val="en-US"/>
        </w:rPr>
        <w:t xml:space="preserve"> tremendously</w:t>
      </w:r>
      <w:r w:rsidRPr="00C45B24">
        <w:rPr>
          <w:spacing w:val="-1"/>
          <w:lang w:val="en-US"/>
        </w:rPr>
        <w:t xml:space="preserve">! </w:t>
      </w:r>
      <w:r w:rsidR="00F35310">
        <w:rPr>
          <w:spacing w:val="-1"/>
          <w:lang w:val="en-US"/>
        </w:rPr>
        <w:t>T</w:t>
      </w:r>
      <w:r w:rsidRPr="00C45B24">
        <w:rPr>
          <w:spacing w:val="-1"/>
          <w:lang w:val="en-US"/>
        </w:rPr>
        <w:t xml:space="preserve">he same time, Frank Rosenblat invented the </w:t>
      </w:r>
      <w:r w:rsidR="00F35310">
        <w:rPr>
          <w:spacing w:val="-1"/>
          <w:lang w:val="en-US"/>
        </w:rPr>
        <w:t>p</w:t>
      </w:r>
      <w:r w:rsidR="003C5378" w:rsidRPr="00C45B24">
        <w:rPr>
          <w:spacing w:val="-1"/>
          <w:lang w:val="en-US"/>
        </w:rPr>
        <w:t>erceptron</w:t>
      </w:r>
      <w:ins w:id="77" w:author="Олександр Романченко" w:date="2020-05-16T20:21:00Z">
        <w:r w:rsidR="00187CFD">
          <w:rPr>
            <w:rStyle w:val="FootnoteReference"/>
            <w:spacing w:val="-1"/>
            <w:lang w:val="en-US"/>
          </w:rPr>
          <w:footnoteReference w:id="5"/>
        </w:r>
      </w:ins>
      <w:r w:rsidR="003C5378" w:rsidRPr="00C45B24">
        <w:rPr>
          <w:spacing w:val="-1"/>
          <w:lang w:val="en-US"/>
        </w:rPr>
        <w:t>,</w:t>
      </w:r>
      <w:r w:rsidRPr="00C45B24">
        <w:rPr>
          <w:spacing w:val="-1"/>
          <w:lang w:val="en-US"/>
        </w:rPr>
        <w:t xml:space="preserve"> </w:t>
      </w:r>
      <w:r w:rsidR="00F35310">
        <w:rPr>
          <w:spacing w:val="-1"/>
          <w:lang w:val="en-US"/>
        </w:rPr>
        <w:t>it</w:t>
      </w:r>
      <w:r w:rsidRPr="00C45B24">
        <w:rPr>
          <w:spacing w:val="-1"/>
          <w:lang w:val="en-US"/>
        </w:rPr>
        <w:t xml:space="preserve"> was a very simple classifier but</w:t>
      </w:r>
      <w:r w:rsidR="00F35310">
        <w:rPr>
          <w:spacing w:val="-1"/>
          <w:lang w:val="en-US"/>
        </w:rPr>
        <w:t xml:space="preserve"> </w:t>
      </w:r>
      <w:r w:rsidRPr="00C45B24">
        <w:rPr>
          <w:spacing w:val="-1"/>
          <w:lang w:val="en-US"/>
        </w:rPr>
        <w:lastRenderedPageBreak/>
        <w:t>combined in</w:t>
      </w:r>
      <w:r w:rsidR="00F35310">
        <w:rPr>
          <w:spacing w:val="-1"/>
          <w:lang w:val="en-US"/>
        </w:rPr>
        <w:t>to</w:t>
      </w:r>
      <w:r w:rsidRPr="00C45B24">
        <w:rPr>
          <w:spacing w:val="-1"/>
          <w:lang w:val="en-US"/>
        </w:rPr>
        <w:t xml:space="preserve"> large numbers, a network, it </w:t>
      </w:r>
      <w:r w:rsidR="00F35310">
        <w:rPr>
          <w:spacing w:val="-1"/>
          <w:lang w:val="en-US"/>
        </w:rPr>
        <w:t xml:space="preserve">has </w:t>
      </w:r>
      <w:r w:rsidRPr="00C45B24">
        <w:rPr>
          <w:spacing w:val="-1"/>
          <w:lang w:val="en-US"/>
        </w:rPr>
        <w:t>bec</w:t>
      </w:r>
      <w:r w:rsidR="00F35310">
        <w:rPr>
          <w:spacing w:val="-1"/>
          <w:lang w:val="en-US"/>
        </w:rPr>
        <w:t>o</w:t>
      </w:r>
      <w:r w:rsidRPr="00C45B24">
        <w:rPr>
          <w:spacing w:val="-1"/>
          <w:lang w:val="en-US"/>
        </w:rPr>
        <w:t xml:space="preserve">me a powerful </w:t>
      </w:r>
      <w:r w:rsidR="00F35310">
        <w:rPr>
          <w:spacing w:val="-1"/>
          <w:lang w:val="en-US"/>
        </w:rPr>
        <w:t>machine</w:t>
      </w:r>
      <w:r w:rsidRPr="00C45B24">
        <w:rPr>
          <w:spacing w:val="-1"/>
          <w:lang w:val="en-US"/>
        </w:rPr>
        <w:t xml:space="preserve">. </w:t>
      </w:r>
      <w:r w:rsidR="00FA5ACA">
        <w:rPr>
          <w:spacing w:val="-1"/>
          <w:lang w:val="en-US"/>
        </w:rPr>
        <w:t>T</w:t>
      </w:r>
      <w:r w:rsidRPr="00C45B24">
        <w:rPr>
          <w:spacing w:val="-1"/>
          <w:lang w:val="en-US"/>
        </w:rPr>
        <w:t xml:space="preserve">he monster </w:t>
      </w:r>
      <w:r w:rsidR="00FA5ACA">
        <w:rPr>
          <w:spacing w:val="-1"/>
          <w:lang w:val="en-US"/>
        </w:rPr>
        <w:t>wa</w:t>
      </w:r>
      <w:r w:rsidRPr="00C45B24">
        <w:rPr>
          <w:spacing w:val="-1"/>
          <w:lang w:val="en-US"/>
        </w:rPr>
        <w:t xml:space="preserve">s relative to time and that time, </w:t>
      </w:r>
      <w:r w:rsidR="00FA5ACA">
        <w:rPr>
          <w:spacing w:val="-1"/>
          <w:lang w:val="en-US"/>
        </w:rPr>
        <w:t>tha</w:t>
      </w:r>
      <w:r w:rsidRPr="00C45B24">
        <w:rPr>
          <w:spacing w:val="-1"/>
          <w:lang w:val="en-US"/>
        </w:rPr>
        <w:t xml:space="preserve">t was real breakthrough. </w:t>
      </w:r>
      <w:r w:rsidR="00FA5ACA">
        <w:rPr>
          <w:spacing w:val="-1"/>
          <w:lang w:val="en-US"/>
        </w:rPr>
        <w:t>After that</w:t>
      </w:r>
      <w:r w:rsidRPr="00C45B24">
        <w:rPr>
          <w:spacing w:val="-1"/>
          <w:lang w:val="en-US"/>
        </w:rPr>
        <w:t xml:space="preserve"> we s</w:t>
      </w:r>
      <w:r w:rsidR="00FA5ACA">
        <w:rPr>
          <w:spacing w:val="-1"/>
          <w:lang w:val="en-US"/>
        </w:rPr>
        <w:t>aw</w:t>
      </w:r>
      <w:r w:rsidRPr="00C45B24">
        <w:rPr>
          <w:spacing w:val="-1"/>
          <w:lang w:val="en-US"/>
        </w:rPr>
        <w:t xml:space="preserve"> </w:t>
      </w:r>
      <w:r w:rsidR="00FA5ACA">
        <w:rPr>
          <w:spacing w:val="-1"/>
          <w:lang w:val="en-US"/>
        </w:rPr>
        <w:t xml:space="preserve">few </w:t>
      </w:r>
      <w:r w:rsidRPr="00C45B24">
        <w:rPr>
          <w:spacing w:val="-1"/>
          <w:lang w:val="en-US"/>
        </w:rPr>
        <w:t>years of stagnation neural network</w:t>
      </w:r>
      <w:r w:rsidR="00FA5ACA">
        <w:rPr>
          <w:spacing w:val="-1"/>
          <w:lang w:val="en-US"/>
        </w:rPr>
        <w:t>s</w:t>
      </w:r>
      <w:r w:rsidRPr="00C45B24">
        <w:rPr>
          <w:spacing w:val="-1"/>
          <w:lang w:val="en-US"/>
        </w:rPr>
        <w:t xml:space="preserve"> field </w:t>
      </w:r>
      <w:r w:rsidR="00FA5ACA">
        <w:rPr>
          <w:spacing w:val="-1"/>
          <w:lang w:val="en-US"/>
        </w:rPr>
        <w:t>because of</w:t>
      </w:r>
      <w:r w:rsidRPr="00C45B24">
        <w:rPr>
          <w:spacing w:val="-1"/>
          <w:lang w:val="en-US"/>
        </w:rPr>
        <w:t xml:space="preserve"> its difficulties solving certain problems.</w:t>
      </w:r>
    </w:p>
    <w:p w14:paraId="2C676C65" w14:textId="31DD3956" w:rsidR="00D25C32" w:rsidRPr="00C45B24" w:rsidRDefault="00D25C32" w:rsidP="00082F3D">
      <w:pPr>
        <w:shd w:val="clear" w:color="auto" w:fill="FFFFFF"/>
        <w:spacing w:before="480" w:line="360" w:lineRule="auto"/>
        <w:jc w:val="both"/>
        <w:rPr>
          <w:spacing w:val="-1"/>
          <w:lang w:val="en-US"/>
        </w:rPr>
      </w:pPr>
      <w:r w:rsidRPr="00C45B24">
        <w:rPr>
          <w:spacing w:val="-1"/>
          <w:lang w:val="en-US"/>
        </w:rPr>
        <w:t xml:space="preserve">Thanks statistics, </w:t>
      </w:r>
      <w:r w:rsidR="00CD5264">
        <w:rPr>
          <w:spacing w:val="-1"/>
          <w:lang w:val="en-US"/>
        </w:rPr>
        <w:t xml:space="preserve">ML </w:t>
      </w:r>
      <w:r w:rsidRPr="00C45B24">
        <w:rPr>
          <w:spacing w:val="-1"/>
          <w:lang w:val="en-US"/>
        </w:rPr>
        <w:t xml:space="preserve">became </w:t>
      </w:r>
      <w:r w:rsidR="00CD5264">
        <w:rPr>
          <w:spacing w:val="-1"/>
          <w:lang w:val="en-US"/>
        </w:rPr>
        <w:t xml:space="preserve">really </w:t>
      </w:r>
      <w:r w:rsidRPr="00C45B24">
        <w:rPr>
          <w:spacing w:val="-1"/>
          <w:lang w:val="en-US"/>
        </w:rPr>
        <w:t xml:space="preserve">famous in 1990s. The </w:t>
      </w:r>
      <w:r w:rsidR="003A5D3D">
        <w:rPr>
          <w:spacing w:val="-1"/>
          <w:lang w:val="en-US"/>
        </w:rPr>
        <w:t>combination</w:t>
      </w:r>
      <w:r w:rsidRPr="00C45B24">
        <w:rPr>
          <w:spacing w:val="-1"/>
          <w:lang w:val="en-US"/>
        </w:rPr>
        <w:t xml:space="preserve"> of </w:t>
      </w:r>
      <w:r w:rsidR="003A5D3D" w:rsidRPr="00C45B24">
        <w:rPr>
          <w:spacing w:val="-1"/>
          <w:lang w:val="en-US"/>
        </w:rPr>
        <w:t xml:space="preserve">statistics </w:t>
      </w:r>
      <w:r w:rsidR="003A5D3D">
        <w:rPr>
          <w:spacing w:val="-1"/>
          <w:lang w:val="en-US"/>
        </w:rPr>
        <w:t xml:space="preserve">and </w:t>
      </w:r>
      <w:r w:rsidRPr="00C45B24">
        <w:rPr>
          <w:spacing w:val="-1"/>
          <w:lang w:val="en-US"/>
        </w:rPr>
        <w:t>computer science</w:t>
      </w:r>
      <w:r w:rsidR="003A5D3D">
        <w:rPr>
          <w:spacing w:val="-1"/>
          <w:lang w:val="en-US"/>
        </w:rPr>
        <w:t xml:space="preserve"> </w:t>
      </w:r>
      <w:r w:rsidRPr="00C45B24">
        <w:rPr>
          <w:spacing w:val="-1"/>
          <w:lang w:val="en-US"/>
        </w:rPr>
        <w:t xml:space="preserve">gave birth to AI. </w:t>
      </w:r>
      <w:r w:rsidR="0076267A">
        <w:rPr>
          <w:spacing w:val="-1"/>
          <w:lang w:val="en-US"/>
        </w:rPr>
        <w:t>It has</w:t>
      </w:r>
      <w:r w:rsidRPr="00C45B24">
        <w:rPr>
          <w:spacing w:val="-1"/>
          <w:lang w:val="en-US"/>
        </w:rPr>
        <w:t xml:space="preserve"> shifted th</w:t>
      </w:r>
      <w:r w:rsidR="0076267A">
        <w:rPr>
          <w:spacing w:val="-1"/>
          <w:lang w:val="en-US"/>
        </w:rPr>
        <w:t>is</w:t>
      </w:r>
      <w:r w:rsidRPr="00C45B24">
        <w:rPr>
          <w:spacing w:val="-1"/>
          <w:lang w:val="en-US"/>
        </w:rPr>
        <w:t xml:space="preserve"> field further toward</w:t>
      </w:r>
      <w:r w:rsidR="0076267A">
        <w:rPr>
          <w:spacing w:val="-1"/>
          <w:lang w:val="en-US"/>
        </w:rPr>
        <w:t>s</w:t>
      </w:r>
      <w:r w:rsidRPr="00C45B24">
        <w:rPr>
          <w:spacing w:val="-1"/>
          <w:lang w:val="en-US"/>
        </w:rPr>
        <w:t xml:space="preserve"> data-driven approaches. </w:t>
      </w:r>
      <w:r w:rsidR="0076267A">
        <w:rPr>
          <w:spacing w:val="-1"/>
          <w:lang w:val="en-US"/>
        </w:rPr>
        <w:t>With</w:t>
      </w:r>
      <w:r w:rsidRPr="00C45B24">
        <w:rPr>
          <w:spacing w:val="-1"/>
          <w:lang w:val="en-US"/>
        </w:rPr>
        <w:t xml:space="preserve"> large-scale data, scientists </w:t>
      </w:r>
      <w:r w:rsidR="0076267A">
        <w:rPr>
          <w:spacing w:val="-1"/>
          <w:lang w:val="en-US"/>
        </w:rPr>
        <w:t>have built</w:t>
      </w:r>
      <w:r w:rsidRPr="00C45B24">
        <w:rPr>
          <w:spacing w:val="-1"/>
          <w:lang w:val="en-US"/>
        </w:rPr>
        <w:t xml:space="preserve"> intelligent systems </w:t>
      </w:r>
      <w:r w:rsidR="0076267A">
        <w:rPr>
          <w:spacing w:val="-1"/>
          <w:lang w:val="en-US"/>
        </w:rPr>
        <w:t>which</w:t>
      </w:r>
      <w:r w:rsidRPr="00C45B24">
        <w:rPr>
          <w:spacing w:val="-1"/>
          <w:lang w:val="en-US"/>
        </w:rPr>
        <w:t xml:space="preserve"> were able to </w:t>
      </w:r>
      <w:r w:rsidR="0076267A">
        <w:rPr>
          <w:spacing w:val="-1"/>
          <w:lang w:val="en-US"/>
        </w:rPr>
        <w:t>learn and analyze huge</w:t>
      </w:r>
      <w:r w:rsidRPr="00C45B24">
        <w:rPr>
          <w:spacing w:val="-1"/>
          <w:lang w:val="en-US"/>
        </w:rPr>
        <w:t xml:space="preserve"> amounts of data. Deep Blue system </w:t>
      </w:r>
      <w:r w:rsidR="00832AE0">
        <w:rPr>
          <w:spacing w:val="-1"/>
          <w:lang w:val="en-US"/>
        </w:rPr>
        <w:t xml:space="preserve">has </w:t>
      </w:r>
      <w:r w:rsidRPr="00C45B24">
        <w:rPr>
          <w:spacing w:val="-1"/>
          <w:lang w:val="en-US"/>
        </w:rPr>
        <w:t>beat</w:t>
      </w:r>
      <w:r w:rsidR="00832AE0">
        <w:rPr>
          <w:spacing w:val="-1"/>
          <w:lang w:val="en-US"/>
        </w:rPr>
        <w:t>en</w:t>
      </w:r>
      <w:r w:rsidRPr="00C45B24">
        <w:rPr>
          <w:spacing w:val="-1"/>
          <w:lang w:val="en-US"/>
        </w:rPr>
        <w:t xml:space="preserve"> world </w:t>
      </w:r>
      <w:r w:rsidR="00832AE0">
        <w:rPr>
          <w:spacing w:val="-1"/>
          <w:lang w:val="en-US"/>
        </w:rPr>
        <w:t>chess champion</w:t>
      </w:r>
      <w:r w:rsidRPr="00C45B24">
        <w:rPr>
          <w:spacing w:val="-1"/>
          <w:lang w:val="en-US"/>
        </w:rPr>
        <w:t xml:space="preserve">, Garry Kasparov. Kasparov accused IBM </w:t>
      </w:r>
      <w:r w:rsidR="00CA265B">
        <w:rPr>
          <w:spacing w:val="-1"/>
          <w:lang w:val="en-US"/>
        </w:rPr>
        <w:t>in</w:t>
      </w:r>
      <w:r w:rsidRPr="00C45B24">
        <w:rPr>
          <w:spacing w:val="-1"/>
          <w:lang w:val="en-US"/>
        </w:rPr>
        <w:t xml:space="preserve"> cheating, but </w:t>
      </w:r>
      <w:r w:rsidR="00CA265B">
        <w:rPr>
          <w:spacing w:val="-1"/>
          <w:lang w:val="en-US"/>
        </w:rPr>
        <w:t xml:space="preserve">now </w:t>
      </w:r>
      <w:r w:rsidRPr="00C45B24">
        <w:rPr>
          <w:spacing w:val="-1"/>
          <w:lang w:val="en-US"/>
        </w:rPr>
        <w:t>i</w:t>
      </w:r>
      <w:r w:rsidR="00CA265B">
        <w:rPr>
          <w:spacing w:val="-1"/>
          <w:lang w:val="en-US"/>
        </w:rPr>
        <w:t>t’</w:t>
      </w:r>
      <w:r w:rsidRPr="00C45B24">
        <w:rPr>
          <w:spacing w:val="-1"/>
          <w:lang w:val="en-US"/>
        </w:rPr>
        <w:t>s piece of history and Deep Blue rest</w:t>
      </w:r>
      <w:r w:rsidR="00CA265B">
        <w:rPr>
          <w:spacing w:val="-1"/>
          <w:lang w:val="en-US"/>
        </w:rPr>
        <w:t>s</w:t>
      </w:r>
      <w:r w:rsidRPr="00C45B24">
        <w:rPr>
          <w:spacing w:val="-1"/>
          <w:lang w:val="en-US"/>
        </w:rPr>
        <w:t xml:space="preserve"> peacefully in museum.</w:t>
      </w:r>
    </w:p>
    <w:p w14:paraId="16B62713" w14:textId="44B05B0C" w:rsidR="00D25C32" w:rsidRPr="00E5738B" w:rsidRDefault="002A3231" w:rsidP="00082F3D">
      <w:pPr>
        <w:shd w:val="clear" w:color="auto" w:fill="FFFFFF"/>
        <w:spacing w:before="468" w:line="360" w:lineRule="auto"/>
        <w:jc w:val="both"/>
        <w:outlineLvl w:val="0"/>
        <w:rPr>
          <w:b/>
          <w:bCs/>
          <w:spacing w:val="-5"/>
          <w:kern w:val="36"/>
          <w:lang w:val="en-US"/>
        </w:rPr>
      </w:pPr>
      <w:bookmarkStart w:id="89" w:name="_Toc40570886"/>
      <w:r>
        <w:rPr>
          <w:b/>
          <w:bCs/>
          <w:spacing w:val="-5"/>
          <w:kern w:val="36"/>
          <w:lang w:val="en-US"/>
        </w:rPr>
        <w:t xml:space="preserve">1.2 </w:t>
      </w:r>
      <w:r w:rsidR="00BE1C77">
        <w:rPr>
          <w:b/>
          <w:bCs/>
          <w:spacing w:val="-5"/>
          <w:kern w:val="36"/>
          <w:lang w:val="en-US"/>
        </w:rPr>
        <w:t xml:space="preserve">  </w:t>
      </w:r>
      <w:r w:rsidR="00D25C32" w:rsidRPr="00E5738B">
        <w:rPr>
          <w:b/>
          <w:bCs/>
          <w:spacing w:val="-5"/>
          <w:kern w:val="36"/>
          <w:lang w:val="en-US"/>
        </w:rPr>
        <w:t xml:space="preserve">What is Machine </w:t>
      </w:r>
      <w:commentRangeStart w:id="90"/>
      <w:commentRangeStart w:id="91"/>
      <w:r w:rsidR="00D25C32" w:rsidRPr="00E5738B">
        <w:rPr>
          <w:b/>
          <w:bCs/>
          <w:spacing w:val="-5"/>
          <w:kern w:val="36"/>
          <w:lang w:val="en-US"/>
        </w:rPr>
        <w:t>Learning</w:t>
      </w:r>
      <w:commentRangeEnd w:id="90"/>
      <w:r w:rsidR="00940936">
        <w:rPr>
          <w:rStyle w:val="CommentReference"/>
        </w:rPr>
        <w:commentReference w:id="90"/>
      </w:r>
      <w:commentRangeEnd w:id="91"/>
      <w:r w:rsidR="00633982">
        <w:rPr>
          <w:rStyle w:val="CommentReference"/>
        </w:rPr>
        <w:commentReference w:id="91"/>
      </w:r>
      <w:r w:rsidR="00D25C32" w:rsidRPr="00E5738B">
        <w:rPr>
          <w:b/>
          <w:bCs/>
          <w:spacing w:val="-5"/>
          <w:kern w:val="36"/>
          <w:lang w:val="en-US"/>
        </w:rPr>
        <w:t>?</w:t>
      </w:r>
      <w:bookmarkEnd w:id="89"/>
    </w:p>
    <w:p w14:paraId="6505C936" w14:textId="6DABFD67" w:rsidR="00D25C32" w:rsidRPr="00E5738B" w:rsidRDefault="00B745AB" w:rsidP="00E5738B">
      <w:pPr>
        <w:spacing w:line="360" w:lineRule="auto"/>
        <w:jc w:val="center"/>
        <w:rPr>
          <w:lang w:val="en-US"/>
        </w:rPr>
      </w:pPr>
      <w:r>
        <w:rPr>
          <w:i/>
          <w:iCs/>
          <w:spacing w:val="-5"/>
          <w:kern w:val="36"/>
          <w:lang w:val="en-US"/>
        </w:rPr>
        <w:t>F</w:t>
      </w:r>
      <w:r w:rsidR="00E5738B" w:rsidRPr="00E5738B">
        <w:rPr>
          <w:i/>
          <w:iCs/>
          <w:spacing w:val="-5"/>
          <w:kern w:val="36"/>
          <w:lang w:val="en-US"/>
        </w:rPr>
        <w:t>ig</w:t>
      </w:r>
      <w:r>
        <w:rPr>
          <w:i/>
          <w:iCs/>
          <w:spacing w:val="-5"/>
          <w:kern w:val="36"/>
          <w:lang w:val="en-US"/>
        </w:rPr>
        <w:t xml:space="preserve">ure </w:t>
      </w:r>
      <w:r w:rsidR="00AE047E">
        <w:rPr>
          <w:i/>
          <w:iCs/>
          <w:spacing w:val="-5"/>
          <w:kern w:val="36"/>
          <w:lang w:val="en-US"/>
        </w:rPr>
        <w:t>2</w:t>
      </w:r>
    </w:p>
    <w:p w14:paraId="2A04F722" w14:textId="05DBDD00" w:rsidR="00D25C32" w:rsidRDefault="00D25C32" w:rsidP="00082F3D">
      <w:pPr>
        <w:spacing w:line="360" w:lineRule="auto"/>
        <w:jc w:val="both"/>
      </w:pPr>
      <w:r w:rsidRPr="00C45B24">
        <w:fldChar w:fldCharType="begin"/>
      </w:r>
      <w:r w:rsidRPr="00C45B24">
        <w:instrText xml:space="preserve"> INCLUDEPICTURE "https://miro.medium.com/max/3291/1*x_oHroISu3kM_s6mkkVpKQ.png" \* MERGEFORMATINET </w:instrText>
      </w:r>
      <w:r w:rsidRPr="00C45B24">
        <w:fldChar w:fldCharType="separate"/>
      </w:r>
      <w:r w:rsidRPr="00C45B24">
        <w:rPr>
          <w:noProof/>
        </w:rPr>
        <w:drawing>
          <wp:inline distT="0" distB="0" distL="0" distR="0" wp14:anchorId="115618EF" wp14:editId="2DC9763E">
            <wp:extent cx="5756910" cy="3018155"/>
            <wp:effectExtent l="0" t="0" r="0" b="4445"/>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018155"/>
                    </a:xfrm>
                    <a:prstGeom prst="rect">
                      <a:avLst/>
                    </a:prstGeom>
                    <a:noFill/>
                    <a:ln>
                      <a:noFill/>
                    </a:ln>
                  </pic:spPr>
                </pic:pic>
              </a:graphicData>
            </a:graphic>
          </wp:inline>
        </w:drawing>
      </w:r>
      <w:r w:rsidRPr="00C45B24">
        <w:fldChar w:fldCharType="end"/>
      </w:r>
    </w:p>
    <w:p w14:paraId="5EB9F727" w14:textId="212568F4" w:rsidR="001536E2" w:rsidRPr="00E5738B" w:rsidRDefault="001536E2" w:rsidP="00E5738B">
      <w:pPr>
        <w:spacing w:line="360" w:lineRule="auto"/>
        <w:jc w:val="center"/>
        <w:rPr>
          <w:i/>
          <w:iCs/>
          <w:lang w:val="en-US"/>
        </w:rPr>
      </w:pPr>
      <w:r w:rsidRPr="00E5738B">
        <w:rPr>
          <w:i/>
          <w:iCs/>
          <w:spacing w:val="-5"/>
          <w:kern w:val="36"/>
          <w:lang w:val="en-US"/>
        </w:rPr>
        <w:t>source: towardsdatascience.com</w:t>
      </w:r>
    </w:p>
    <w:p w14:paraId="1B899704" w14:textId="04DCE32A" w:rsidR="00D25C32" w:rsidRPr="00C45B24" w:rsidRDefault="00D25C32" w:rsidP="00082F3D">
      <w:pPr>
        <w:shd w:val="clear" w:color="auto" w:fill="FFFFFF"/>
        <w:spacing w:before="480" w:line="360" w:lineRule="auto"/>
        <w:jc w:val="both"/>
        <w:rPr>
          <w:spacing w:val="-1"/>
          <w:lang w:val="en-US"/>
        </w:rPr>
      </w:pPr>
      <w:r w:rsidRPr="00C45B24">
        <w:rPr>
          <w:spacing w:val="-1"/>
          <w:lang w:val="en-US"/>
        </w:rPr>
        <w:t>According to Arthur Samuel, ML</w:t>
      </w:r>
      <w:r w:rsidR="00EA36EA">
        <w:rPr>
          <w:spacing w:val="-1"/>
          <w:lang w:val="en-US"/>
        </w:rPr>
        <w:t xml:space="preserve"> </w:t>
      </w:r>
      <w:r w:rsidRPr="00C45B24">
        <w:rPr>
          <w:spacing w:val="-1"/>
          <w:lang w:val="en-US"/>
        </w:rPr>
        <w:t xml:space="preserve">algorithms </w:t>
      </w:r>
      <w:r w:rsidR="00EA36EA">
        <w:rPr>
          <w:spacing w:val="-1"/>
          <w:lang w:val="en-US"/>
        </w:rPr>
        <w:t xml:space="preserve">let </w:t>
      </w:r>
      <w:r w:rsidRPr="00C45B24">
        <w:rPr>
          <w:spacing w:val="-1"/>
          <w:lang w:val="en-US"/>
        </w:rPr>
        <w:t xml:space="preserve">computers </w:t>
      </w:r>
      <w:r w:rsidR="00EA36EA">
        <w:rPr>
          <w:spacing w:val="-1"/>
          <w:lang w:val="en-US"/>
        </w:rPr>
        <w:t xml:space="preserve">learning </w:t>
      </w:r>
      <w:r w:rsidRPr="00C45B24">
        <w:rPr>
          <w:spacing w:val="-1"/>
          <w:lang w:val="en-US"/>
        </w:rPr>
        <w:t xml:space="preserve">from data, and improve themselves, </w:t>
      </w:r>
      <w:r w:rsidR="00EA36EA">
        <w:rPr>
          <w:spacing w:val="-1"/>
          <w:lang w:val="en-US"/>
        </w:rPr>
        <w:t xml:space="preserve">even </w:t>
      </w:r>
      <w:r w:rsidRPr="00C45B24">
        <w:rPr>
          <w:spacing w:val="-1"/>
          <w:lang w:val="en-US"/>
        </w:rPr>
        <w:t>without being programmed</w:t>
      </w:r>
      <w:r w:rsidR="00EA36EA">
        <w:rPr>
          <w:spacing w:val="-1"/>
          <w:lang w:val="en-US"/>
        </w:rPr>
        <w:t xml:space="preserve"> </w:t>
      </w:r>
      <w:r w:rsidR="00EA36EA" w:rsidRPr="00C45B24">
        <w:rPr>
          <w:spacing w:val="-1"/>
          <w:lang w:val="en-US"/>
        </w:rPr>
        <w:t>explicitly</w:t>
      </w:r>
      <w:ins w:id="92" w:author="Олександр Романченко" w:date="2020-05-16T20:03:00Z">
        <w:r w:rsidR="00F30C6E">
          <w:rPr>
            <w:rStyle w:val="FootnoteReference"/>
            <w:spacing w:val="-1"/>
            <w:lang w:val="en-US"/>
          </w:rPr>
          <w:footnoteReference w:id="6"/>
        </w:r>
      </w:ins>
      <w:r w:rsidRPr="00C45B24">
        <w:rPr>
          <w:spacing w:val="-1"/>
          <w:lang w:val="en-US"/>
        </w:rPr>
        <w:t>.</w:t>
      </w:r>
    </w:p>
    <w:p w14:paraId="087328C2" w14:textId="456D2194" w:rsidR="00D25C32" w:rsidRPr="00C45B24" w:rsidRDefault="00D25C32" w:rsidP="00082F3D">
      <w:pPr>
        <w:shd w:val="clear" w:color="auto" w:fill="FFFFFF"/>
        <w:spacing w:before="480" w:line="360" w:lineRule="auto"/>
        <w:jc w:val="both"/>
        <w:rPr>
          <w:spacing w:val="-1"/>
          <w:lang w:val="en-US"/>
        </w:rPr>
      </w:pPr>
      <w:r w:rsidRPr="00C45B24">
        <w:rPr>
          <w:spacing w:val="-1"/>
          <w:lang w:val="en-US"/>
        </w:rPr>
        <w:lastRenderedPageBreak/>
        <w:t>Machine learning is category of algorithm</w:t>
      </w:r>
      <w:r w:rsidR="00C76B93">
        <w:rPr>
          <w:spacing w:val="-1"/>
          <w:lang w:val="en-US"/>
        </w:rPr>
        <w:t>s</w:t>
      </w:r>
      <w:r w:rsidRPr="00C45B24">
        <w:rPr>
          <w:spacing w:val="-1"/>
          <w:lang w:val="en-US"/>
        </w:rPr>
        <w:t xml:space="preserve"> that allow software to become more </w:t>
      </w:r>
      <w:r w:rsidR="00C76B93">
        <w:rPr>
          <w:spacing w:val="-1"/>
          <w:lang w:val="en-US"/>
        </w:rPr>
        <w:t xml:space="preserve">precise </w:t>
      </w:r>
      <w:r w:rsidRPr="00C45B24">
        <w:rPr>
          <w:spacing w:val="-1"/>
          <w:lang w:val="en-US"/>
        </w:rPr>
        <w:t xml:space="preserve">in outcomes </w:t>
      </w:r>
      <w:r w:rsidR="00C76B93" w:rsidRPr="00C45B24">
        <w:rPr>
          <w:spacing w:val="-1"/>
          <w:lang w:val="en-US"/>
        </w:rPr>
        <w:t>predicti</w:t>
      </w:r>
      <w:r w:rsidR="00C76B93">
        <w:rPr>
          <w:spacing w:val="-1"/>
          <w:lang w:val="en-US"/>
        </w:rPr>
        <w:t>on</w:t>
      </w:r>
      <w:r w:rsidR="00C76B93" w:rsidRPr="00C45B24">
        <w:rPr>
          <w:spacing w:val="-1"/>
          <w:lang w:val="en-US"/>
        </w:rPr>
        <w:t xml:space="preserve"> </w:t>
      </w:r>
      <w:r w:rsidRPr="00C45B24">
        <w:rPr>
          <w:spacing w:val="-1"/>
          <w:lang w:val="en-US"/>
        </w:rPr>
        <w:t xml:space="preserve">without being </w:t>
      </w:r>
      <w:r w:rsidR="00C76B93" w:rsidRPr="00C45B24">
        <w:rPr>
          <w:spacing w:val="-1"/>
          <w:lang w:val="en-US"/>
        </w:rPr>
        <w:t xml:space="preserve">programmed </w:t>
      </w:r>
      <w:r w:rsidRPr="00C45B24">
        <w:rPr>
          <w:spacing w:val="-1"/>
          <w:lang w:val="en-US"/>
        </w:rPr>
        <w:t xml:space="preserve">explicitly. The basic </w:t>
      </w:r>
      <w:r w:rsidR="00DF14D7">
        <w:rPr>
          <w:spacing w:val="-1"/>
          <w:lang w:val="en-US"/>
        </w:rPr>
        <w:t xml:space="preserve">feature </w:t>
      </w:r>
      <w:r w:rsidRPr="00C45B24">
        <w:rPr>
          <w:spacing w:val="-1"/>
          <w:lang w:val="en-US"/>
        </w:rPr>
        <w:t xml:space="preserve">of </w:t>
      </w:r>
      <w:r w:rsidR="00DF14D7">
        <w:rPr>
          <w:spacing w:val="-1"/>
          <w:lang w:val="en-US"/>
        </w:rPr>
        <w:t>ML</w:t>
      </w:r>
      <w:r w:rsidRPr="00C45B24">
        <w:rPr>
          <w:spacing w:val="-1"/>
          <w:lang w:val="en-US"/>
        </w:rPr>
        <w:t xml:space="preserve"> is to build algorithm that receive</w:t>
      </w:r>
      <w:r w:rsidR="00DF14D7">
        <w:rPr>
          <w:spacing w:val="-1"/>
          <w:lang w:val="en-US"/>
        </w:rPr>
        <w:t>s</w:t>
      </w:r>
      <w:r w:rsidRPr="00C45B24">
        <w:rPr>
          <w:spacing w:val="-1"/>
          <w:lang w:val="en-US"/>
        </w:rPr>
        <w:t xml:space="preserve"> input data and </w:t>
      </w:r>
      <w:r w:rsidR="00DF14D7">
        <w:rPr>
          <w:spacing w:val="-1"/>
          <w:lang w:val="en-US"/>
        </w:rPr>
        <w:t xml:space="preserve">with the </w:t>
      </w:r>
      <w:r w:rsidRPr="00C45B24">
        <w:rPr>
          <w:spacing w:val="-1"/>
          <w:lang w:val="en-US"/>
        </w:rPr>
        <w:t xml:space="preserve">use </w:t>
      </w:r>
      <w:r w:rsidR="00DF14D7">
        <w:rPr>
          <w:spacing w:val="-1"/>
          <w:lang w:val="en-US"/>
        </w:rPr>
        <w:t xml:space="preserve">of </w:t>
      </w:r>
      <w:r w:rsidRPr="00C45B24">
        <w:rPr>
          <w:spacing w:val="-1"/>
          <w:lang w:val="en-US"/>
        </w:rPr>
        <w:t>statistical analysis predict</w:t>
      </w:r>
      <w:r w:rsidR="00DF14D7">
        <w:rPr>
          <w:spacing w:val="-1"/>
          <w:lang w:val="en-US"/>
        </w:rPr>
        <w:t>s</w:t>
      </w:r>
      <w:r w:rsidRPr="00C45B24">
        <w:rPr>
          <w:spacing w:val="-1"/>
          <w:lang w:val="en-US"/>
        </w:rPr>
        <w:t xml:space="preserve"> output updating output as </w:t>
      </w:r>
      <w:r w:rsidR="00DF14D7">
        <w:rPr>
          <w:spacing w:val="-1"/>
          <w:lang w:val="en-US"/>
        </w:rPr>
        <w:t xml:space="preserve">a </w:t>
      </w:r>
      <w:r w:rsidRPr="00C45B24">
        <w:rPr>
          <w:spacing w:val="-1"/>
          <w:lang w:val="en-US"/>
        </w:rPr>
        <w:t>new data available.</w:t>
      </w:r>
    </w:p>
    <w:p w14:paraId="44EF45B6" w14:textId="6D6B9335" w:rsidR="00D25C32" w:rsidRPr="00C45B24" w:rsidRDefault="002A3231" w:rsidP="00082F3D">
      <w:pPr>
        <w:shd w:val="clear" w:color="auto" w:fill="FFFFFF"/>
        <w:spacing w:before="468" w:line="360" w:lineRule="auto"/>
        <w:jc w:val="both"/>
        <w:outlineLvl w:val="0"/>
        <w:rPr>
          <w:b/>
          <w:bCs/>
          <w:spacing w:val="-5"/>
          <w:kern w:val="36"/>
          <w:lang w:val="en-US"/>
        </w:rPr>
      </w:pPr>
      <w:bookmarkStart w:id="112" w:name="_Toc40570887"/>
      <w:r>
        <w:rPr>
          <w:b/>
          <w:bCs/>
          <w:spacing w:val="-5"/>
          <w:kern w:val="36"/>
          <w:lang w:val="en-US"/>
        </w:rPr>
        <w:t xml:space="preserve">1.3 </w:t>
      </w:r>
      <w:r w:rsidR="00351B83">
        <w:rPr>
          <w:b/>
          <w:bCs/>
          <w:spacing w:val="-5"/>
          <w:kern w:val="36"/>
          <w:lang w:val="en-US"/>
        </w:rPr>
        <w:t xml:space="preserve">  </w:t>
      </w:r>
      <w:r w:rsidR="00D25C32" w:rsidRPr="00C45B24">
        <w:rPr>
          <w:b/>
          <w:bCs/>
          <w:spacing w:val="-5"/>
          <w:kern w:val="36"/>
          <w:lang w:val="en-US"/>
        </w:rPr>
        <w:t xml:space="preserve">Types of </w:t>
      </w:r>
      <w:r w:rsidR="006E44E0">
        <w:rPr>
          <w:b/>
          <w:bCs/>
          <w:spacing w:val="-5"/>
          <w:kern w:val="36"/>
          <w:lang w:val="en-US"/>
        </w:rPr>
        <w:t>ML</w:t>
      </w:r>
      <w:bookmarkEnd w:id="112"/>
    </w:p>
    <w:p w14:paraId="2A52298A" w14:textId="4B2A3B48" w:rsidR="00D25C32" w:rsidRPr="00C45B24" w:rsidRDefault="00D6206F" w:rsidP="00082F3D">
      <w:pPr>
        <w:shd w:val="clear" w:color="auto" w:fill="FFFFFF"/>
        <w:spacing w:before="206" w:line="360" w:lineRule="auto"/>
        <w:jc w:val="both"/>
        <w:rPr>
          <w:spacing w:val="-1"/>
          <w:lang w:val="en-US"/>
        </w:rPr>
      </w:pPr>
      <w:r>
        <w:rPr>
          <w:spacing w:val="-1"/>
          <w:lang w:val="en-US"/>
        </w:rPr>
        <w:t>ML</w:t>
      </w:r>
      <w:r w:rsidR="00D25C32" w:rsidRPr="00C45B24">
        <w:rPr>
          <w:spacing w:val="-1"/>
          <w:lang w:val="en-US"/>
        </w:rPr>
        <w:t xml:space="preserve"> </w:t>
      </w:r>
      <w:r>
        <w:rPr>
          <w:spacing w:val="-1"/>
          <w:lang w:val="en-US"/>
        </w:rPr>
        <w:t xml:space="preserve">may </w:t>
      </w:r>
      <w:r w:rsidR="00D25C32" w:rsidRPr="00C45B24">
        <w:rPr>
          <w:spacing w:val="-1"/>
          <w:lang w:val="en-US"/>
        </w:rPr>
        <w:t>be classified into 3 algorithm</w:t>
      </w:r>
      <w:r>
        <w:rPr>
          <w:spacing w:val="-1"/>
          <w:lang w:val="en-US"/>
        </w:rPr>
        <w:t xml:space="preserve"> </w:t>
      </w:r>
      <w:r w:rsidRPr="00C45B24">
        <w:rPr>
          <w:spacing w:val="-1"/>
          <w:lang w:val="en-US"/>
        </w:rPr>
        <w:t>types</w:t>
      </w:r>
      <w:r w:rsidR="00D25C32" w:rsidRPr="00C45B24">
        <w:rPr>
          <w:spacing w:val="-1"/>
          <w:lang w:val="en-US"/>
        </w:rPr>
        <w:t>.</w:t>
      </w:r>
    </w:p>
    <w:p w14:paraId="2D10657B" w14:textId="5E3F0E7A" w:rsidR="00D25C32" w:rsidRPr="00C45B24" w:rsidRDefault="00D25C32" w:rsidP="00082F3D">
      <w:pPr>
        <w:numPr>
          <w:ilvl w:val="0"/>
          <w:numId w:val="4"/>
        </w:numPr>
        <w:shd w:val="clear" w:color="auto" w:fill="FFFFFF"/>
        <w:spacing w:before="480" w:line="360" w:lineRule="auto"/>
        <w:ind w:left="450"/>
        <w:jc w:val="both"/>
        <w:rPr>
          <w:spacing w:val="-1"/>
          <w:lang w:val="en-US"/>
        </w:rPr>
      </w:pPr>
      <w:r w:rsidRPr="00C45B24">
        <w:rPr>
          <w:spacing w:val="-1"/>
          <w:lang w:val="en-US"/>
        </w:rPr>
        <w:t xml:space="preserve">Supervised Learning </w:t>
      </w:r>
    </w:p>
    <w:p w14:paraId="6911EB0F" w14:textId="6E7E721F" w:rsidR="00D25C32" w:rsidRPr="00C45B24" w:rsidRDefault="00D25C32" w:rsidP="00082F3D">
      <w:pPr>
        <w:numPr>
          <w:ilvl w:val="0"/>
          <w:numId w:val="4"/>
        </w:numPr>
        <w:shd w:val="clear" w:color="auto" w:fill="FFFFFF"/>
        <w:spacing w:before="252" w:line="360" w:lineRule="auto"/>
        <w:ind w:left="450"/>
        <w:jc w:val="both"/>
        <w:rPr>
          <w:spacing w:val="-1"/>
          <w:lang w:val="en-US"/>
        </w:rPr>
      </w:pPr>
      <w:r w:rsidRPr="00C45B24">
        <w:rPr>
          <w:spacing w:val="-1"/>
          <w:lang w:val="en-US"/>
        </w:rPr>
        <w:t xml:space="preserve">Unsupervised Learning </w:t>
      </w:r>
    </w:p>
    <w:p w14:paraId="0CAF5B3E" w14:textId="450658D1" w:rsidR="00282AB6" w:rsidRDefault="00D25C32" w:rsidP="00082F3D">
      <w:pPr>
        <w:numPr>
          <w:ilvl w:val="0"/>
          <w:numId w:val="4"/>
        </w:numPr>
        <w:shd w:val="clear" w:color="auto" w:fill="FFFFFF"/>
        <w:spacing w:before="252" w:line="360" w:lineRule="auto"/>
        <w:ind w:left="450"/>
        <w:jc w:val="both"/>
      </w:pPr>
      <w:r w:rsidRPr="00C45B24">
        <w:rPr>
          <w:spacing w:val="-1"/>
          <w:lang w:val="en-US"/>
        </w:rPr>
        <w:t>Reinforcement Learning</w:t>
      </w:r>
    </w:p>
    <w:p w14:paraId="1F8A1A8D" w14:textId="44772A80" w:rsidR="00282AB6" w:rsidRPr="00B745AB" w:rsidRDefault="00B745AB" w:rsidP="00B745AB">
      <w:pPr>
        <w:shd w:val="clear" w:color="auto" w:fill="FFFFFF"/>
        <w:spacing w:before="252" w:line="360" w:lineRule="auto"/>
        <w:ind w:left="90"/>
        <w:jc w:val="center"/>
        <w:rPr>
          <w:i/>
          <w:iCs/>
        </w:rPr>
      </w:pPr>
      <w:r w:rsidRPr="00B745AB">
        <w:rPr>
          <w:i/>
          <w:iCs/>
          <w:spacing w:val="-5"/>
          <w:kern w:val="36"/>
          <w:lang w:val="en-US"/>
        </w:rPr>
        <w:t xml:space="preserve">Figure </w:t>
      </w:r>
      <w:r w:rsidR="00AE047E">
        <w:rPr>
          <w:i/>
          <w:iCs/>
          <w:spacing w:val="-5"/>
          <w:kern w:val="36"/>
          <w:lang w:val="en-US"/>
        </w:rPr>
        <w:t>3.</w:t>
      </w:r>
      <w:r>
        <w:rPr>
          <w:i/>
          <w:iCs/>
          <w:spacing w:val="-5"/>
          <w:kern w:val="36"/>
          <w:lang w:val="en-US"/>
        </w:rPr>
        <w:t xml:space="preserve"> </w:t>
      </w:r>
      <w:r w:rsidRPr="00B745AB">
        <w:rPr>
          <w:i/>
          <w:iCs/>
          <w:lang w:val="en-US"/>
        </w:rPr>
        <w:t>3 Types of Learning</w:t>
      </w:r>
    </w:p>
    <w:p w14:paraId="63615415" w14:textId="03E108F4" w:rsidR="00D25C32" w:rsidRDefault="00D25C32" w:rsidP="00082F3D">
      <w:pPr>
        <w:spacing w:line="360" w:lineRule="auto"/>
        <w:jc w:val="both"/>
      </w:pPr>
      <w:r w:rsidRPr="00C45B24">
        <w:fldChar w:fldCharType="begin"/>
      </w:r>
      <w:r w:rsidRPr="00C45B24">
        <w:instrText xml:space="preserve"> INCLUDEPICTURE "https://miro.medium.com/max/1760/1*zHuGSwosBKFOZNKweIpWqw.jpeg" \* MERGEFORMATINET </w:instrText>
      </w:r>
      <w:r w:rsidRPr="00C45B24">
        <w:fldChar w:fldCharType="separate"/>
      </w:r>
      <w:r w:rsidRPr="00C45B24">
        <w:rPr>
          <w:noProof/>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C45B24">
        <w:fldChar w:fldCharType="end"/>
      </w:r>
    </w:p>
    <w:p w14:paraId="6B213003" w14:textId="5EB9C322" w:rsidR="00FD758D" w:rsidRDefault="00FD758D" w:rsidP="00B745AB">
      <w:pPr>
        <w:spacing w:line="360" w:lineRule="auto"/>
        <w:jc w:val="center"/>
        <w:rPr>
          <w:i/>
          <w:iCs/>
          <w:spacing w:val="-5"/>
          <w:kern w:val="36"/>
          <w:lang w:val="en-US"/>
        </w:rPr>
      </w:pPr>
      <w:r w:rsidRPr="00B745AB">
        <w:rPr>
          <w:i/>
          <w:iCs/>
          <w:spacing w:val="-5"/>
          <w:kern w:val="36"/>
          <w:lang w:val="en-US"/>
        </w:rPr>
        <w:t>source: towardsdatascience.com</w:t>
      </w:r>
    </w:p>
    <w:p w14:paraId="177FDD80" w14:textId="77777777" w:rsidR="00B8180D" w:rsidRPr="00B745AB" w:rsidRDefault="00B8180D" w:rsidP="00B745AB">
      <w:pPr>
        <w:spacing w:line="360" w:lineRule="auto"/>
        <w:jc w:val="center"/>
        <w:rPr>
          <w:i/>
          <w:iCs/>
          <w:lang w:val="en-US"/>
        </w:rPr>
      </w:pPr>
    </w:p>
    <w:p w14:paraId="6039ED1D" w14:textId="0D300CD7" w:rsidR="00D25C32" w:rsidRPr="00C45B24" w:rsidRDefault="00713E16" w:rsidP="00082F3D">
      <w:pPr>
        <w:shd w:val="clear" w:color="auto" w:fill="FFFFFF"/>
        <w:spacing w:before="468" w:line="360" w:lineRule="auto"/>
        <w:jc w:val="both"/>
        <w:outlineLvl w:val="0"/>
        <w:rPr>
          <w:b/>
          <w:bCs/>
          <w:spacing w:val="-5"/>
          <w:kern w:val="36"/>
          <w:lang w:val="en-US"/>
        </w:rPr>
      </w:pPr>
      <w:bookmarkStart w:id="113" w:name="_Toc40570888"/>
      <w:r>
        <w:rPr>
          <w:b/>
          <w:bCs/>
          <w:spacing w:val="-5"/>
          <w:kern w:val="36"/>
          <w:lang w:val="en-US"/>
        </w:rPr>
        <w:lastRenderedPageBreak/>
        <w:t xml:space="preserve">1.4 </w:t>
      </w:r>
      <w:r w:rsidR="00351B83">
        <w:rPr>
          <w:b/>
          <w:bCs/>
          <w:spacing w:val="-5"/>
          <w:kern w:val="36"/>
          <w:lang w:val="en-US"/>
        </w:rPr>
        <w:t xml:space="preserve">  </w:t>
      </w:r>
      <w:r w:rsidR="00D25C32" w:rsidRPr="00C45B24">
        <w:rPr>
          <w:b/>
          <w:bCs/>
          <w:spacing w:val="-5"/>
          <w:kern w:val="36"/>
          <w:lang w:val="en-US"/>
        </w:rPr>
        <w:t>Overview of Supervised Learning Algorithm</w:t>
      </w:r>
      <w:bookmarkEnd w:id="113"/>
    </w:p>
    <w:p w14:paraId="294A6886" w14:textId="759FE70F"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In Supervised learning, AI system presented with </w:t>
      </w:r>
      <w:r w:rsidR="00A470A5">
        <w:rPr>
          <w:spacing w:val="-1"/>
          <w:lang w:val="en-US"/>
        </w:rPr>
        <w:t>the labelled data</w:t>
      </w:r>
      <w:r w:rsidRPr="00C45B24">
        <w:rPr>
          <w:spacing w:val="-1"/>
          <w:lang w:val="en-US"/>
        </w:rPr>
        <w:t xml:space="preserve">, </w:t>
      </w:r>
      <w:r w:rsidR="00A470A5">
        <w:rPr>
          <w:spacing w:val="-1"/>
          <w:lang w:val="en-US"/>
        </w:rPr>
        <w:t xml:space="preserve">it </w:t>
      </w:r>
      <w:r w:rsidRPr="00C45B24">
        <w:rPr>
          <w:spacing w:val="-1"/>
          <w:lang w:val="en-US"/>
        </w:rPr>
        <w:t xml:space="preserve">means that each data </w:t>
      </w:r>
      <w:r w:rsidR="00A470A5">
        <w:rPr>
          <w:spacing w:val="-1"/>
          <w:lang w:val="en-US"/>
        </w:rPr>
        <w:t xml:space="preserve">marked </w:t>
      </w:r>
      <w:r w:rsidRPr="00C45B24">
        <w:rPr>
          <w:spacing w:val="-1"/>
          <w:lang w:val="en-US"/>
        </w:rPr>
        <w:t>with the correct label.</w:t>
      </w:r>
    </w:p>
    <w:p w14:paraId="33DFE0F2" w14:textId="39052CCB" w:rsidR="00AE60F6" w:rsidRDefault="00D25C32" w:rsidP="00477215">
      <w:pPr>
        <w:shd w:val="clear" w:color="auto" w:fill="FFFFFF"/>
        <w:spacing w:before="480" w:line="360" w:lineRule="auto"/>
        <w:jc w:val="both"/>
        <w:rPr>
          <w:spacing w:val="-1"/>
          <w:lang w:val="en-US"/>
        </w:rPr>
      </w:pPr>
      <w:r w:rsidRPr="00C45B24">
        <w:rPr>
          <w:spacing w:val="-1"/>
          <w:lang w:val="en-US"/>
        </w:rPr>
        <w:t xml:space="preserve">The goal is to </w:t>
      </w:r>
      <w:r w:rsidR="0052719B">
        <w:rPr>
          <w:spacing w:val="-1"/>
          <w:lang w:val="en-US"/>
        </w:rPr>
        <w:t xml:space="preserve">optimize </w:t>
      </w:r>
      <w:r w:rsidRPr="00C45B24">
        <w:rPr>
          <w:spacing w:val="-1"/>
          <w:lang w:val="en-US"/>
        </w:rPr>
        <w:t xml:space="preserve">the mapping function </w:t>
      </w:r>
      <w:r w:rsidR="0052719B">
        <w:rPr>
          <w:spacing w:val="-1"/>
          <w:lang w:val="en-US"/>
        </w:rPr>
        <w:t xml:space="preserve">that </w:t>
      </w:r>
      <w:r w:rsidRPr="00C45B24">
        <w:rPr>
          <w:spacing w:val="-1"/>
          <w:lang w:val="en-US"/>
        </w:rPr>
        <w:t xml:space="preserve">well </w:t>
      </w:r>
      <w:r w:rsidR="0052719B">
        <w:rPr>
          <w:spacing w:val="-1"/>
          <w:lang w:val="en-US"/>
        </w:rPr>
        <w:t xml:space="preserve">so </w:t>
      </w:r>
      <w:r w:rsidRPr="00C45B24">
        <w:rPr>
          <w:spacing w:val="-1"/>
          <w:lang w:val="en-US"/>
        </w:rPr>
        <w:t xml:space="preserve">when </w:t>
      </w:r>
      <w:r w:rsidR="0052719B">
        <w:rPr>
          <w:spacing w:val="-1"/>
          <w:lang w:val="en-US"/>
        </w:rPr>
        <w:t xml:space="preserve">the new </w:t>
      </w:r>
      <w:r w:rsidRPr="00C45B24">
        <w:rPr>
          <w:spacing w:val="-1"/>
          <w:lang w:val="en-US"/>
        </w:rPr>
        <w:t>input data (x)</w:t>
      </w:r>
      <w:r w:rsidR="0052719B">
        <w:rPr>
          <w:spacing w:val="-1"/>
          <w:lang w:val="en-US"/>
        </w:rPr>
        <w:t xml:space="preserve"> is used we can </w:t>
      </w:r>
      <w:r w:rsidRPr="00C45B24">
        <w:rPr>
          <w:spacing w:val="-1"/>
          <w:lang w:val="en-US"/>
        </w:rPr>
        <w:t xml:space="preserve">predict the output (Y) </w:t>
      </w:r>
      <w:r w:rsidR="0052719B">
        <w:rPr>
          <w:spacing w:val="-1"/>
          <w:lang w:val="en-US"/>
        </w:rPr>
        <w:t xml:space="preserve">of </w:t>
      </w:r>
      <w:r w:rsidRPr="00C45B24">
        <w:rPr>
          <w:spacing w:val="-1"/>
          <w:lang w:val="en-US"/>
        </w:rPr>
        <w:t>that data.</w:t>
      </w:r>
    </w:p>
    <w:p w14:paraId="1694354D" w14:textId="77777777" w:rsidR="00477215" w:rsidRPr="00477215" w:rsidRDefault="00477215" w:rsidP="00477215">
      <w:pPr>
        <w:shd w:val="clear" w:color="auto" w:fill="FFFFFF"/>
        <w:spacing w:before="480" w:line="360" w:lineRule="auto"/>
        <w:jc w:val="both"/>
        <w:rPr>
          <w:spacing w:val="-1"/>
          <w:lang w:val="en-US"/>
        </w:rPr>
      </w:pPr>
    </w:p>
    <w:p w14:paraId="6A5EFC4F" w14:textId="47E0A464" w:rsidR="00AE60F6" w:rsidRPr="00DF62D3" w:rsidRDefault="00AE60F6" w:rsidP="00AE60F6">
      <w:pPr>
        <w:spacing w:line="360" w:lineRule="auto"/>
        <w:jc w:val="center"/>
        <w:rPr>
          <w:i/>
          <w:iCs/>
          <w:lang w:val="en-US"/>
        </w:rPr>
      </w:pPr>
      <w:r>
        <w:rPr>
          <w:i/>
          <w:iCs/>
          <w:lang w:val="en-US"/>
        </w:rPr>
        <w:t>F</w:t>
      </w:r>
      <w:r w:rsidRPr="00AE60F6">
        <w:rPr>
          <w:i/>
          <w:iCs/>
          <w:lang w:val="en-US"/>
        </w:rPr>
        <w:t>ig</w:t>
      </w:r>
      <w:r>
        <w:rPr>
          <w:i/>
          <w:iCs/>
          <w:lang w:val="en-US"/>
        </w:rPr>
        <w:t xml:space="preserve">ure </w:t>
      </w:r>
      <w:r w:rsidR="00AE047E">
        <w:rPr>
          <w:i/>
          <w:iCs/>
          <w:lang w:val="en-US"/>
        </w:rPr>
        <w:t>4</w:t>
      </w:r>
      <w:r w:rsidR="007227EE">
        <w:rPr>
          <w:i/>
          <w:iCs/>
          <w:lang w:val="en-US"/>
        </w:rPr>
        <w:t>.</w:t>
      </w:r>
      <w:r w:rsidRPr="00AE60F6">
        <w:rPr>
          <w:i/>
          <w:iCs/>
          <w:lang w:val="en-US"/>
        </w:rPr>
        <w:t xml:space="preserve"> Example of Supervised Learning</w:t>
      </w:r>
    </w:p>
    <w:p w14:paraId="5299935A" w14:textId="2EC583D3" w:rsidR="00D25C32" w:rsidRDefault="00D25C32" w:rsidP="00082F3D">
      <w:pPr>
        <w:spacing w:line="360" w:lineRule="auto"/>
        <w:jc w:val="both"/>
      </w:pPr>
      <w:r w:rsidRPr="00C45B24">
        <w:fldChar w:fldCharType="begin"/>
      </w:r>
      <w:r w:rsidRPr="00C45B24">
        <w:instrText xml:space="preserve"> INCLUDEPICTURE "https://miro.medium.com/max/1324/1*FDkP-HU5auvdLd8rdT6kDA.png" \* MERGEFORMATINET </w:instrText>
      </w:r>
      <w:r w:rsidRPr="00C45B24">
        <w:fldChar w:fldCharType="separate"/>
      </w:r>
      <w:r w:rsidRPr="00C45B24">
        <w:rPr>
          <w:noProof/>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C45B24">
        <w:fldChar w:fldCharType="end"/>
      </w:r>
    </w:p>
    <w:p w14:paraId="7F0946E1" w14:textId="4FA79069" w:rsidR="00A62D19" w:rsidRPr="00AE047E" w:rsidRDefault="00A62D19" w:rsidP="00AE047E">
      <w:pPr>
        <w:spacing w:line="360" w:lineRule="auto"/>
        <w:jc w:val="center"/>
        <w:rPr>
          <w:i/>
          <w:iCs/>
          <w:lang w:val="en-US"/>
        </w:rPr>
      </w:pPr>
      <w:r w:rsidRPr="00AE047E">
        <w:rPr>
          <w:i/>
          <w:iCs/>
          <w:lang w:val="en-US"/>
        </w:rPr>
        <w:t>source: towardsdatascince.com</w:t>
      </w:r>
    </w:p>
    <w:p w14:paraId="4521E77C" w14:textId="032977FC" w:rsidR="00D25C32" w:rsidRPr="00C45B24" w:rsidRDefault="004D1C11" w:rsidP="00082F3D">
      <w:pPr>
        <w:shd w:val="clear" w:color="auto" w:fill="FFFFFF"/>
        <w:spacing w:before="480" w:line="360" w:lineRule="auto"/>
        <w:jc w:val="both"/>
        <w:rPr>
          <w:spacing w:val="-1"/>
          <w:lang w:val="en-US"/>
        </w:rPr>
      </w:pPr>
      <w:r>
        <w:rPr>
          <w:spacing w:val="-1"/>
          <w:lang w:val="en-US"/>
        </w:rPr>
        <w:t>In the example above some data were initially taken and marked</w:t>
      </w:r>
      <w:r w:rsidR="00D25C32" w:rsidRPr="00C45B24">
        <w:rPr>
          <w:spacing w:val="-1"/>
          <w:lang w:val="en-US"/>
        </w:rPr>
        <w:t xml:space="preserve"> as ‘Spam’</w:t>
      </w:r>
      <w:r w:rsidR="00222201">
        <w:rPr>
          <w:spacing w:val="-1"/>
          <w:lang w:val="en-US"/>
        </w:rPr>
        <w:t>/</w:t>
      </w:r>
      <w:r w:rsidR="00D25C32" w:rsidRPr="00C45B24">
        <w:rPr>
          <w:spacing w:val="-1"/>
          <w:lang w:val="en-US"/>
        </w:rPr>
        <w:t xml:space="preserve">‘Not Spam’. This data </w:t>
      </w:r>
      <w:r w:rsidR="0014390D">
        <w:rPr>
          <w:spacing w:val="-1"/>
          <w:lang w:val="en-US"/>
        </w:rPr>
        <w:t xml:space="preserve">was </w:t>
      </w:r>
      <w:r w:rsidR="00D25C32" w:rsidRPr="00C45B24">
        <w:rPr>
          <w:spacing w:val="-1"/>
          <w:lang w:val="en-US"/>
        </w:rPr>
        <w:t xml:space="preserve">used </w:t>
      </w:r>
      <w:r w:rsidR="0014390D">
        <w:rPr>
          <w:spacing w:val="-1"/>
          <w:lang w:val="en-US"/>
        </w:rPr>
        <w:t xml:space="preserve">for </w:t>
      </w:r>
      <w:r w:rsidR="00D25C32" w:rsidRPr="00C45B24">
        <w:rPr>
          <w:spacing w:val="-1"/>
          <w:lang w:val="en-US"/>
        </w:rPr>
        <w:t>training supervised model</w:t>
      </w:r>
      <w:r w:rsidR="0014390D">
        <w:rPr>
          <w:spacing w:val="-1"/>
          <w:lang w:val="en-US"/>
        </w:rPr>
        <w:t>.</w:t>
      </w:r>
    </w:p>
    <w:p w14:paraId="40BA60B4" w14:textId="636E841C" w:rsidR="00D25C32" w:rsidRDefault="00BD7EF0" w:rsidP="00082F3D">
      <w:pPr>
        <w:shd w:val="clear" w:color="auto" w:fill="FFFFFF"/>
        <w:spacing w:before="480" w:line="360" w:lineRule="auto"/>
        <w:jc w:val="both"/>
        <w:rPr>
          <w:spacing w:val="-1"/>
          <w:lang w:val="en-US"/>
        </w:rPr>
      </w:pPr>
      <w:r>
        <w:rPr>
          <w:spacing w:val="-1"/>
          <w:lang w:val="en-US"/>
        </w:rPr>
        <w:t>After it</w:t>
      </w:r>
      <w:r w:rsidR="00D25C32" w:rsidRPr="00C45B24">
        <w:rPr>
          <w:spacing w:val="-1"/>
          <w:lang w:val="en-US"/>
        </w:rPr>
        <w:t xml:space="preserve"> </w:t>
      </w:r>
      <w:r w:rsidR="00C53E0A">
        <w:rPr>
          <w:spacing w:val="-1"/>
          <w:lang w:val="en-US"/>
        </w:rPr>
        <w:t>has</w:t>
      </w:r>
      <w:r w:rsidR="00D25C32" w:rsidRPr="00C45B24">
        <w:rPr>
          <w:spacing w:val="-1"/>
          <w:lang w:val="en-US"/>
        </w:rPr>
        <w:t xml:space="preserve"> </w:t>
      </w:r>
      <w:r w:rsidR="00543BAD" w:rsidRPr="00C45B24">
        <w:rPr>
          <w:spacing w:val="-1"/>
          <w:lang w:val="en-US"/>
        </w:rPr>
        <w:t>trained,</w:t>
      </w:r>
      <w:r w:rsidR="00D25C32" w:rsidRPr="00C45B24">
        <w:rPr>
          <w:spacing w:val="-1"/>
          <w:lang w:val="en-US"/>
        </w:rPr>
        <w:t xml:space="preserve"> </w:t>
      </w:r>
      <w:r w:rsidR="009C3F19">
        <w:rPr>
          <w:spacing w:val="-1"/>
          <w:lang w:val="en-US"/>
        </w:rPr>
        <w:t>the model can be tested with</w:t>
      </w:r>
      <w:r w:rsidR="00D25C32" w:rsidRPr="00C45B24">
        <w:rPr>
          <w:spacing w:val="-1"/>
          <w:lang w:val="en-US"/>
        </w:rPr>
        <w:t xml:space="preserve"> new mails and </w:t>
      </w:r>
      <w:r w:rsidR="009C3F19">
        <w:rPr>
          <w:spacing w:val="-1"/>
          <w:lang w:val="en-US"/>
        </w:rPr>
        <w:t>assessing</w:t>
      </w:r>
      <w:r w:rsidR="00D25C32" w:rsidRPr="00C45B24">
        <w:rPr>
          <w:spacing w:val="-1"/>
          <w:lang w:val="en-US"/>
        </w:rPr>
        <w:t xml:space="preserve"> </w:t>
      </w:r>
      <w:r w:rsidR="009C3F19">
        <w:rPr>
          <w:spacing w:val="-1"/>
          <w:lang w:val="en-US"/>
        </w:rPr>
        <w:t>if</w:t>
      </w:r>
      <w:r w:rsidR="00D25C32" w:rsidRPr="00C45B24">
        <w:rPr>
          <w:spacing w:val="-1"/>
          <w:lang w:val="en-US"/>
        </w:rPr>
        <w:t xml:space="preserve"> the model able to predict the </w:t>
      </w:r>
      <w:r w:rsidR="009C3F19">
        <w:rPr>
          <w:spacing w:val="-1"/>
          <w:lang w:val="en-US"/>
        </w:rPr>
        <w:t>correct</w:t>
      </w:r>
      <w:r w:rsidR="00D25C32" w:rsidRPr="00C45B24">
        <w:rPr>
          <w:spacing w:val="-1"/>
          <w:lang w:val="en-US"/>
        </w:rPr>
        <w:t xml:space="preserve"> output.</w:t>
      </w:r>
    </w:p>
    <w:p w14:paraId="21CF1C69" w14:textId="77777777" w:rsidR="00477215" w:rsidRPr="00C45B24" w:rsidRDefault="00477215" w:rsidP="00082F3D">
      <w:pPr>
        <w:shd w:val="clear" w:color="auto" w:fill="FFFFFF"/>
        <w:spacing w:before="480" w:line="360" w:lineRule="auto"/>
        <w:jc w:val="both"/>
        <w:rPr>
          <w:spacing w:val="-1"/>
          <w:lang w:val="en-US"/>
        </w:rPr>
      </w:pPr>
    </w:p>
    <w:p w14:paraId="491CBF5E" w14:textId="6F10F819" w:rsidR="00D25C32" w:rsidRPr="00C45B24" w:rsidRDefault="00C50E28" w:rsidP="00082F3D">
      <w:pPr>
        <w:shd w:val="clear" w:color="auto" w:fill="FFFFFF"/>
        <w:spacing w:before="413" w:line="360" w:lineRule="auto"/>
        <w:jc w:val="both"/>
        <w:outlineLvl w:val="1"/>
        <w:rPr>
          <w:b/>
          <w:bCs/>
          <w:spacing w:val="-5"/>
        </w:rPr>
      </w:pPr>
      <w:bookmarkStart w:id="114" w:name="_Toc40570889"/>
      <w:r>
        <w:rPr>
          <w:b/>
          <w:bCs/>
          <w:spacing w:val="-5"/>
        </w:rPr>
        <w:lastRenderedPageBreak/>
        <w:t xml:space="preserve">1.5 </w:t>
      </w:r>
      <w:r w:rsidR="00351B83">
        <w:rPr>
          <w:b/>
          <w:bCs/>
          <w:spacing w:val="-5"/>
        </w:rPr>
        <w:t xml:space="preserve">  </w:t>
      </w:r>
      <w:r w:rsidR="00D25C32" w:rsidRPr="00C45B24">
        <w:rPr>
          <w:b/>
          <w:bCs/>
          <w:spacing w:val="-5"/>
        </w:rPr>
        <w:t>Types of Supervised learning</w:t>
      </w:r>
      <w:bookmarkEnd w:id="114"/>
    </w:p>
    <w:p w14:paraId="6EE65B27" w14:textId="543350ED" w:rsidR="00D25C32" w:rsidRPr="00C45B24" w:rsidRDefault="00D25C32" w:rsidP="00082F3D">
      <w:pPr>
        <w:numPr>
          <w:ilvl w:val="0"/>
          <w:numId w:val="5"/>
        </w:numPr>
        <w:shd w:val="clear" w:color="auto" w:fill="FFFFFF"/>
        <w:spacing w:before="206" w:line="360" w:lineRule="auto"/>
        <w:ind w:left="450"/>
        <w:jc w:val="both"/>
        <w:rPr>
          <w:spacing w:val="-1"/>
          <w:lang w:val="en-US"/>
        </w:rPr>
      </w:pPr>
      <w:r w:rsidRPr="00C45B24">
        <w:rPr>
          <w:b/>
          <w:bCs/>
          <w:spacing w:val="-1"/>
          <w:lang w:val="en-US"/>
        </w:rPr>
        <w:t>Classification</w:t>
      </w:r>
      <w:r w:rsidRPr="00C45B24">
        <w:rPr>
          <w:spacing w:val="-1"/>
          <w:lang w:val="en-US"/>
        </w:rPr>
        <w:t xml:space="preserve">: the output variable is category, such as </w:t>
      </w:r>
      <w:r w:rsidR="00912BF5" w:rsidRPr="00C45B24">
        <w:rPr>
          <w:spacing w:val="-1"/>
          <w:lang w:val="en-US"/>
        </w:rPr>
        <w:t>“blue”</w:t>
      </w:r>
      <w:r w:rsidR="00912BF5">
        <w:rPr>
          <w:spacing w:val="-1"/>
          <w:lang w:val="en-US"/>
        </w:rPr>
        <w:t>,</w:t>
      </w:r>
      <w:r w:rsidR="00912BF5" w:rsidRPr="00C45B24">
        <w:rPr>
          <w:spacing w:val="-1"/>
          <w:lang w:val="en-US"/>
        </w:rPr>
        <w:t xml:space="preserve"> </w:t>
      </w:r>
      <w:r w:rsidRPr="00C45B24">
        <w:rPr>
          <w:spacing w:val="-1"/>
          <w:lang w:val="en-US"/>
        </w:rPr>
        <w:t>“red” or</w:t>
      </w:r>
      <w:r w:rsidR="00912BF5">
        <w:rPr>
          <w:spacing w:val="-1"/>
          <w:lang w:val="en-US"/>
        </w:rPr>
        <w:t xml:space="preserve"> </w:t>
      </w:r>
      <w:r w:rsidRPr="00C45B24">
        <w:rPr>
          <w:spacing w:val="-1"/>
          <w:lang w:val="en-US"/>
        </w:rPr>
        <w:t xml:space="preserve">“disease” </w:t>
      </w:r>
      <w:r w:rsidR="00912BF5">
        <w:rPr>
          <w:spacing w:val="-1"/>
          <w:lang w:val="en-US"/>
        </w:rPr>
        <w:t>or</w:t>
      </w:r>
      <w:r w:rsidRPr="00C45B24">
        <w:rPr>
          <w:spacing w:val="-1"/>
          <w:lang w:val="en-US"/>
        </w:rPr>
        <w:t xml:space="preserve"> “no disease”.</w:t>
      </w:r>
    </w:p>
    <w:p w14:paraId="40A56099" w14:textId="7A6898A0" w:rsidR="00BA3EC1" w:rsidRPr="00477215" w:rsidRDefault="00D25C32" w:rsidP="00477215">
      <w:pPr>
        <w:numPr>
          <w:ilvl w:val="0"/>
          <w:numId w:val="5"/>
        </w:numPr>
        <w:shd w:val="clear" w:color="auto" w:fill="FFFFFF"/>
        <w:spacing w:before="252" w:line="360" w:lineRule="auto"/>
        <w:ind w:left="450"/>
        <w:jc w:val="both"/>
        <w:rPr>
          <w:spacing w:val="-1"/>
          <w:lang w:val="en-US"/>
        </w:rPr>
      </w:pPr>
      <w:r w:rsidRPr="00C45B24">
        <w:rPr>
          <w:b/>
          <w:bCs/>
          <w:spacing w:val="-1"/>
          <w:lang w:val="en-US"/>
        </w:rPr>
        <w:t>Regression</w:t>
      </w:r>
      <w:r w:rsidRPr="00C45B24">
        <w:rPr>
          <w:spacing w:val="-1"/>
          <w:lang w:val="en-US"/>
        </w:rPr>
        <w:t xml:space="preserve">: the output variable is real value, </w:t>
      </w:r>
      <w:r w:rsidR="00DA56CB">
        <w:rPr>
          <w:spacing w:val="-1"/>
          <w:lang w:val="en-US"/>
        </w:rPr>
        <w:t>like</w:t>
      </w:r>
      <w:r w:rsidRPr="00C45B24">
        <w:rPr>
          <w:spacing w:val="-1"/>
          <w:lang w:val="en-US"/>
        </w:rPr>
        <w:t xml:space="preserve">  “weight”</w:t>
      </w:r>
      <w:r w:rsidR="00DA56CB">
        <w:rPr>
          <w:spacing w:val="-1"/>
          <w:lang w:val="en-US"/>
        </w:rPr>
        <w:t xml:space="preserve"> or </w:t>
      </w:r>
      <w:r w:rsidR="00DA56CB" w:rsidRPr="00C45B24">
        <w:rPr>
          <w:spacing w:val="-1"/>
          <w:lang w:val="en-US"/>
        </w:rPr>
        <w:t>“dollars”</w:t>
      </w:r>
      <w:r w:rsidRPr="00C45B24">
        <w:rPr>
          <w:spacing w:val="-1"/>
          <w:lang w:val="en-US"/>
        </w:rPr>
        <w:t>.</w:t>
      </w:r>
    </w:p>
    <w:p w14:paraId="43AE94AD" w14:textId="301B0BEA" w:rsidR="00D25C32" w:rsidRPr="00C45B24" w:rsidRDefault="003B00C3" w:rsidP="00082F3D">
      <w:pPr>
        <w:shd w:val="clear" w:color="auto" w:fill="FFFFFF"/>
        <w:spacing w:before="468" w:line="360" w:lineRule="auto"/>
        <w:jc w:val="both"/>
        <w:outlineLvl w:val="0"/>
        <w:rPr>
          <w:b/>
          <w:bCs/>
          <w:spacing w:val="-5"/>
          <w:kern w:val="36"/>
          <w:lang w:val="en-US"/>
        </w:rPr>
      </w:pPr>
      <w:bookmarkStart w:id="115" w:name="_Toc40570890"/>
      <w:r>
        <w:rPr>
          <w:b/>
          <w:bCs/>
          <w:spacing w:val="-5"/>
          <w:kern w:val="36"/>
          <w:lang w:val="en-US"/>
        </w:rPr>
        <w:t xml:space="preserve">1.6 </w:t>
      </w:r>
      <w:r w:rsidR="004D6263">
        <w:rPr>
          <w:b/>
          <w:bCs/>
          <w:spacing w:val="-5"/>
          <w:kern w:val="36"/>
          <w:lang w:val="en-US"/>
        </w:rPr>
        <w:t xml:space="preserve">  </w:t>
      </w:r>
      <w:r w:rsidR="00D25C32" w:rsidRPr="00C45B24">
        <w:rPr>
          <w:b/>
          <w:bCs/>
          <w:spacing w:val="-5"/>
          <w:kern w:val="36"/>
          <w:lang w:val="en-US"/>
        </w:rPr>
        <w:t>Unsupervised Learning</w:t>
      </w:r>
      <w:bookmarkEnd w:id="115"/>
    </w:p>
    <w:p w14:paraId="1B8A8884" w14:textId="37F0B458" w:rsidR="00D25C32" w:rsidRDefault="00D25C32" w:rsidP="00082F3D">
      <w:pPr>
        <w:shd w:val="clear" w:color="auto" w:fill="FFFFFF"/>
        <w:spacing w:before="206" w:line="360" w:lineRule="auto"/>
        <w:jc w:val="both"/>
        <w:rPr>
          <w:spacing w:val="-1"/>
          <w:lang w:val="en-US"/>
        </w:rPr>
      </w:pPr>
      <w:r w:rsidRPr="00C45B24">
        <w:rPr>
          <w:spacing w:val="-1"/>
          <w:lang w:val="en-US"/>
        </w:rPr>
        <w:t xml:space="preserve">In unsupervised learning, </w:t>
      </w:r>
      <w:r w:rsidR="004242DE">
        <w:rPr>
          <w:spacing w:val="-1"/>
          <w:lang w:val="en-US"/>
        </w:rPr>
        <w:t>the</w:t>
      </w:r>
      <w:r w:rsidRPr="00C45B24">
        <w:rPr>
          <w:spacing w:val="-1"/>
          <w:lang w:val="en-US"/>
        </w:rPr>
        <w:t xml:space="preserve"> AI system presented with uncategorized</w:t>
      </w:r>
      <w:r w:rsidR="004242DE">
        <w:rPr>
          <w:spacing w:val="-1"/>
          <w:lang w:val="en-US"/>
        </w:rPr>
        <w:t xml:space="preserve">, </w:t>
      </w:r>
      <w:r w:rsidR="004242DE" w:rsidRPr="00C45B24">
        <w:rPr>
          <w:spacing w:val="-1"/>
          <w:lang w:val="en-US"/>
        </w:rPr>
        <w:t>unlabeled</w:t>
      </w:r>
      <w:r w:rsidRPr="00C45B24">
        <w:rPr>
          <w:spacing w:val="-1"/>
          <w:lang w:val="en-US"/>
        </w:rPr>
        <w:t xml:space="preserve"> data and the system algorithm act on data without</w:t>
      </w:r>
      <w:r w:rsidR="004242DE">
        <w:rPr>
          <w:spacing w:val="-1"/>
          <w:lang w:val="en-US"/>
        </w:rPr>
        <w:t xml:space="preserve"> </w:t>
      </w:r>
      <w:r w:rsidRPr="00C45B24">
        <w:rPr>
          <w:spacing w:val="-1"/>
          <w:lang w:val="en-US"/>
        </w:rPr>
        <w:t>training</w:t>
      </w:r>
      <w:r w:rsidR="004242DE">
        <w:rPr>
          <w:spacing w:val="-1"/>
          <w:lang w:val="en-US"/>
        </w:rPr>
        <w:t xml:space="preserve"> beforehand</w:t>
      </w:r>
      <w:r w:rsidRPr="00C45B24">
        <w:rPr>
          <w:spacing w:val="-1"/>
          <w:lang w:val="en-US"/>
        </w:rPr>
        <w:t xml:space="preserve">. The output is dependent </w:t>
      </w:r>
      <w:r w:rsidR="00CF5CDC">
        <w:rPr>
          <w:spacing w:val="-1"/>
          <w:lang w:val="en-US"/>
        </w:rPr>
        <w:t xml:space="preserve">on </w:t>
      </w:r>
      <w:r w:rsidRPr="00C45B24">
        <w:rPr>
          <w:spacing w:val="-1"/>
          <w:lang w:val="en-US"/>
        </w:rPr>
        <w:t xml:space="preserve">the coded algorithm. </w:t>
      </w:r>
      <w:r w:rsidR="00CF5CDC">
        <w:rPr>
          <w:spacing w:val="-1"/>
          <w:lang w:val="en-US"/>
        </w:rPr>
        <w:t>AI may be tested by subjecting unsupervised learning as a system</w:t>
      </w:r>
      <w:r w:rsidRPr="00C45B24">
        <w:rPr>
          <w:spacing w:val="-1"/>
          <w:lang w:val="en-US"/>
        </w:rPr>
        <w:t>.</w:t>
      </w:r>
    </w:p>
    <w:p w14:paraId="0692AEAF" w14:textId="0C2495EA" w:rsidR="00AE047E" w:rsidRPr="00AE047E" w:rsidRDefault="00AE047E" w:rsidP="00AE047E">
      <w:pPr>
        <w:shd w:val="clear" w:color="auto" w:fill="FFFFFF"/>
        <w:spacing w:before="206" w:line="360" w:lineRule="auto"/>
        <w:jc w:val="center"/>
        <w:rPr>
          <w:i/>
          <w:iCs/>
          <w:spacing w:val="-1"/>
          <w:lang w:val="en-US"/>
        </w:rPr>
      </w:pPr>
      <w:r>
        <w:rPr>
          <w:i/>
          <w:iCs/>
          <w:lang w:val="en-US"/>
        </w:rPr>
        <w:t>Figure 5</w:t>
      </w:r>
      <w:r w:rsidRPr="00AE047E">
        <w:rPr>
          <w:i/>
          <w:iCs/>
          <w:lang w:val="en-US"/>
        </w:rPr>
        <w:t>. Example of Unsupervised Learning</w:t>
      </w:r>
    </w:p>
    <w:p w14:paraId="2CA3F75C" w14:textId="69D8BA76" w:rsidR="00D25C32" w:rsidRPr="00C45B24" w:rsidRDefault="00D25C32" w:rsidP="00082F3D">
      <w:pPr>
        <w:spacing w:line="360" w:lineRule="auto"/>
        <w:jc w:val="both"/>
        <w:rPr>
          <w:lang w:val="en-US"/>
        </w:rPr>
      </w:pPr>
    </w:p>
    <w:p w14:paraId="2955623C" w14:textId="193BC666" w:rsidR="00D25C32" w:rsidRDefault="00D25C32" w:rsidP="00082F3D">
      <w:pPr>
        <w:spacing w:line="360" w:lineRule="auto"/>
        <w:jc w:val="both"/>
      </w:pPr>
      <w:r w:rsidRPr="00C45B24">
        <w:fldChar w:fldCharType="begin"/>
      </w:r>
      <w:r w:rsidRPr="00C45B24">
        <w:instrText xml:space="preserve"> INCLUDEPICTURE "https://miro.medium.com/max/2211/1*af-tNiqd-3_ResjoDOFm5A.png" \* MERGEFORMATINET </w:instrText>
      </w:r>
      <w:r w:rsidRPr="00C45B24">
        <w:fldChar w:fldCharType="separate"/>
      </w:r>
      <w:r w:rsidRPr="00C45B24">
        <w:rPr>
          <w:noProof/>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C45B24">
        <w:fldChar w:fldCharType="end"/>
      </w:r>
    </w:p>
    <w:p w14:paraId="2536EBA8" w14:textId="5B3B3AE1" w:rsidR="0046716D" w:rsidRPr="00AE047E" w:rsidRDefault="0046716D" w:rsidP="00AE047E">
      <w:pPr>
        <w:spacing w:line="360" w:lineRule="auto"/>
        <w:jc w:val="center"/>
        <w:rPr>
          <w:i/>
          <w:iCs/>
          <w:lang w:val="en-US"/>
        </w:rPr>
      </w:pPr>
      <w:r w:rsidRPr="00AE047E">
        <w:rPr>
          <w:i/>
          <w:iCs/>
          <w:lang w:val="en-US"/>
        </w:rPr>
        <w:t>source: towardsdatascince.com</w:t>
      </w:r>
    </w:p>
    <w:p w14:paraId="4803F2AF" w14:textId="23E5C194"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example</w:t>
      </w:r>
      <w:r w:rsidR="00CF5CDC">
        <w:rPr>
          <w:spacing w:val="-1"/>
          <w:lang w:val="en-US"/>
        </w:rPr>
        <w:t xml:space="preserve"> </w:t>
      </w:r>
      <w:r w:rsidR="00CF5CDC" w:rsidRPr="00C45B24">
        <w:rPr>
          <w:spacing w:val="-1"/>
          <w:lang w:val="en-US"/>
        </w:rPr>
        <w:t>above</w:t>
      </w:r>
      <w:r w:rsidRPr="00C45B24">
        <w:rPr>
          <w:spacing w:val="-1"/>
          <w:lang w:val="en-US"/>
        </w:rPr>
        <w:t xml:space="preserve">, we </w:t>
      </w:r>
      <w:r w:rsidR="00CF5CDC">
        <w:rPr>
          <w:spacing w:val="-1"/>
          <w:lang w:val="en-US"/>
        </w:rPr>
        <w:t xml:space="preserve">gave </w:t>
      </w:r>
      <w:r w:rsidRPr="00C45B24">
        <w:rPr>
          <w:spacing w:val="-1"/>
          <w:lang w:val="en-US"/>
        </w:rPr>
        <w:t xml:space="preserve">some characters to </w:t>
      </w:r>
      <w:r w:rsidR="00CF5CDC">
        <w:rPr>
          <w:spacing w:val="-1"/>
          <w:lang w:val="en-US"/>
        </w:rPr>
        <w:t xml:space="preserve">the </w:t>
      </w:r>
      <w:r w:rsidRPr="00C45B24">
        <w:rPr>
          <w:spacing w:val="-1"/>
          <w:lang w:val="en-US"/>
        </w:rPr>
        <w:t>model</w:t>
      </w:r>
      <w:r w:rsidR="00CF5CDC">
        <w:rPr>
          <w:spacing w:val="-1"/>
          <w:lang w:val="en-US"/>
        </w:rPr>
        <w:t xml:space="preserve">: </w:t>
      </w:r>
      <w:r w:rsidRPr="00C45B24">
        <w:rPr>
          <w:spacing w:val="-1"/>
          <w:lang w:val="en-US"/>
        </w:rPr>
        <w:t>‘Ducks’</w:t>
      </w:r>
      <w:r w:rsidR="00CF5CDC">
        <w:rPr>
          <w:spacing w:val="-1"/>
          <w:lang w:val="en-US"/>
        </w:rPr>
        <w:t>/</w:t>
      </w:r>
      <w:r w:rsidRPr="00C45B24">
        <w:rPr>
          <w:spacing w:val="-1"/>
          <w:lang w:val="en-US"/>
        </w:rPr>
        <w:t xml:space="preserve">‘Not Ducks’. In </w:t>
      </w:r>
      <w:r w:rsidR="00CF5CDC">
        <w:rPr>
          <w:spacing w:val="-1"/>
          <w:lang w:val="en-US"/>
        </w:rPr>
        <w:t xml:space="preserve">the </w:t>
      </w:r>
      <w:r w:rsidRPr="00C45B24">
        <w:rPr>
          <w:spacing w:val="-1"/>
          <w:lang w:val="en-US"/>
        </w:rPr>
        <w:t xml:space="preserve">training data, we don’t </w:t>
      </w:r>
      <w:r w:rsidR="00CF5CDC">
        <w:rPr>
          <w:spacing w:val="-1"/>
          <w:lang w:val="en-US"/>
        </w:rPr>
        <w:t xml:space="preserve">specify </w:t>
      </w:r>
      <w:r w:rsidRPr="00C45B24">
        <w:rPr>
          <w:spacing w:val="-1"/>
          <w:lang w:val="en-US"/>
        </w:rPr>
        <w:t xml:space="preserve">any label to the data. The unsupervised model </w:t>
      </w:r>
      <w:r w:rsidR="00CF5CDC">
        <w:rPr>
          <w:spacing w:val="-1"/>
          <w:lang w:val="en-US"/>
        </w:rPr>
        <w:t xml:space="preserve">can </w:t>
      </w:r>
      <w:r w:rsidRPr="00C45B24">
        <w:rPr>
          <w:spacing w:val="-1"/>
          <w:lang w:val="en-US"/>
        </w:rPr>
        <w:t xml:space="preserve">separate both characters by looking at type of </w:t>
      </w:r>
      <w:r w:rsidR="00CF5CDC">
        <w:rPr>
          <w:spacing w:val="-1"/>
          <w:lang w:val="en-US"/>
        </w:rPr>
        <w:t xml:space="preserve">the </w:t>
      </w:r>
      <w:r w:rsidRPr="00C45B24">
        <w:rPr>
          <w:spacing w:val="-1"/>
          <w:lang w:val="en-US"/>
        </w:rPr>
        <w:t>data and models the structure</w:t>
      </w:r>
      <w:r w:rsidR="00CF5CDC">
        <w:rPr>
          <w:spacing w:val="-1"/>
          <w:lang w:val="en-US"/>
        </w:rPr>
        <w:t>/</w:t>
      </w:r>
      <w:r w:rsidRPr="00C45B24">
        <w:rPr>
          <w:spacing w:val="-1"/>
          <w:lang w:val="en-US"/>
        </w:rPr>
        <w:t>distribution in data to learn more about it.</w:t>
      </w:r>
    </w:p>
    <w:p w14:paraId="5A8205A7" w14:textId="45B911A4" w:rsidR="00D25C32" w:rsidRPr="00C45B24" w:rsidRDefault="00C71850" w:rsidP="00082F3D">
      <w:pPr>
        <w:shd w:val="clear" w:color="auto" w:fill="FFFFFF"/>
        <w:spacing w:before="413" w:line="360" w:lineRule="auto"/>
        <w:jc w:val="both"/>
        <w:outlineLvl w:val="1"/>
        <w:rPr>
          <w:b/>
          <w:bCs/>
          <w:spacing w:val="-5"/>
        </w:rPr>
      </w:pPr>
      <w:bookmarkStart w:id="116" w:name="_Toc40570891"/>
      <w:r>
        <w:rPr>
          <w:b/>
          <w:bCs/>
          <w:spacing w:val="-5"/>
        </w:rPr>
        <w:t xml:space="preserve">1.7   </w:t>
      </w:r>
      <w:r w:rsidR="00D25C32" w:rsidRPr="00C45B24">
        <w:rPr>
          <w:b/>
          <w:bCs/>
          <w:spacing w:val="-5"/>
        </w:rPr>
        <w:t>Types of Unsupervised learning</w:t>
      </w:r>
      <w:bookmarkEnd w:id="116"/>
    </w:p>
    <w:p w14:paraId="491FCEF4" w14:textId="62BEB75D" w:rsidR="00D25C32" w:rsidRPr="00C45B24" w:rsidRDefault="00D25C32" w:rsidP="00082F3D">
      <w:pPr>
        <w:numPr>
          <w:ilvl w:val="0"/>
          <w:numId w:val="6"/>
        </w:numPr>
        <w:shd w:val="clear" w:color="auto" w:fill="FFFFFF"/>
        <w:spacing w:before="206" w:line="360" w:lineRule="auto"/>
        <w:ind w:left="450"/>
        <w:jc w:val="both"/>
        <w:rPr>
          <w:spacing w:val="-1"/>
          <w:lang w:val="en-US"/>
        </w:rPr>
      </w:pPr>
      <w:r w:rsidRPr="00C45B24">
        <w:rPr>
          <w:b/>
          <w:bCs/>
          <w:spacing w:val="-1"/>
          <w:lang w:val="en-US"/>
        </w:rPr>
        <w:t>Clustering</w:t>
      </w:r>
      <w:r w:rsidRPr="00C45B24">
        <w:rPr>
          <w:spacing w:val="-1"/>
          <w:lang w:val="en-US"/>
        </w:rPr>
        <w:t xml:space="preserve">: problem where you want to </w:t>
      </w:r>
      <w:r w:rsidR="009A4E50">
        <w:rPr>
          <w:spacing w:val="-1"/>
          <w:lang w:val="en-US"/>
        </w:rPr>
        <w:t xml:space="preserve">find out </w:t>
      </w:r>
      <w:r w:rsidRPr="00C45B24">
        <w:rPr>
          <w:spacing w:val="-1"/>
          <w:lang w:val="en-US"/>
        </w:rPr>
        <w:t xml:space="preserve">inherent groupings </w:t>
      </w:r>
      <w:r w:rsidR="009A4E50">
        <w:rPr>
          <w:spacing w:val="-1"/>
          <w:lang w:val="en-US"/>
        </w:rPr>
        <w:t xml:space="preserve">of </w:t>
      </w:r>
      <w:r w:rsidRPr="00C45B24">
        <w:rPr>
          <w:spacing w:val="-1"/>
          <w:lang w:val="en-US"/>
        </w:rPr>
        <w:t xml:space="preserve">the data, </w:t>
      </w:r>
      <w:r w:rsidR="009A4E50">
        <w:rPr>
          <w:spacing w:val="-1"/>
          <w:lang w:val="en-US"/>
        </w:rPr>
        <w:t xml:space="preserve">like </w:t>
      </w:r>
      <w:r w:rsidRPr="00C45B24">
        <w:rPr>
          <w:spacing w:val="-1"/>
          <w:lang w:val="en-US"/>
        </w:rPr>
        <w:t xml:space="preserve">grouping customers by </w:t>
      </w:r>
      <w:r w:rsidR="009A4E50">
        <w:rPr>
          <w:spacing w:val="-1"/>
          <w:lang w:val="en-US"/>
        </w:rPr>
        <w:t xml:space="preserve">their </w:t>
      </w:r>
      <w:r w:rsidRPr="00C45B24">
        <w:rPr>
          <w:spacing w:val="-1"/>
          <w:lang w:val="en-US"/>
        </w:rPr>
        <w:t>purchasing behavior.</w:t>
      </w:r>
    </w:p>
    <w:p w14:paraId="6D65B252" w14:textId="1FF9F57A" w:rsidR="00B828DD" w:rsidRPr="00B745B4" w:rsidRDefault="00D25C32" w:rsidP="00B745B4">
      <w:pPr>
        <w:numPr>
          <w:ilvl w:val="0"/>
          <w:numId w:val="6"/>
        </w:numPr>
        <w:shd w:val="clear" w:color="auto" w:fill="FFFFFF"/>
        <w:spacing w:before="252" w:line="360" w:lineRule="auto"/>
        <w:ind w:left="450"/>
        <w:jc w:val="both"/>
        <w:rPr>
          <w:spacing w:val="-1"/>
          <w:lang w:val="en-US"/>
        </w:rPr>
      </w:pPr>
      <w:r w:rsidRPr="00C45B24">
        <w:rPr>
          <w:b/>
          <w:bCs/>
          <w:spacing w:val="-1"/>
          <w:lang w:val="en-US"/>
        </w:rPr>
        <w:lastRenderedPageBreak/>
        <w:t>Association</w:t>
      </w:r>
      <w:r w:rsidRPr="00C45B24">
        <w:rPr>
          <w:spacing w:val="-1"/>
          <w:lang w:val="en-US"/>
        </w:rPr>
        <w:t xml:space="preserve">: problem where you want to </w:t>
      </w:r>
      <w:r w:rsidR="00265C5A">
        <w:rPr>
          <w:spacing w:val="-1"/>
          <w:lang w:val="en-US"/>
        </w:rPr>
        <w:t>find out</w:t>
      </w:r>
      <w:r w:rsidRPr="00C45B24">
        <w:rPr>
          <w:spacing w:val="-1"/>
          <w:lang w:val="en-US"/>
        </w:rPr>
        <w:t xml:space="preserve"> rules that </w:t>
      </w:r>
      <w:r w:rsidR="00265C5A">
        <w:rPr>
          <w:spacing w:val="-1"/>
          <w:lang w:val="en-US"/>
        </w:rPr>
        <w:t xml:space="preserve">can </w:t>
      </w:r>
      <w:r w:rsidRPr="00C45B24">
        <w:rPr>
          <w:spacing w:val="-1"/>
          <w:lang w:val="en-US"/>
        </w:rPr>
        <w:t xml:space="preserve">describe </w:t>
      </w:r>
      <w:r w:rsidR="00265C5A">
        <w:rPr>
          <w:spacing w:val="-1"/>
          <w:lang w:val="en-US"/>
        </w:rPr>
        <w:t xml:space="preserve">huge </w:t>
      </w:r>
      <w:r w:rsidRPr="00C45B24">
        <w:rPr>
          <w:spacing w:val="-1"/>
          <w:lang w:val="en-US"/>
        </w:rPr>
        <w:t xml:space="preserve">portions of </w:t>
      </w:r>
      <w:r w:rsidR="00265C5A">
        <w:rPr>
          <w:spacing w:val="-1"/>
          <w:lang w:val="en-US"/>
        </w:rPr>
        <w:t xml:space="preserve">the </w:t>
      </w:r>
      <w:r w:rsidRPr="00C45B24">
        <w:rPr>
          <w:spacing w:val="-1"/>
          <w:lang w:val="en-US"/>
        </w:rPr>
        <w:t xml:space="preserve">data, </w:t>
      </w:r>
      <w:r w:rsidR="00265C5A">
        <w:rPr>
          <w:spacing w:val="-1"/>
          <w:lang w:val="en-US"/>
        </w:rPr>
        <w:t xml:space="preserve">like </w:t>
      </w:r>
      <w:r w:rsidRPr="00C45B24">
        <w:rPr>
          <w:spacing w:val="-1"/>
          <w:lang w:val="en-US"/>
        </w:rPr>
        <w:t>people that b</w:t>
      </w:r>
      <w:r w:rsidR="00265C5A">
        <w:rPr>
          <w:spacing w:val="-1"/>
          <w:lang w:val="en-US"/>
        </w:rPr>
        <w:t>ought</w:t>
      </w:r>
      <w:r w:rsidRPr="00C45B24">
        <w:rPr>
          <w:spacing w:val="-1"/>
          <w:lang w:val="en-US"/>
        </w:rPr>
        <w:t xml:space="preserve"> X </w:t>
      </w:r>
      <w:r w:rsidR="00265C5A">
        <w:rPr>
          <w:spacing w:val="-1"/>
          <w:lang w:val="en-US"/>
        </w:rPr>
        <w:t xml:space="preserve">are probably going </w:t>
      </w:r>
      <w:r w:rsidRPr="00C45B24">
        <w:rPr>
          <w:spacing w:val="-1"/>
          <w:lang w:val="en-US"/>
        </w:rPr>
        <w:t>to buy Y.</w:t>
      </w:r>
    </w:p>
    <w:p w14:paraId="69DA74F9" w14:textId="3FA9F96B" w:rsidR="00D25C32" w:rsidRPr="00C45B24" w:rsidRDefault="00C71850" w:rsidP="00082F3D">
      <w:pPr>
        <w:shd w:val="clear" w:color="auto" w:fill="FFFFFF"/>
        <w:spacing w:before="468" w:line="360" w:lineRule="auto"/>
        <w:jc w:val="both"/>
        <w:outlineLvl w:val="0"/>
        <w:rPr>
          <w:b/>
          <w:bCs/>
          <w:spacing w:val="-5"/>
          <w:kern w:val="36"/>
          <w:lang w:val="en-US"/>
        </w:rPr>
      </w:pPr>
      <w:bookmarkStart w:id="117" w:name="_Toc40570892"/>
      <w:r>
        <w:rPr>
          <w:b/>
          <w:bCs/>
          <w:spacing w:val="-5"/>
          <w:kern w:val="36"/>
          <w:lang w:val="en-US"/>
        </w:rPr>
        <w:t xml:space="preserve">1.8   </w:t>
      </w:r>
      <w:r w:rsidR="00D25C32" w:rsidRPr="00C45B24">
        <w:rPr>
          <w:b/>
          <w:bCs/>
          <w:spacing w:val="-5"/>
          <w:kern w:val="36"/>
          <w:lang w:val="en-US"/>
        </w:rPr>
        <w:t>Reinforcement Learning</w:t>
      </w:r>
      <w:bookmarkEnd w:id="117"/>
    </w:p>
    <w:p w14:paraId="7CC662D3" w14:textId="0A836981"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A reinforcement learning algorithm, </w:t>
      </w:r>
      <w:r w:rsidR="0055656F">
        <w:rPr>
          <w:spacing w:val="-1"/>
          <w:lang w:val="en-US"/>
        </w:rPr>
        <w:t>an</w:t>
      </w:r>
      <w:r w:rsidRPr="00C45B24">
        <w:rPr>
          <w:spacing w:val="-1"/>
          <w:lang w:val="en-US"/>
        </w:rPr>
        <w:t xml:space="preserve"> agent, learns </w:t>
      </w:r>
      <w:r w:rsidR="0055656F">
        <w:rPr>
          <w:spacing w:val="-1"/>
          <w:lang w:val="en-US"/>
        </w:rPr>
        <w:t>while</w:t>
      </w:r>
      <w:r w:rsidRPr="00C45B24">
        <w:rPr>
          <w:spacing w:val="-1"/>
          <w:lang w:val="en-US"/>
        </w:rPr>
        <w:t xml:space="preserve"> interacting with </w:t>
      </w:r>
      <w:r w:rsidR="0055656F">
        <w:rPr>
          <w:spacing w:val="-1"/>
          <w:lang w:val="en-US"/>
        </w:rPr>
        <w:t>the</w:t>
      </w:r>
      <w:r w:rsidRPr="00C45B24">
        <w:rPr>
          <w:spacing w:val="-1"/>
          <w:lang w:val="en-US"/>
        </w:rPr>
        <w:t xml:space="preserve"> environment. The agent </w:t>
      </w:r>
      <w:r w:rsidR="00EE324E">
        <w:rPr>
          <w:spacing w:val="-1"/>
          <w:lang w:val="en-US"/>
        </w:rPr>
        <w:t>gets</w:t>
      </w:r>
      <w:r w:rsidRPr="00C45B24">
        <w:rPr>
          <w:spacing w:val="-1"/>
          <w:lang w:val="en-US"/>
        </w:rPr>
        <w:t xml:space="preserve"> rewards</w:t>
      </w:r>
      <w:r w:rsidR="00EE324E">
        <w:rPr>
          <w:spacing w:val="-1"/>
          <w:lang w:val="en-US"/>
        </w:rPr>
        <w:t xml:space="preserve"> </w:t>
      </w:r>
      <w:r w:rsidRPr="00C45B24">
        <w:rPr>
          <w:spacing w:val="-1"/>
          <w:lang w:val="en-US"/>
        </w:rPr>
        <w:t xml:space="preserve">performing correctly and </w:t>
      </w:r>
      <w:r w:rsidR="00EE324E">
        <w:rPr>
          <w:spacing w:val="-1"/>
          <w:lang w:val="en-US"/>
        </w:rPr>
        <w:t>is penalized</w:t>
      </w:r>
      <w:r w:rsidRPr="00C45B24">
        <w:rPr>
          <w:spacing w:val="-1"/>
          <w:lang w:val="en-US"/>
        </w:rPr>
        <w:t xml:space="preserve"> for </w:t>
      </w:r>
      <w:r w:rsidR="00EE324E">
        <w:rPr>
          <w:spacing w:val="-1"/>
          <w:lang w:val="en-US"/>
        </w:rPr>
        <w:t>bad performance</w:t>
      </w:r>
      <w:r w:rsidRPr="00C45B24">
        <w:rPr>
          <w:spacing w:val="-1"/>
          <w:lang w:val="en-US"/>
        </w:rPr>
        <w:t>. The agent</w:t>
      </w:r>
      <w:r w:rsidR="00022A68">
        <w:rPr>
          <w:spacing w:val="-1"/>
          <w:lang w:val="en-US"/>
        </w:rPr>
        <w:t xml:space="preserve"> is</w:t>
      </w:r>
      <w:r w:rsidRPr="00C45B24">
        <w:rPr>
          <w:spacing w:val="-1"/>
          <w:lang w:val="en-US"/>
        </w:rPr>
        <w:t xml:space="preserve"> learn</w:t>
      </w:r>
      <w:r w:rsidR="00022A68">
        <w:rPr>
          <w:spacing w:val="-1"/>
          <w:lang w:val="en-US"/>
        </w:rPr>
        <w:t>t</w:t>
      </w:r>
      <w:r w:rsidRPr="00C45B24">
        <w:rPr>
          <w:spacing w:val="-1"/>
          <w:lang w:val="en-US"/>
        </w:rPr>
        <w:t xml:space="preserve"> without </w:t>
      </w:r>
      <w:r w:rsidR="00022A68">
        <w:rPr>
          <w:spacing w:val="-1"/>
          <w:lang w:val="en-US"/>
        </w:rPr>
        <w:t xml:space="preserve">human intervention </w:t>
      </w:r>
      <w:r w:rsidRPr="00C45B24">
        <w:rPr>
          <w:spacing w:val="-1"/>
          <w:lang w:val="en-US"/>
        </w:rPr>
        <w:t xml:space="preserve">by maximizing reward and </w:t>
      </w:r>
      <w:r w:rsidR="00022A68">
        <w:rPr>
          <w:spacing w:val="-1"/>
          <w:lang w:val="en-US"/>
        </w:rPr>
        <w:t xml:space="preserve">decreasing </w:t>
      </w:r>
      <w:r w:rsidRPr="00C45B24">
        <w:rPr>
          <w:spacing w:val="-1"/>
          <w:lang w:val="en-US"/>
        </w:rPr>
        <w:t xml:space="preserve">its penalty. It is a </w:t>
      </w:r>
      <w:r w:rsidR="00022A68">
        <w:rPr>
          <w:spacing w:val="-1"/>
          <w:lang w:val="en-US"/>
        </w:rPr>
        <w:t xml:space="preserve">kind </w:t>
      </w:r>
      <w:r w:rsidRPr="00C45B24">
        <w:rPr>
          <w:spacing w:val="-1"/>
          <w:lang w:val="en-US"/>
        </w:rPr>
        <w:t xml:space="preserve">of dynamic programming </w:t>
      </w:r>
      <w:r w:rsidR="00022A68">
        <w:rPr>
          <w:spacing w:val="-1"/>
          <w:lang w:val="en-US"/>
        </w:rPr>
        <w:t>which</w:t>
      </w:r>
      <w:r w:rsidRPr="00C45B24">
        <w:rPr>
          <w:spacing w:val="-1"/>
          <w:lang w:val="en-US"/>
        </w:rPr>
        <w:t xml:space="preserve"> trains algorithms </w:t>
      </w:r>
      <w:r w:rsidR="00022A68">
        <w:rPr>
          <w:spacing w:val="-1"/>
          <w:lang w:val="en-US"/>
        </w:rPr>
        <w:t xml:space="preserve">with the use of </w:t>
      </w:r>
      <w:r w:rsidRPr="00C45B24">
        <w:rPr>
          <w:spacing w:val="-1"/>
          <w:lang w:val="en-US"/>
        </w:rPr>
        <w:t>a system</w:t>
      </w:r>
      <w:r w:rsidR="00022A68">
        <w:rPr>
          <w:spacing w:val="-1"/>
          <w:lang w:val="en-US"/>
        </w:rPr>
        <w:t>:</w:t>
      </w:r>
      <w:r w:rsidRPr="00C45B24">
        <w:rPr>
          <w:spacing w:val="-1"/>
          <w:lang w:val="en-US"/>
        </w:rPr>
        <w:t xml:space="preserve"> reward and punishment.</w:t>
      </w:r>
    </w:p>
    <w:p w14:paraId="61CA27D8" w14:textId="3A172EB9" w:rsidR="00D25C32" w:rsidRPr="00C45B24" w:rsidRDefault="00AE047E" w:rsidP="00AE047E">
      <w:pPr>
        <w:spacing w:line="360" w:lineRule="auto"/>
        <w:jc w:val="center"/>
        <w:rPr>
          <w:lang w:val="en-US"/>
        </w:rPr>
      </w:pPr>
      <w:r>
        <w:rPr>
          <w:i/>
          <w:iCs/>
          <w:lang w:val="en-US"/>
        </w:rPr>
        <w:t xml:space="preserve">Figure </w:t>
      </w:r>
      <w:r w:rsidR="00D34D3B">
        <w:rPr>
          <w:i/>
          <w:iCs/>
          <w:lang w:val="en-US"/>
        </w:rPr>
        <w:t>6</w:t>
      </w:r>
      <w:r>
        <w:rPr>
          <w:i/>
          <w:iCs/>
          <w:lang w:val="en-US"/>
        </w:rPr>
        <w:t xml:space="preserve">. </w:t>
      </w:r>
      <w:r w:rsidRPr="00AE047E">
        <w:rPr>
          <w:i/>
          <w:iCs/>
          <w:lang w:val="en-US"/>
        </w:rPr>
        <w:t>Example of Reinforcement Learning</w:t>
      </w:r>
    </w:p>
    <w:p w14:paraId="23677897" w14:textId="3E77F71B" w:rsidR="00D25C32" w:rsidRDefault="00D25C32" w:rsidP="00082F3D">
      <w:pPr>
        <w:spacing w:line="360" w:lineRule="auto"/>
        <w:jc w:val="both"/>
      </w:pPr>
      <w:r w:rsidRPr="00C45B24">
        <w:fldChar w:fldCharType="begin"/>
      </w:r>
      <w:r w:rsidRPr="00C45B24">
        <w:instrText xml:space="preserve"> INCLUDEPICTURE "https://miro.medium.com/max/1324/1*sTXlD9Vo6shG8RLuigobvA.png" \* MERGEFORMATINET </w:instrText>
      </w:r>
      <w:r w:rsidRPr="00C45B24">
        <w:fldChar w:fldCharType="separate"/>
      </w:r>
      <w:r w:rsidRPr="00C45B24">
        <w:rPr>
          <w:noProof/>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C45B24">
        <w:fldChar w:fldCharType="end"/>
      </w:r>
    </w:p>
    <w:p w14:paraId="1B4F8F31" w14:textId="4C6D38FA" w:rsidR="004C53D3" w:rsidRPr="00AE047E" w:rsidRDefault="004C53D3" w:rsidP="00AE047E">
      <w:pPr>
        <w:spacing w:line="360" w:lineRule="auto"/>
        <w:jc w:val="center"/>
        <w:rPr>
          <w:i/>
          <w:iCs/>
          <w:lang w:val="en-US"/>
        </w:rPr>
      </w:pPr>
      <w:r w:rsidRPr="00AE047E">
        <w:rPr>
          <w:i/>
          <w:iCs/>
          <w:lang w:val="en-US"/>
        </w:rPr>
        <w:t>source: towardsdatascince.com</w:t>
      </w:r>
    </w:p>
    <w:p w14:paraId="28094D0C" w14:textId="7701F863" w:rsidR="00C969AF" w:rsidRDefault="00D25C32" w:rsidP="00F12135">
      <w:pPr>
        <w:shd w:val="clear" w:color="auto" w:fill="FFFFFF"/>
        <w:spacing w:before="480" w:line="360" w:lineRule="auto"/>
        <w:jc w:val="both"/>
        <w:rPr>
          <w:spacing w:val="-1"/>
          <w:lang w:val="en-US"/>
        </w:rPr>
      </w:pPr>
      <w:r w:rsidRPr="00C45B24">
        <w:rPr>
          <w:spacing w:val="-1"/>
          <w:lang w:val="en-US"/>
        </w:rPr>
        <w:t>In the example</w:t>
      </w:r>
      <w:r w:rsidR="00462962">
        <w:rPr>
          <w:spacing w:val="-1"/>
          <w:lang w:val="en-US"/>
        </w:rPr>
        <w:t xml:space="preserve"> </w:t>
      </w:r>
      <w:r w:rsidR="00462962" w:rsidRPr="00C45B24">
        <w:rPr>
          <w:spacing w:val="-1"/>
          <w:lang w:val="en-US"/>
        </w:rPr>
        <w:t>above</w:t>
      </w:r>
      <w:r w:rsidRPr="00C45B24">
        <w:rPr>
          <w:spacing w:val="-1"/>
          <w:lang w:val="en-US"/>
        </w:rPr>
        <w:t xml:space="preserve">, </w:t>
      </w:r>
      <w:r w:rsidR="00462962">
        <w:rPr>
          <w:spacing w:val="-1"/>
          <w:lang w:val="en-US"/>
        </w:rPr>
        <w:t xml:space="preserve">it’s seen </w:t>
      </w:r>
      <w:r w:rsidRPr="00C45B24">
        <w:rPr>
          <w:spacing w:val="-1"/>
          <w:lang w:val="en-US"/>
        </w:rPr>
        <w:t xml:space="preserve">that agent </w:t>
      </w:r>
      <w:r w:rsidR="00462962">
        <w:rPr>
          <w:spacing w:val="-1"/>
          <w:lang w:val="en-US"/>
        </w:rPr>
        <w:t xml:space="preserve">was </w:t>
      </w:r>
      <w:r w:rsidRPr="00C45B24">
        <w:rPr>
          <w:spacing w:val="-1"/>
          <w:lang w:val="en-US"/>
        </w:rPr>
        <w:t>given 2 options</w:t>
      </w:r>
      <w:r w:rsidR="00462962">
        <w:rPr>
          <w:spacing w:val="-1"/>
          <w:lang w:val="en-US"/>
        </w:rPr>
        <w:t>:</w:t>
      </w:r>
      <w:r w:rsidRPr="00C45B24">
        <w:rPr>
          <w:spacing w:val="-1"/>
          <w:lang w:val="en-US"/>
        </w:rPr>
        <w:t xml:space="preserve"> a path </w:t>
      </w:r>
      <w:r w:rsidR="00462962">
        <w:rPr>
          <w:spacing w:val="-1"/>
          <w:lang w:val="en-US"/>
        </w:rPr>
        <w:t>to</w:t>
      </w:r>
      <w:r w:rsidRPr="00C45B24">
        <w:rPr>
          <w:spacing w:val="-1"/>
          <w:lang w:val="en-US"/>
        </w:rPr>
        <w:t xml:space="preserve"> water or a path </w:t>
      </w:r>
      <w:r w:rsidR="00462962">
        <w:rPr>
          <w:spacing w:val="-1"/>
          <w:lang w:val="en-US"/>
        </w:rPr>
        <w:t xml:space="preserve">to </w:t>
      </w:r>
      <w:r w:rsidRPr="00C45B24">
        <w:rPr>
          <w:spacing w:val="-1"/>
          <w:lang w:val="en-US"/>
        </w:rPr>
        <w:t xml:space="preserve">fire. </w:t>
      </w:r>
      <w:r w:rsidR="00462962">
        <w:rPr>
          <w:spacing w:val="-1"/>
          <w:lang w:val="en-US"/>
        </w:rPr>
        <w:t xml:space="preserve">RL algorithm </w:t>
      </w:r>
      <w:r w:rsidRPr="00C45B24">
        <w:rPr>
          <w:spacing w:val="-1"/>
          <w:lang w:val="en-US"/>
        </w:rPr>
        <w:t>works on</w:t>
      </w:r>
      <w:r w:rsidR="00462962">
        <w:rPr>
          <w:spacing w:val="-1"/>
          <w:lang w:val="en-US"/>
        </w:rPr>
        <w:t xml:space="preserve"> system of reward:</w:t>
      </w:r>
      <w:r w:rsidRPr="00C45B24">
        <w:rPr>
          <w:spacing w:val="-1"/>
          <w:lang w:val="en-US"/>
        </w:rPr>
        <w:t xml:space="preserve"> if agent uses the path </w:t>
      </w:r>
      <w:r w:rsidR="00462962">
        <w:rPr>
          <w:spacing w:val="-1"/>
          <w:lang w:val="en-US"/>
        </w:rPr>
        <w:t xml:space="preserve">to fire </w:t>
      </w:r>
      <w:r w:rsidRPr="00C45B24">
        <w:rPr>
          <w:spacing w:val="-1"/>
          <w:lang w:val="en-US"/>
        </w:rPr>
        <w:t xml:space="preserve">then rewards </w:t>
      </w:r>
      <w:r w:rsidR="00462962">
        <w:rPr>
          <w:spacing w:val="-1"/>
          <w:lang w:val="en-US"/>
        </w:rPr>
        <w:t>it gets a negative reward</w:t>
      </w:r>
      <w:r w:rsidR="00CF3D71" w:rsidRPr="00C45B24">
        <w:rPr>
          <w:spacing w:val="-1"/>
          <w:lang w:val="en-US"/>
        </w:rPr>
        <w:t>,</w:t>
      </w:r>
      <w:r w:rsidR="00462962">
        <w:rPr>
          <w:spacing w:val="-1"/>
          <w:lang w:val="en-US"/>
        </w:rPr>
        <w:t xml:space="preserve"> then </w:t>
      </w:r>
      <w:r w:rsidRPr="00C45B24">
        <w:rPr>
          <w:spacing w:val="-1"/>
          <w:lang w:val="en-US"/>
        </w:rPr>
        <w:t>agent learn</w:t>
      </w:r>
      <w:r w:rsidR="00462962">
        <w:rPr>
          <w:spacing w:val="-1"/>
          <w:lang w:val="en-US"/>
        </w:rPr>
        <w:t>s</w:t>
      </w:r>
      <w:r w:rsidRPr="00C45B24">
        <w:rPr>
          <w:spacing w:val="-1"/>
          <w:lang w:val="en-US"/>
        </w:rPr>
        <w:t xml:space="preserve"> that it </w:t>
      </w:r>
      <w:r w:rsidR="00462962">
        <w:rPr>
          <w:spacing w:val="-1"/>
          <w:lang w:val="en-US"/>
        </w:rPr>
        <w:t xml:space="preserve">has to </w:t>
      </w:r>
      <w:r w:rsidRPr="00C45B24">
        <w:rPr>
          <w:spacing w:val="-1"/>
          <w:lang w:val="en-US"/>
        </w:rPr>
        <w:t>avoid the path</w:t>
      </w:r>
      <w:r w:rsidR="00462962">
        <w:rPr>
          <w:spacing w:val="-1"/>
          <w:lang w:val="en-US"/>
        </w:rPr>
        <w:t xml:space="preserve"> with fire</w:t>
      </w:r>
      <w:r w:rsidRPr="00C45B24">
        <w:rPr>
          <w:spacing w:val="-1"/>
          <w:lang w:val="en-US"/>
        </w:rPr>
        <w:t>. If it cho</w:t>
      </w:r>
      <w:r w:rsidR="00F524BC">
        <w:rPr>
          <w:spacing w:val="-1"/>
          <w:lang w:val="en-US"/>
        </w:rPr>
        <w:t>se</w:t>
      </w:r>
      <w:r w:rsidRPr="00C45B24">
        <w:rPr>
          <w:spacing w:val="-1"/>
          <w:lang w:val="en-US"/>
        </w:rPr>
        <w:t xml:space="preserve"> the path </w:t>
      </w:r>
      <w:r w:rsidR="00F524BC">
        <w:rPr>
          <w:spacing w:val="-1"/>
          <w:lang w:val="en-US"/>
        </w:rPr>
        <w:t>with water (</w:t>
      </w:r>
      <w:r w:rsidRPr="00C45B24">
        <w:rPr>
          <w:spacing w:val="-1"/>
          <w:lang w:val="en-US"/>
        </w:rPr>
        <w:t>the safe path</w:t>
      </w:r>
      <w:r w:rsidR="00F524BC">
        <w:rPr>
          <w:spacing w:val="-1"/>
          <w:lang w:val="en-US"/>
        </w:rPr>
        <w:t xml:space="preserve">) – few </w:t>
      </w:r>
      <w:r w:rsidRPr="00C45B24">
        <w:rPr>
          <w:spacing w:val="-1"/>
          <w:lang w:val="en-US"/>
        </w:rPr>
        <w:t xml:space="preserve">points would </w:t>
      </w:r>
      <w:r w:rsidR="00F524BC">
        <w:rPr>
          <w:spacing w:val="-1"/>
          <w:lang w:val="en-US"/>
        </w:rPr>
        <w:t xml:space="preserve">be </w:t>
      </w:r>
      <w:r w:rsidRPr="00C45B24">
        <w:rPr>
          <w:spacing w:val="-1"/>
          <w:lang w:val="en-US"/>
        </w:rPr>
        <w:t xml:space="preserve">added to reward points, then </w:t>
      </w:r>
      <w:r w:rsidR="00C274D0" w:rsidRPr="00C45B24">
        <w:rPr>
          <w:spacing w:val="-1"/>
          <w:lang w:val="en-US"/>
        </w:rPr>
        <w:t xml:space="preserve">the agent </w:t>
      </w:r>
      <w:r w:rsidRPr="00C45B24">
        <w:rPr>
          <w:spacing w:val="-1"/>
          <w:lang w:val="en-US"/>
        </w:rPr>
        <w:t xml:space="preserve">would try </w:t>
      </w:r>
      <w:r w:rsidR="00C274D0">
        <w:rPr>
          <w:spacing w:val="-1"/>
          <w:lang w:val="en-US"/>
        </w:rPr>
        <w:lastRenderedPageBreak/>
        <w:t>learning which</w:t>
      </w:r>
      <w:r w:rsidRPr="00C45B24">
        <w:rPr>
          <w:spacing w:val="-1"/>
          <w:lang w:val="en-US"/>
        </w:rPr>
        <w:t xml:space="preserve"> path is safe</w:t>
      </w:r>
      <w:r w:rsidR="00C274D0">
        <w:rPr>
          <w:spacing w:val="-1"/>
          <w:lang w:val="en-US"/>
        </w:rPr>
        <w:t xml:space="preserve">, </w:t>
      </w:r>
      <w:r w:rsidRPr="00C45B24">
        <w:rPr>
          <w:spacing w:val="-1"/>
          <w:lang w:val="en-US"/>
        </w:rPr>
        <w:t>what isn’t.</w:t>
      </w:r>
      <w:r w:rsidR="00C969AF">
        <w:rPr>
          <w:spacing w:val="-1"/>
          <w:lang w:val="en-US"/>
        </w:rPr>
        <w:t xml:space="preserve"> </w:t>
      </w:r>
      <w:r w:rsidRPr="00C45B24">
        <w:rPr>
          <w:spacing w:val="-1"/>
          <w:lang w:val="en-US"/>
        </w:rPr>
        <w:t>It leverag</w:t>
      </w:r>
      <w:r w:rsidR="00C274D0">
        <w:rPr>
          <w:spacing w:val="-1"/>
          <w:lang w:val="en-US"/>
        </w:rPr>
        <w:t>es</w:t>
      </w:r>
      <w:r w:rsidRPr="00C45B24">
        <w:rPr>
          <w:spacing w:val="-1"/>
          <w:lang w:val="en-US"/>
        </w:rPr>
        <w:t xml:space="preserve"> the rewards obtained, agent improves its knowledge </w:t>
      </w:r>
      <w:r w:rsidR="009B336F">
        <w:rPr>
          <w:spacing w:val="-1"/>
          <w:lang w:val="en-US"/>
        </w:rPr>
        <w:t xml:space="preserve">about </w:t>
      </w:r>
      <w:r w:rsidR="009B336F" w:rsidRPr="00C45B24">
        <w:rPr>
          <w:spacing w:val="-1"/>
          <w:lang w:val="en-US"/>
        </w:rPr>
        <w:t xml:space="preserve">environment </w:t>
      </w:r>
      <w:r w:rsidR="009B336F">
        <w:rPr>
          <w:spacing w:val="-1"/>
          <w:lang w:val="en-US"/>
        </w:rPr>
        <w:t xml:space="preserve">in order </w:t>
      </w:r>
      <w:r w:rsidRPr="00C45B24">
        <w:rPr>
          <w:spacing w:val="-1"/>
          <w:lang w:val="en-US"/>
        </w:rPr>
        <w:t xml:space="preserve">to </w:t>
      </w:r>
      <w:r w:rsidR="009B336F">
        <w:rPr>
          <w:spacing w:val="-1"/>
          <w:lang w:val="en-US"/>
        </w:rPr>
        <w:t xml:space="preserve">choose </w:t>
      </w:r>
      <w:r w:rsidRPr="00C45B24">
        <w:rPr>
          <w:spacing w:val="-1"/>
          <w:lang w:val="en-US"/>
        </w:rPr>
        <w:t>the next action.</w:t>
      </w:r>
    </w:p>
    <w:p w14:paraId="21A2D3F2" w14:textId="77777777" w:rsidR="00F12135" w:rsidRPr="00F12135" w:rsidRDefault="00F12135" w:rsidP="00F12135">
      <w:pPr>
        <w:shd w:val="clear" w:color="auto" w:fill="FFFFFF"/>
        <w:spacing w:before="480" w:line="360" w:lineRule="auto"/>
        <w:jc w:val="both"/>
        <w:rPr>
          <w:spacing w:val="-1"/>
          <w:lang w:val="en-US"/>
        </w:rPr>
      </w:pPr>
    </w:p>
    <w:p w14:paraId="168F19AD" w14:textId="76B85F44" w:rsidR="00051461" w:rsidRPr="00C45B24" w:rsidRDefault="00C71850" w:rsidP="00082F3D">
      <w:pPr>
        <w:pStyle w:val="Heading2"/>
        <w:shd w:val="clear" w:color="auto" w:fill="FFFFFF"/>
        <w:spacing w:before="0" w:beforeAutospacing="0" w:after="375" w:afterAutospacing="0" w:line="360" w:lineRule="auto"/>
        <w:jc w:val="both"/>
        <w:rPr>
          <w:color w:val="000000"/>
          <w:sz w:val="24"/>
          <w:szCs w:val="24"/>
          <w:lang w:val="en-US"/>
        </w:rPr>
      </w:pPr>
      <w:bookmarkStart w:id="118" w:name="_Toc40570893"/>
      <w:r>
        <w:rPr>
          <w:color w:val="000000"/>
          <w:sz w:val="24"/>
          <w:szCs w:val="24"/>
          <w:lang w:val="en-US"/>
        </w:rPr>
        <w:t xml:space="preserve">1.9   </w:t>
      </w:r>
      <w:r w:rsidR="003F0683">
        <w:rPr>
          <w:color w:val="000000"/>
          <w:sz w:val="24"/>
          <w:szCs w:val="24"/>
          <w:lang w:val="en-US"/>
        </w:rPr>
        <w:t>D</w:t>
      </w:r>
      <w:r w:rsidR="00051461" w:rsidRPr="00C45B24">
        <w:rPr>
          <w:color w:val="000000"/>
          <w:sz w:val="24"/>
          <w:szCs w:val="24"/>
          <w:lang w:val="en-US"/>
        </w:rPr>
        <w:t>eep learnin</w:t>
      </w:r>
      <w:r w:rsidR="00936894">
        <w:rPr>
          <w:color w:val="000000"/>
          <w:sz w:val="24"/>
          <w:szCs w:val="24"/>
          <w:lang w:val="en-US"/>
        </w:rPr>
        <w:t>g</w:t>
      </w:r>
      <w:bookmarkEnd w:id="118"/>
    </w:p>
    <w:p w14:paraId="65215ACB" w14:textId="77777777" w:rsid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is a subset of </w:t>
      </w:r>
      <w:r w:rsidR="00BD350E">
        <w:rPr>
          <w:color w:val="000000"/>
          <w:lang w:val="en-US"/>
        </w:rPr>
        <w:t>ML</w:t>
      </w:r>
      <w:r w:rsidRPr="00C45B24">
        <w:rPr>
          <w:color w:val="000000"/>
          <w:lang w:val="en-US"/>
        </w:rPr>
        <w:t xml:space="preserve">, is inspired by the processing </w:t>
      </w:r>
      <w:r w:rsidR="00BD350E">
        <w:rPr>
          <w:color w:val="000000"/>
          <w:lang w:val="en-US"/>
        </w:rPr>
        <w:t xml:space="preserve">of </w:t>
      </w:r>
      <w:r w:rsidR="00BD350E" w:rsidRPr="00C45B24">
        <w:rPr>
          <w:color w:val="000000"/>
          <w:lang w:val="en-US"/>
        </w:rPr>
        <w:t xml:space="preserve">information </w:t>
      </w:r>
      <w:r w:rsidRPr="00C45B24">
        <w:rPr>
          <w:color w:val="000000"/>
          <w:lang w:val="en-US"/>
        </w:rPr>
        <w:t xml:space="preserve">patterns </w:t>
      </w:r>
      <w:r w:rsidR="00BD350E">
        <w:rPr>
          <w:color w:val="000000"/>
          <w:lang w:val="en-US"/>
        </w:rPr>
        <w:t xml:space="preserve">similar to the ones </w:t>
      </w:r>
      <w:r w:rsidRPr="00C45B24">
        <w:rPr>
          <w:color w:val="000000"/>
          <w:lang w:val="en-US"/>
        </w:rPr>
        <w:t xml:space="preserve">in human brain. The brain </w:t>
      </w:r>
      <w:r w:rsidR="00BD350E">
        <w:rPr>
          <w:color w:val="000000"/>
          <w:lang w:val="en-US"/>
        </w:rPr>
        <w:t xml:space="preserve">processes </w:t>
      </w:r>
      <w:r w:rsidRPr="00C45B24">
        <w:rPr>
          <w:color w:val="000000"/>
          <w:lang w:val="en-US"/>
        </w:rPr>
        <w:t xml:space="preserve">the information, </w:t>
      </w:r>
      <w:r w:rsidR="00BD350E">
        <w:rPr>
          <w:color w:val="000000"/>
          <w:lang w:val="en-US"/>
        </w:rPr>
        <w:t>disaggregates it</w:t>
      </w:r>
      <w:r w:rsidRPr="00C45B24">
        <w:rPr>
          <w:color w:val="000000"/>
          <w:lang w:val="en-US"/>
        </w:rPr>
        <w:t xml:space="preserve">, and </w:t>
      </w:r>
      <w:r w:rsidR="00BD350E">
        <w:rPr>
          <w:color w:val="000000"/>
          <w:lang w:val="en-US"/>
        </w:rPr>
        <w:t xml:space="preserve">separates </w:t>
      </w:r>
      <w:r w:rsidRPr="00C45B24">
        <w:rPr>
          <w:color w:val="000000"/>
          <w:lang w:val="en-US"/>
        </w:rPr>
        <w:t>it into</w:t>
      </w:r>
      <w:r w:rsidR="00BD350E">
        <w:rPr>
          <w:color w:val="000000"/>
          <w:lang w:val="en-US"/>
        </w:rPr>
        <w:t xml:space="preserve"> </w:t>
      </w:r>
      <w:r w:rsidRPr="00C45B24">
        <w:rPr>
          <w:color w:val="000000"/>
          <w:lang w:val="en-US"/>
        </w:rPr>
        <w:t xml:space="preserve">categories. When </w:t>
      </w:r>
      <w:r w:rsidR="00507E89">
        <w:rPr>
          <w:color w:val="000000"/>
          <w:lang w:val="en-US"/>
        </w:rPr>
        <w:t xml:space="preserve">gets </w:t>
      </w:r>
      <w:r w:rsidRPr="00C45B24">
        <w:rPr>
          <w:color w:val="000000"/>
          <w:lang w:val="en-US"/>
        </w:rPr>
        <w:t xml:space="preserve">new information, brain compares it </w:t>
      </w:r>
      <w:r w:rsidR="00507E89">
        <w:rPr>
          <w:color w:val="000000"/>
          <w:lang w:val="en-US"/>
        </w:rPr>
        <w:t xml:space="preserve">to </w:t>
      </w:r>
      <w:r w:rsidRPr="00C45B24">
        <w:rPr>
          <w:color w:val="000000"/>
          <w:lang w:val="en-US"/>
        </w:rPr>
        <w:t xml:space="preserve">the existing </w:t>
      </w:r>
      <w:r w:rsidR="00507E89">
        <w:rPr>
          <w:color w:val="000000"/>
          <w:lang w:val="en-US"/>
        </w:rPr>
        <w:t xml:space="preserve">one </w:t>
      </w:r>
      <w:r w:rsidRPr="00C45B24">
        <w:rPr>
          <w:color w:val="000000"/>
          <w:lang w:val="en-US"/>
        </w:rPr>
        <w:t xml:space="preserve">and </w:t>
      </w:r>
      <w:r w:rsidR="00507E89">
        <w:rPr>
          <w:color w:val="000000"/>
          <w:lang w:val="en-US"/>
        </w:rPr>
        <w:t xml:space="preserve">makes </w:t>
      </w:r>
      <w:r w:rsidRPr="00C45B24">
        <w:rPr>
          <w:color w:val="000000"/>
          <w:lang w:val="en-US"/>
        </w:rPr>
        <w:t xml:space="preserve">conclusion that </w:t>
      </w:r>
      <w:r w:rsidR="00507E89">
        <w:rPr>
          <w:color w:val="000000"/>
          <w:lang w:val="en-US"/>
        </w:rPr>
        <w:t xml:space="preserve">allows to make </w:t>
      </w:r>
      <w:r w:rsidRPr="00C45B24">
        <w:rPr>
          <w:color w:val="000000"/>
          <w:lang w:val="en-US"/>
        </w:rPr>
        <w:t xml:space="preserve">future action </w:t>
      </w:r>
      <w:r w:rsidR="00507E89">
        <w:rPr>
          <w:color w:val="000000"/>
          <w:lang w:val="en-US"/>
        </w:rPr>
        <w:t xml:space="preserve">according to the </w:t>
      </w:r>
      <w:r w:rsidRPr="00C45B24">
        <w:rPr>
          <w:color w:val="000000"/>
          <w:lang w:val="en-US"/>
        </w:rPr>
        <w:t xml:space="preserve">analysis. Deep learning based on </w:t>
      </w:r>
      <w:r w:rsidR="00A06A58">
        <w:rPr>
          <w:color w:val="000000"/>
          <w:lang w:val="en-US"/>
        </w:rPr>
        <w:t>many</w:t>
      </w:r>
      <w:r w:rsidRPr="00C45B24">
        <w:rPr>
          <w:color w:val="000000"/>
          <w:lang w:val="en-US"/>
        </w:rPr>
        <w:t xml:space="preserve"> layers of algorithms</w:t>
      </w:r>
      <w:r w:rsidR="00A06A58">
        <w:rPr>
          <w:color w:val="000000"/>
          <w:lang w:val="en-US"/>
        </w:rPr>
        <w:t xml:space="preserve">, </w:t>
      </w:r>
      <w:r w:rsidRPr="00C45B24">
        <w:rPr>
          <w:color w:val="000000"/>
          <w:lang w:val="en-US"/>
        </w:rPr>
        <w:t xml:space="preserve">each providing different </w:t>
      </w:r>
      <w:r w:rsidR="00C95DA1">
        <w:rPr>
          <w:color w:val="000000"/>
          <w:lang w:val="en-US"/>
        </w:rPr>
        <w:t>interpretation</w:t>
      </w:r>
      <w:r w:rsidR="00A06A58">
        <w:rPr>
          <w:color w:val="000000"/>
          <w:lang w:val="en-US"/>
        </w:rPr>
        <w:t xml:space="preserve"> </w:t>
      </w:r>
      <w:r w:rsidRPr="00C45B24">
        <w:rPr>
          <w:color w:val="000000"/>
          <w:lang w:val="en-US"/>
        </w:rPr>
        <w:t>of data that’s been fed to them.</w:t>
      </w:r>
    </w:p>
    <w:p w14:paraId="467583F2" w14:textId="07B59ED7" w:rsidR="00051461" w:rsidRP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FD11A1">
        <w:rPr>
          <w:color w:val="000000"/>
          <w:lang w:val="en-US"/>
        </w:rPr>
        <w:t xml:space="preserve">In case of supervised learning, </w:t>
      </w:r>
      <w:r w:rsidR="00DF2F64">
        <w:rPr>
          <w:color w:val="000000"/>
          <w:lang w:val="en-US"/>
        </w:rPr>
        <w:t>the</w:t>
      </w:r>
      <w:r w:rsidRPr="00FD11A1">
        <w:rPr>
          <w:color w:val="000000"/>
          <w:lang w:val="en-US"/>
        </w:rPr>
        <w:t xml:space="preserve"> user </w:t>
      </w:r>
      <w:r w:rsidR="00DF2F64">
        <w:rPr>
          <w:color w:val="000000"/>
          <w:lang w:val="en-US"/>
        </w:rPr>
        <w:t xml:space="preserve">has </w:t>
      </w:r>
      <w:r w:rsidRPr="00FD11A1">
        <w:rPr>
          <w:color w:val="000000"/>
          <w:lang w:val="en-US"/>
        </w:rPr>
        <w:t xml:space="preserve">to train the AI </w:t>
      </w:r>
      <w:r w:rsidR="00DF2F64">
        <w:rPr>
          <w:color w:val="000000"/>
          <w:lang w:val="en-US"/>
        </w:rPr>
        <w:t xml:space="preserve">so that it </w:t>
      </w:r>
      <w:r w:rsidRPr="00FD11A1">
        <w:rPr>
          <w:color w:val="000000"/>
          <w:lang w:val="en-US"/>
        </w:rPr>
        <w:t>make</w:t>
      </w:r>
      <w:r w:rsidR="00DF2F64">
        <w:rPr>
          <w:color w:val="000000"/>
          <w:lang w:val="en-US"/>
        </w:rPr>
        <w:t>s</w:t>
      </w:r>
      <w:r w:rsidRPr="00FD11A1">
        <w:rPr>
          <w:color w:val="000000"/>
          <w:lang w:val="en-US"/>
        </w:rPr>
        <w:t xml:space="preserve"> the right decision: user gives </w:t>
      </w:r>
      <w:r w:rsidR="00DF2F64" w:rsidRPr="00FD11A1">
        <w:rPr>
          <w:color w:val="000000"/>
          <w:lang w:val="en-US"/>
        </w:rPr>
        <w:t xml:space="preserve">the input </w:t>
      </w:r>
      <w:r w:rsidR="00DF2F64">
        <w:rPr>
          <w:color w:val="000000"/>
          <w:lang w:val="en-US"/>
        </w:rPr>
        <w:t xml:space="preserve">to </w:t>
      </w:r>
      <w:r w:rsidRPr="00FD11A1">
        <w:rPr>
          <w:color w:val="000000"/>
          <w:lang w:val="en-US"/>
        </w:rPr>
        <w:t xml:space="preserve">the machine and </w:t>
      </w:r>
      <w:r w:rsidR="00DF2F64">
        <w:rPr>
          <w:color w:val="000000"/>
          <w:lang w:val="en-US"/>
        </w:rPr>
        <w:t xml:space="preserve">gets the </w:t>
      </w:r>
      <w:r w:rsidRPr="00FD11A1">
        <w:rPr>
          <w:color w:val="000000"/>
          <w:lang w:val="en-US"/>
        </w:rPr>
        <w:t>expected output</w:t>
      </w:r>
      <w:r w:rsidR="00DF2F64">
        <w:rPr>
          <w:color w:val="000000"/>
          <w:lang w:val="en-US"/>
        </w:rPr>
        <w:t>,</w:t>
      </w:r>
      <w:r w:rsidRPr="00FD11A1">
        <w:rPr>
          <w:color w:val="000000"/>
          <w:lang w:val="en-US"/>
        </w:rPr>
        <w:t xml:space="preserve"> </w:t>
      </w:r>
      <w:r w:rsidR="00DF2F64">
        <w:rPr>
          <w:color w:val="000000"/>
          <w:lang w:val="en-US"/>
        </w:rPr>
        <w:t xml:space="preserve">in case </w:t>
      </w:r>
      <w:r w:rsidRPr="00FD11A1">
        <w:rPr>
          <w:color w:val="000000"/>
          <w:lang w:val="en-US"/>
        </w:rPr>
        <w:t xml:space="preserve">the output is wrong, it </w:t>
      </w:r>
      <w:r w:rsidR="00DF2F64">
        <w:rPr>
          <w:color w:val="000000"/>
          <w:lang w:val="en-US"/>
        </w:rPr>
        <w:t>calculates from beginning</w:t>
      </w:r>
      <w:r w:rsidRPr="00FD11A1">
        <w:rPr>
          <w:color w:val="000000"/>
          <w:lang w:val="en-US"/>
        </w:rPr>
        <w:t>; th</w:t>
      </w:r>
      <w:r w:rsidR="006F5670">
        <w:rPr>
          <w:color w:val="000000"/>
          <w:lang w:val="en-US"/>
        </w:rPr>
        <w:t>is</w:t>
      </w:r>
      <w:r w:rsidRPr="00FD11A1">
        <w:rPr>
          <w:color w:val="000000"/>
          <w:lang w:val="en-US"/>
        </w:rPr>
        <w:t xml:space="preserve"> process goes on til</w:t>
      </w:r>
      <w:r w:rsidR="006F5670">
        <w:rPr>
          <w:color w:val="000000"/>
          <w:lang w:val="en-US"/>
        </w:rPr>
        <w:t>l</w:t>
      </w:r>
      <w:r w:rsidRPr="00FD11A1">
        <w:rPr>
          <w:color w:val="000000"/>
          <w:lang w:val="en-US"/>
        </w:rPr>
        <w:t xml:space="preserve"> the AI </w:t>
      </w:r>
      <w:r w:rsidR="006F5670">
        <w:rPr>
          <w:color w:val="000000"/>
          <w:lang w:val="en-US"/>
        </w:rPr>
        <w:t>is able to make predictions with</w:t>
      </w:r>
      <w:r w:rsidRPr="00FD11A1">
        <w:rPr>
          <w:color w:val="000000"/>
          <w:lang w:val="en-US"/>
        </w:rPr>
        <w:t xml:space="preserve"> no mistakes. popular supervised algorithms</w:t>
      </w:r>
      <w:r w:rsidR="006F5670">
        <w:rPr>
          <w:color w:val="000000"/>
          <w:lang w:val="en-US"/>
        </w:rPr>
        <w:t xml:space="preserve">: </w:t>
      </w:r>
      <w:r w:rsidRPr="00FD11A1">
        <w:rPr>
          <w:color w:val="000000"/>
          <w:lang w:val="en-US"/>
        </w:rPr>
        <w:t>logistic regression,</w:t>
      </w:r>
      <w:r w:rsidR="006F5670" w:rsidRPr="006F5670">
        <w:rPr>
          <w:color w:val="000000"/>
          <w:lang w:val="en-US"/>
        </w:rPr>
        <w:t xml:space="preserve"> </w:t>
      </w:r>
      <w:r w:rsidR="006F5670" w:rsidRPr="00FD11A1">
        <w:rPr>
          <w:color w:val="000000"/>
          <w:lang w:val="en-US"/>
        </w:rPr>
        <w:t>linear regression</w:t>
      </w:r>
      <w:r w:rsidR="006F5670">
        <w:rPr>
          <w:color w:val="000000"/>
          <w:lang w:val="en-US"/>
        </w:rPr>
        <w:t>,</w:t>
      </w:r>
      <w:r w:rsidRPr="00FD11A1">
        <w:rPr>
          <w:color w:val="000000"/>
          <w:lang w:val="en-US"/>
        </w:rPr>
        <w:t xml:space="preserve"> decision trees, </w:t>
      </w:r>
      <w:r w:rsidR="006F5670" w:rsidRPr="00FD11A1">
        <w:rPr>
          <w:color w:val="000000"/>
          <w:lang w:val="en-US"/>
        </w:rPr>
        <w:t>non-parametric models such as k-Nearest Neighbors</w:t>
      </w:r>
      <w:ins w:id="119" w:author="Олександр Романченко" w:date="2020-05-16T21:22:00Z">
        <w:r w:rsidR="007B2B01">
          <w:rPr>
            <w:rStyle w:val="FootnoteReference"/>
            <w:color w:val="000000"/>
            <w:lang w:val="en-US"/>
          </w:rPr>
          <w:footnoteReference w:id="7"/>
        </w:r>
      </w:ins>
      <w:r w:rsidR="006F5670" w:rsidRPr="00FD11A1">
        <w:rPr>
          <w:color w:val="000000"/>
          <w:lang w:val="en-US"/>
        </w:rPr>
        <w:t xml:space="preserve"> </w:t>
      </w:r>
      <w:r w:rsidR="006F5670">
        <w:rPr>
          <w:color w:val="000000"/>
          <w:lang w:val="en-US"/>
        </w:rPr>
        <w:t xml:space="preserve">and </w:t>
      </w:r>
      <w:r w:rsidRPr="00FD11A1">
        <w:rPr>
          <w:color w:val="000000"/>
          <w:lang w:val="en-US"/>
        </w:rPr>
        <w:t xml:space="preserve">support vector machines. In case of unsupervised learning, user lets AI </w:t>
      </w:r>
      <w:r w:rsidR="00261126">
        <w:rPr>
          <w:color w:val="000000"/>
          <w:lang w:val="en-US"/>
        </w:rPr>
        <w:t xml:space="preserve">to </w:t>
      </w:r>
      <w:r w:rsidRPr="00FD11A1">
        <w:rPr>
          <w:color w:val="000000"/>
          <w:lang w:val="en-US"/>
        </w:rPr>
        <w:t xml:space="preserve">make classifications from data. </w:t>
      </w:r>
      <w:r w:rsidR="002F5E06">
        <w:rPr>
          <w:color w:val="000000"/>
          <w:lang w:val="en-US"/>
        </w:rPr>
        <w:t>A</w:t>
      </w:r>
      <w:r w:rsidRPr="00FD11A1">
        <w:rPr>
          <w:color w:val="000000"/>
          <w:lang w:val="en-US"/>
        </w:rPr>
        <w:t xml:space="preserve">lgorithms such as k-Means, </w:t>
      </w:r>
      <w:r w:rsidR="002F5E06" w:rsidRPr="00FD11A1">
        <w:rPr>
          <w:color w:val="000000"/>
          <w:lang w:val="en-US"/>
        </w:rPr>
        <w:t>hierarchical clustering</w:t>
      </w:r>
      <w:r w:rsidR="002F5E06">
        <w:rPr>
          <w:color w:val="000000"/>
          <w:lang w:val="en-US"/>
        </w:rPr>
        <w:t xml:space="preserve">, </w:t>
      </w:r>
      <w:r w:rsidRPr="00FD11A1">
        <w:rPr>
          <w:color w:val="000000"/>
          <w:lang w:val="en-US"/>
        </w:rPr>
        <w:t xml:space="preserve">Gaussian models </w:t>
      </w:r>
      <w:r w:rsidR="00BD7EF0">
        <w:rPr>
          <w:color w:val="000000"/>
          <w:lang w:val="en-US"/>
        </w:rPr>
        <w:t xml:space="preserve">which </w:t>
      </w:r>
      <w:r w:rsidRPr="00FD11A1">
        <w:rPr>
          <w:color w:val="000000"/>
          <w:lang w:val="en-US"/>
        </w:rPr>
        <w:t xml:space="preserve">attempt to learn </w:t>
      </w:r>
      <w:r w:rsidR="00BD7EF0">
        <w:rPr>
          <w:color w:val="000000"/>
          <w:lang w:val="en-US"/>
        </w:rPr>
        <w:t>data structures</w:t>
      </w:r>
      <w:r w:rsidRPr="00FD11A1">
        <w:rPr>
          <w:color w:val="000000"/>
          <w:lang w:val="en-US"/>
        </w:rPr>
        <w:t>.</w:t>
      </w:r>
    </w:p>
    <w:p w14:paraId="2553C683" w14:textId="72405728"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w:t>
      </w:r>
      <w:r w:rsidR="00A0013D">
        <w:rPr>
          <w:color w:val="000000"/>
          <w:lang w:val="en-US"/>
        </w:rPr>
        <w:t xml:space="preserve">doesn’t use any </w:t>
      </w:r>
      <w:r w:rsidRPr="00C45B24">
        <w:rPr>
          <w:color w:val="000000"/>
          <w:lang w:val="en-US"/>
        </w:rPr>
        <w:t>strict rules as the M</w:t>
      </w:r>
      <w:r w:rsidR="00E268A0">
        <w:rPr>
          <w:color w:val="000000"/>
          <w:lang w:val="en-US"/>
        </w:rPr>
        <w:t xml:space="preserve">achine </w:t>
      </w:r>
      <w:r w:rsidRPr="00C45B24">
        <w:rPr>
          <w:color w:val="000000"/>
          <w:lang w:val="en-US"/>
        </w:rPr>
        <w:t>L</w:t>
      </w:r>
      <w:r w:rsidR="00E268A0">
        <w:rPr>
          <w:color w:val="000000"/>
          <w:lang w:val="en-US"/>
        </w:rPr>
        <w:t>earning</w:t>
      </w:r>
      <w:r w:rsidRPr="00C45B24">
        <w:rPr>
          <w:color w:val="000000"/>
          <w:lang w:val="en-US"/>
        </w:rPr>
        <w:t xml:space="preserve"> algorithm should </w:t>
      </w:r>
      <w:r w:rsidR="00E268A0">
        <w:rPr>
          <w:color w:val="000000"/>
          <w:lang w:val="en-US"/>
        </w:rPr>
        <w:t xml:space="preserve">be able to </w:t>
      </w:r>
      <w:r w:rsidRPr="00C45B24">
        <w:rPr>
          <w:color w:val="000000"/>
          <w:lang w:val="en-US"/>
        </w:rPr>
        <w:t xml:space="preserve">extract trends and patterns </w:t>
      </w:r>
      <w:r w:rsidR="00E268A0">
        <w:rPr>
          <w:color w:val="000000"/>
          <w:lang w:val="en-US"/>
        </w:rPr>
        <w:t xml:space="preserve">out of </w:t>
      </w:r>
      <w:r w:rsidRPr="00C45B24">
        <w:rPr>
          <w:color w:val="000000"/>
          <w:lang w:val="en-US"/>
        </w:rPr>
        <w:t xml:space="preserve">the </w:t>
      </w:r>
      <w:r w:rsidR="00E268A0">
        <w:rPr>
          <w:color w:val="000000"/>
          <w:lang w:val="en-US"/>
        </w:rPr>
        <w:t xml:space="preserve">huge </w:t>
      </w:r>
      <w:r w:rsidRPr="00C45B24">
        <w:rPr>
          <w:color w:val="000000"/>
          <w:lang w:val="en-US"/>
        </w:rPr>
        <w:t xml:space="preserve">sets of data. </w:t>
      </w:r>
    </w:p>
    <w:p w14:paraId="19F36323" w14:textId="7E1C4DE7"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AA788F">
        <w:rPr>
          <w:rFonts w:ascii="Times New Roman" w:hAnsi="Times New Roman" w:cs="Times New Roman"/>
          <w:b/>
          <w:bCs/>
          <w:color w:val="000000"/>
          <w:lang w:val="en-US"/>
        </w:rPr>
        <w:t>0</w:t>
      </w:r>
      <w:r>
        <w:rPr>
          <w:rFonts w:ascii="Times New Roman" w:hAnsi="Times New Roman" w:cs="Times New Roman"/>
          <w:b/>
          <w:bCs/>
          <w:color w:val="000000"/>
          <w:lang w:val="en-US"/>
        </w:rPr>
        <w:t xml:space="preserve">   </w:t>
      </w:r>
      <w:r w:rsidR="00051461" w:rsidRPr="00C45B24">
        <w:rPr>
          <w:rFonts w:ascii="Times New Roman" w:hAnsi="Times New Roman" w:cs="Times New Roman"/>
          <w:b/>
          <w:bCs/>
          <w:color w:val="000000"/>
          <w:lang w:val="en-US"/>
        </w:rPr>
        <w:t>Neural Network</w:t>
      </w:r>
      <w:r w:rsidR="00F33B25">
        <w:rPr>
          <w:rFonts w:ascii="Times New Roman" w:hAnsi="Times New Roman" w:cs="Times New Roman"/>
          <w:b/>
          <w:bCs/>
          <w:color w:val="000000"/>
          <w:lang w:val="en-US"/>
        </w:rPr>
        <w:t xml:space="preserve"> vs </w:t>
      </w:r>
      <w:r w:rsidR="00F33B25" w:rsidRPr="00C45B24">
        <w:rPr>
          <w:rFonts w:ascii="Times New Roman" w:hAnsi="Times New Roman" w:cs="Times New Roman"/>
          <w:b/>
          <w:bCs/>
          <w:color w:val="000000"/>
          <w:lang w:val="en-US"/>
        </w:rPr>
        <w:t>Deep Learning</w:t>
      </w:r>
    </w:p>
    <w:p w14:paraId="292EFD7F" w14:textId="49B58659" w:rsidR="00051461" w:rsidRPr="00BD7EF0"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The </w:t>
      </w:r>
      <w:r w:rsidR="00BD7EF0">
        <w:rPr>
          <w:color w:val="000000"/>
          <w:lang w:val="en-US"/>
        </w:rPr>
        <w:t xml:space="preserve">main algorithm of </w:t>
      </w:r>
      <w:r w:rsidRPr="00C45B24">
        <w:rPr>
          <w:color w:val="000000"/>
          <w:lang w:val="en-US"/>
        </w:rPr>
        <w:t>Deep Learning is neural networks — the more layers</w:t>
      </w:r>
      <w:r w:rsidR="00BD7EF0">
        <w:rPr>
          <w:color w:val="000000"/>
          <w:lang w:val="en-US"/>
        </w:rPr>
        <w:t xml:space="preserve"> it has</w:t>
      </w:r>
      <w:r w:rsidRPr="00C45B24">
        <w:rPr>
          <w:color w:val="000000"/>
          <w:lang w:val="en-US"/>
        </w:rPr>
        <w:t>, the deeper</w:t>
      </w:r>
      <w:r w:rsidR="00BD7EF0">
        <w:rPr>
          <w:color w:val="000000"/>
          <w:lang w:val="en-US"/>
        </w:rPr>
        <w:t xml:space="preserve"> is</w:t>
      </w:r>
      <w:r w:rsidRPr="00C45B24">
        <w:rPr>
          <w:color w:val="000000"/>
          <w:lang w:val="en-US"/>
        </w:rPr>
        <w:t xml:space="preserve"> the network.</w:t>
      </w:r>
      <w:r w:rsidR="00BD7EF0">
        <w:rPr>
          <w:color w:val="000000"/>
          <w:lang w:val="en-US"/>
        </w:rPr>
        <w:t xml:space="preserve"> Each </w:t>
      </w:r>
      <w:r w:rsidRPr="00C45B24">
        <w:rPr>
          <w:color w:val="000000"/>
          <w:lang w:val="en-US"/>
        </w:rPr>
        <w:t xml:space="preserve">layer </w:t>
      </w:r>
      <w:r w:rsidR="00BD7EF0">
        <w:rPr>
          <w:color w:val="000000"/>
          <w:lang w:val="en-US"/>
        </w:rPr>
        <w:t xml:space="preserve">contains </w:t>
      </w:r>
      <w:r w:rsidRPr="00C45B24">
        <w:rPr>
          <w:color w:val="000000"/>
          <w:lang w:val="en-US"/>
        </w:rPr>
        <w:t xml:space="preserve">computational nodes, </w:t>
      </w:r>
      <w:r w:rsidR="00BD7EF0">
        <w:rPr>
          <w:color w:val="000000"/>
          <w:lang w:val="en-US"/>
        </w:rPr>
        <w:t xml:space="preserve">so-called </w:t>
      </w:r>
      <w:r w:rsidRPr="00C45B24">
        <w:rPr>
          <w:color w:val="000000"/>
          <w:lang w:val="en-US"/>
        </w:rPr>
        <w:t xml:space="preserve">“neurons,” </w:t>
      </w:r>
      <w:r w:rsidR="00BD7EF0">
        <w:rPr>
          <w:color w:val="000000"/>
          <w:lang w:val="en-US"/>
        </w:rPr>
        <w:t xml:space="preserve">each </w:t>
      </w:r>
      <w:r w:rsidRPr="00C45B24">
        <w:rPr>
          <w:color w:val="000000"/>
          <w:lang w:val="en-US"/>
        </w:rPr>
        <w:t xml:space="preserve">of </w:t>
      </w:r>
      <w:r w:rsidR="00BD7EF0">
        <w:rPr>
          <w:color w:val="000000"/>
          <w:lang w:val="en-US"/>
        </w:rPr>
        <w:t xml:space="preserve">them is connected </w:t>
      </w:r>
      <w:r w:rsidRPr="00C45B24">
        <w:rPr>
          <w:color w:val="000000"/>
          <w:lang w:val="en-US"/>
        </w:rPr>
        <w:t xml:space="preserve">to all neurons in layer. </w:t>
      </w:r>
      <w:r w:rsidRPr="00BD7EF0">
        <w:rPr>
          <w:color w:val="000000"/>
          <w:lang w:val="en-US"/>
        </w:rPr>
        <w:t xml:space="preserve">There are </w:t>
      </w:r>
      <w:r w:rsidR="00BD7EF0">
        <w:rPr>
          <w:color w:val="000000"/>
          <w:lang w:val="en-US"/>
        </w:rPr>
        <w:t xml:space="preserve">few </w:t>
      </w:r>
      <w:r w:rsidRPr="00BD7EF0">
        <w:rPr>
          <w:color w:val="000000"/>
          <w:lang w:val="en-US"/>
        </w:rPr>
        <w:t>types of layers:</w:t>
      </w:r>
    </w:p>
    <w:p w14:paraId="0ABFCB6E" w14:textId="6BBE7295"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The input</w:t>
      </w:r>
      <w:r w:rsidR="00E669E8">
        <w:rPr>
          <w:color w:val="000000"/>
          <w:lang w:val="en-US"/>
        </w:rPr>
        <w:t xml:space="preserve"> layer</w:t>
      </w:r>
      <w:r w:rsidRPr="00C45B24">
        <w:rPr>
          <w:color w:val="000000"/>
          <w:lang w:val="en-US"/>
        </w:rPr>
        <w:t xml:space="preserve">, </w:t>
      </w:r>
      <w:r w:rsidR="00E669E8">
        <w:rPr>
          <w:color w:val="000000"/>
          <w:lang w:val="en-US"/>
        </w:rPr>
        <w:t xml:space="preserve">receives </w:t>
      </w:r>
      <w:r w:rsidRPr="00C45B24">
        <w:rPr>
          <w:color w:val="000000"/>
          <w:lang w:val="en-US"/>
        </w:rPr>
        <w:t xml:space="preserve">information and </w:t>
      </w:r>
      <w:r w:rsidR="00E669E8">
        <w:rPr>
          <w:color w:val="000000"/>
          <w:lang w:val="en-US"/>
        </w:rPr>
        <w:t xml:space="preserve">sends </w:t>
      </w:r>
      <w:r w:rsidRPr="00C45B24">
        <w:rPr>
          <w:color w:val="000000"/>
          <w:lang w:val="en-US"/>
        </w:rPr>
        <w:t>it to underlying nodes</w:t>
      </w:r>
    </w:p>
    <w:p w14:paraId="7AEBE9B7" w14:textId="0726FE4B"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lastRenderedPageBreak/>
        <w:t xml:space="preserve">Hidden layers are </w:t>
      </w:r>
      <w:r w:rsidR="000A35E4">
        <w:rPr>
          <w:color w:val="000000"/>
          <w:lang w:val="en-US"/>
        </w:rPr>
        <w:t xml:space="preserve">those </w:t>
      </w:r>
      <w:r w:rsidRPr="00C45B24">
        <w:rPr>
          <w:color w:val="000000"/>
          <w:lang w:val="en-US"/>
        </w:rPr>
        <w:t xml:space="preserve">which </w:t>
      </w:r>
      <w:r w:rsidR="000A35E4">
        <w:rPr>
          <w:color w:val="000000"/>
          <w:lang w:val="en-US"/>
        </w:rPr>
        <w:t xml:space="preserve">make </w:t>
      </w:r>
      <w:r w:rsidRPr="00C45B24">
        <w:rPr>
          <w:color w:val="000000"/>
          <w:lang w:val="en-US"/>
        </w:rPr>
        <w:t xml:space="preserve">all </w:t>
      </w:r>
      <w:r w:rsidR="000A35E4">
        <w:rPr>
          <w:color w:val="000000"/>
          <w:lang w:val="en-US"/>
        </w:rPr>
        <w:t xml:space="preserve">the </w:t>
      </w:r>
      <w:r w:rsidRPr="00C45B24">
        <w:rPr>
          <w:color w:val="000000"/>
          <w:lang w:val="en-US"/>
        </w:rPr>
        <w:t>calculations</w:t>
      </w:r>
    </w:p>
    <w:p w14:paraId="4771F882" w14:textId="68FF9D20" w:rsidR="00051461"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Output node layer</w:t>
      </w:r>
      <w:r w:rsidR="000A35E4">
        <w:rPr>
          <w:color w:val="000000"/>
          <w:lang w:val="en-US"/>
        </w:rPr>
        <w:t xml:space="preserve"> -</w:t>
      </w:r>
      <w:r w:rsidRPr="00C45B24">
        <w:rPr>
          <w:color w:val="000000"/>
          <w:lang w:val="en-US"/>
        </w:rPr>
        <w:t xml:space="preserve"> a place for results</w:t>
      </w:r>
      <w:r w:rsidR="000A35E4">
        <w:rPr>
          <w:color w:val="000000"/>
          <w:lang w:val="en-US"/>
        </w:rPr>
        <w:t xml:space="preserve"> of computation</w:t>
      </w:r>
    </w:p>
    <w:p w14:paraId="38582164" w14:textId="302DBD03" w:rsidR="00786CA6" w:rsidRPr="00C45B24" w:rsidRDefault="00786CA6" w:rsidP="00786CA6">
      <w:pPr>
        <w:shd w:val="clear" w:color="auto" w:fill="FFFFFF"/>
        <w:spacing w:line="360" w:lineRule="auto"/>
        <w:ind w:left="270"/>
        <w:jc w:val="center"/>
        <w:rPr>
          <w:color w:val="000000"/>
          <w:lang w:val="en-US"/>
        </w:rPr>
      </w:pPr>
      <w:r w:rsidRPr="00786CA6">
        <w:rPr>
          <w:i/>
          <w:iCs/>
          <w:lang w:val="en-US"/>
        </w:rPr>
        <w:t>Fig</w:t>
      </w:r>
      <w:r>
        <w:rPr>
          <w:i/>
          <w:iCs/>
          <w:lang w:val="en-US"/>
        </w:rPr>
        <w:t xml:space="preserve">ure 7. </w:t>
      </w:r>
      <w:r w:rsidRPr="00786CA6">
        <w:rPr>
          <w:i/>
          <w:iCs/>
          <w:color w:val="333333"/>
          <w:lang w:val="en-US"/>
        </w:rPr>
        <w:t>Neural Network</w:t>
      </w:r>
    </w:p>
    <w:p w14:paraId="7A5763C5" w14:textId="1FB3DA39" w:rsidR="00051461" w:rsidRPr="00C45B24"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"https://blog.soshace.com/wp-content/uploads/2019/09/Neural-Network-1024x711.jpg" \* MERGEFORMATINET </w:instrText>
      </w:r>
      <w:r w:rsidRPr="00C45B24">
        <w:rPr>
          <w:color w:val="000000"/>
        </w:rPr>
        <w:fldChar w:fldCharType="separate"/>
      </w:r>
      <w:r w:rsidRPr="00C45B24">
        <w:rPr>
          <w:noProof/>
          <w:color w:val="000000"/>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C45B24">
        <w:rPr>
          <w:color w:val="000000"/>
        </w:rPr>
        <w:fldChar w:fldCharType="end"/>
      </w:r>
    </w:p>
    <w:p w14:paraId="5FC3B9E2" w14:textId="45FC0BCE" w:rsidR="00275272" w:rsidRPr="00786CA6" w:rsidRDefault="00275272" w:rsidP="00786CA6">
      <w:pPr>
        <w:shd w:val="clear" w:color="auto" w:fill="FFFFFF"/>
        <w:spacing w:after="375" w:line="360" w:lineRule="auto"/>
        <w:jc w:val="center"/>
        <w:rPr>
          <w:i/>
          <w:iCs/>
          <w:color w:val="333333"/>
          <w:lang w:val="en-US"/>
        </w:rPr>
      </w:pPr>
      <w:r w:rsidRPr="00786CA6">
        <w:rPr>
          <w:i/>
          <w:iCs/>
          <w:lang w:val="en-US"/>
        </w:rPr>
        <w:t>source: towardsdatascince.com</w:t>
      </w:r>
    </w:p>
    <w:p w14:paraId="3A9271EE" w14:textId="23F2791F" w:rsidR="00051461" w:rsidRPr="00C45B24" w:rsidRDefault="008B04D3"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 xml:space="preserve">With </w:t>
      </w:r>
      <w:r w:rsidR="00051461" w:rsidRPr="00C45B24">
        <w:rPr>
          <w:color w:val="000000"/>
          <w:lang w:val="en-US"/>
        </w:rPr>
        <w:t>addi</w:t>
      </w:r>
      <w:r>
        <w:rPr>
          <w:color w:val="000000"/>
          <w:lang w:val="en-US"/>
        </w:rPr>
        <w:t>tion of</w:t>
      </w:r>
      <w:r w:rsidR="00051461" w:rsidRPr="00C45B24">
        <w:rPr>
          <w:color w:val="000000"/>
          <w:lang w:val="en-US"/>
        </w:rPr>
        <w:t xml:space="preserve"> more hidden layers </w:t>
      </w:r>
      <w:r>
        <w:rPr>
          <w:color w:val="000000"/>
          <w:lang w:val="en-US"/>
        </w:rPr>
        <w:t xml:space="preserve">to </w:t>
      </w:r>
      <w:r w:rsidR="00051461" w:rsidRPr="00C45B24">
        <w:rPr>
          <w:color w:val="000000"/>
          <w:lang w:val="en-US"/>
        </w:rPr>
        <w:t xml:space="preserve">the network, the </w:t>
      </w:r>
      <w:r>
        <w:rPr>
          <w:color w:val="000000"/>
          <w:lang w:val="en-US"/>
        </w:rPr>
        <w:t xml:space="preserve">scientists </w:t>
      </w:r>
      <w:r w:rsidR="00051461" w:rsidRPr="00C45B24">
        <w:rPr>
          <w:color w:val="000000"/>
          <w:lang w:val="en-US"/>
        </w:rPr>
        <w:t xml:space="preserve">enable </w:t>
      </w:r>
      <w:r>
        <w:rPr>
          <w:color w:val="000000"/>
          <w:lang w:val="en-US"/>
        </w:rPr>
        <w:t xml:space="preserve">deeper </w:t>
      </w:r>
      <w:r w:rsidR="00051461" w:rsidRPr="00C45B24">
        <w:rPr>
          <w:color w:val="000000"/>
          <w:lang w:val="en-US"/>
        </w:rPr>
        <w:t xml:space="preserve">calculations; </w:t>
      </w:r>
      <w:r>
        <w:rPr>
          <w:color w:val="000000"/>
          <w:lang w:val="en-US"/>
        </w:rPr>
        <w:t>Although</w:t>
      </w:r>
      <w:r w:rsidR="00051461" w:rsidRPr="00C45B24">
        <w:rPr>
          <w:color w:val="000000"/>
          <w:lang w:val="en-US"/>
        </w:rPr>
        <w:t xml:space="preserve">, the more layers </w:t>
      </w:r>
      <w:r>
        <w:rPr>
          <w:color w:val="000000"/>
          <w:lang w:val="en-US"/>
        </w:rPr>
        <w:t xml:space="preserve">there are </w:t>
      </w:r>
      <w:r w:rsidR="00051461" w:rsidRPr="00C45B24">
        <w:rPr>
          <w:color w:val="000000"/>
          <w:lang w:val="en-US"/>
        </w:rPr>
        <w:t>— the more computi</w:t>
      </w:r>
      <w:r>
        <w:rPr>
          <w:color w:val="000000"/>
          <w:lang w:val="en-US"/>
        </w:rPr>
        <w:t>ng</w:t>
      </w:r>
      <w:r w:rsidR="00051461" w:rsidRPr="00C45B24">
        <w:rPr>
          <w:color w:val="000000"/>
          <w:lang w:val="en-US"/>
        </w:rPr>
        <w:t xml:space="preserve"> power is needed </w:t>
      </w:r>
      <w:r>
        <w:rPr>
          <w:color w:val="000000"/>
          <w:lang w:val="en-US"/>
        </w:rPr>
        <w:t xml:space="preserve">in order </w:t>
      </w:r>
      <w:r w:rsidR="00051461" w:rsidRPr="00C45B24">
        <w:rPr>
          <w:color w:val="000000"/>
          <w:lang w:val="en-US"/>
        </w:rPr>
        <w:t>to deploy such network.</w:t>
      </w:r>
    </w:p>
    <w:p w14:paraId="1F298B88" w14:textId="5191CA6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Each connection has importance</w:t>
      </w:r>
      <w:r w:rsidR="00D341EB">
        <w:rPr>
          <w:color w:val="000000"/>
          <w:lang w:val="en-US"/>
        </w:rPr>
        <w:t xml:space="preserve"> and </w:t>
      </w:r>
      <w:r w:rsidR="00D341EB" w:rsidRPr="00C45B24">
        <w:rPr>
          <w:color w:val="000000"/>
          <w:lang w:val="en-US"/>
        </w:rPr>
        <w:t>weight</w:t>
      </w:r>
      <w:r w:rsidRPr="00C45B24">
        <w:rPr>
          <w:color w:val="000000"/>
          <w:lang w:val="en-US"/>
        </w:rPr>
        <w:t xml:space="preserve">, </w:t>
      </w:r>
      <w:r w:rsidR="000A7541">
        <w:rPr>
          <w:color w:val="000000"/>
          <w:lang w:val="en-US"/>
        </w:rPr>
        <w:t xml:space="preserve">its </w:t>
      </w:r>
      <w:r w:rsidRPr="00C45B24">
        <w:rPr>
          <w:color w:val="000000"/>
          <w:lang w:val="en-US"/>
        </w:rPr>
        <w:t>initial values are</w:t>
      </w:r>
      <w:r w:rsidR="000A7541">
        <w:rPr>
          <w:color w:val="000000"/>
          <w:lang w:val="en-US"/>
        </w:rPr>
        <w:t xml:space="preserve"> </w:t>
      </w:r>
      <w:r w:rsidRPr="00C45B24">
        <w:rPr>
          <w:color w:val="000000"/>
          <w:lang w:val="en-US"/>
        </w:rPr>
        <w:t xml:space="preserve">randomly </w:t>
      </w:r>
      <w:r w:rsidR="000A7541" w:rsidRPr="00C45B24">
        <w:rPr>
          <w:color w:val="000000"/>
          <w:lang w:val="en-US"/>
        </w:rPr>
        <w:t xml:space="preserve">assigned </w:t>
      </w:r>
      <w:r w:rsidRPr="00C45B24">
        <w:rPr>
          <w:color w:val="000000"/>
          <w:lang w:val="en-US"/>
        </w:rPr>
        <w:t xml:space="preserve">or </w:t>
      </w:r>
      <w:r w:rsidR="000A7541">
        <w:rPr>
          <w:color w:val="000000"/>
          <w:lang w:val="en-US"/>
        </w:rPr>
        <w:t xml:space="preserve">assigned </w:t>
      </w:r>
      <w:r w:rsidRPr="00C45B24">
        <w:rPr>
          <w:color w:val="000000"/>
          <w:lang w:val="en-US"/>
        </w:rPr>
        <w:t xml:space="preserve">according to </w:t>
      </w:r>
      <w:r w:rsidR="000A7541">
        <w:rPr>
          <w:color w:val="000000"/>
          <w:lang w:val="en-US"/>
        </w:rPr>
        <w:t xml:space="preserve">its </w:t>
      </w:r>
      <w:r w:rsidRPr="00C45B24">
        <w:rPr>
          <w:color w:val="000000"/>
          <w:lang w:val="en-US"/>
        </w:rPr>
        <w:t xml:space="preserve">importance </w:t>
      </w:r>
      <w:r w:rsidR="000A7541" w:rsidRPr="00C45B24">
        <w:rPr>
          <w:color w:val="000000"/>
          <w:lang w:val="en-US"/>
        </w:rPr>
        <w:t xml:space="preserve">perceived </w:t>
      </w:r>
      <w:r w:rsidRPr="00C45B24">
        <w:rPr>
          <w:color w:val="000000"/>
          <w:lang w:val="en-US"/>
        </w:rPr>
        <w:t>for the M</w:t>
      </w:r>
      <w:r w:rsidR="000A7541">
        <w:rPr>
          <w:color w:val="000000"/>
          <w:lang w:val="en-US"/>
        </w:rPr>
        <w:t xml:space="preserve">achine </w:t>
      </w:r>
      <w:r w:rsidRPr="00C45B24">
        <w:rPr>
          <w:color w:val="000000"/>
          <w:lang w:val="en-US"/>
        </w:rPr>
        <w:t>L</w:t>
      </w:r>
      <w:r w:rsidR="000A7541">
        <w:rPr>
          <w:color w:val="000000"/>
          <w:lang w:val="en-US"/>
        </w:rPr>
        <w:t>earning</w:t>
      </w:r>
      <w:r w:rsidRPr="00C45B24">
        <w:rPr>
          <w:color w:val="000000"/>
          <w:lang w:val="en-US"/>
        </w:rPr>
        <w:t xml:space="preserve"> model. </w:t>
      </w:r>
      <w:r w:rsidR="000A7541">
        <w:rPr>
          <w:color w:val="000000"/>
          <w:lang w:val="en-US"/>
        </w:rPr>
        <w:t>A</w:t>
      </w:r>
      <w:r w:rsidRPr="00C45B24">
        <w:rPr>
          <w:color w:val="000000"/>
          <w:lang w:val="en-US"/>
        </w:rPr>
        <w:t>ctivation function</w:t>
      </w:r>
      <w:ins w:id="136" w:author="Олександр Романченко" w:date="2020-05-16T21:26:00Z">
        <w:r w:rsidR="003F7ADA">
          <w:rPr>
            <w:rStyle w:val="FootnoteReference"/>
            <w:color w:val="000000"/>
            <w:lang w:val="en-US"/>
          </w:rPr>
          <w:footnoteReference w:id="8"/>
        </w:r>
      </w:ins>
      <w:r w:rsidRPr="00C45B24">
        <w:rPr>
          <w:color w:val="000000"/>
          <w:lang w:val="en-US"/>
        </w:rPr>
        <w:t xml:space="preserve"> for </w:t>
      </w:r>
      <w:r w:rsidR="000A7541">
        <w:rPr>
          <w:color w:val="000000"/>
          <w:lang w:val="en-US"/>
        </w:rPr>
        <w:t>each</w:t>
      </w:r>
      <w:r w:rsidRPr="00C45B24">
        <w:rPr>
          <w:color w:val="000000"/>
          <w:lang w:val="en-US"/>
        </w:rPr>
        <w:t xml:space="preserve"> neuron </w:t>
      </w:r>
      <w:r w:rsidR="000A7541">
        <w:rPr>
          <w:color w:val="000000"/>
          <w:lang w:val="en-US"/>
        </w:rPr>
        <w:t xml:space="preserve">is evaluated in </w:t>
      </w:r>
      <w:r w:rsidRPr="00C45B24">
        <w:rPr>
          <w:color w:val="000000"/>
          <w:lang w:val="en-US"/>
        </w:rPr>
        <w:t xml:space="preserve">the way the signal </w:t>
      </w:r>
      <w:r w:rsidR="000A7541">
        <w:rPr>
          <w:color w:val="000000"/>
          <w:lang w:val="en-US"/>
        </w:rPr>
        <w:t xml:space="preserve">is </w:t>
      </w:r>
      <w:r w:rsidRPr="00C45B24">
        <w:rPr>
          <w:color w:val="000000"/>
          <w:lang w:val="en-US"/>
        </w:rPr>
        <w:t xml:space="preserve">taken, and if the analyzed </w:t>
      </w:r>
      <w:r w:rsidR="000A7541">
        <w:rPr>
          <w:color w:val="000000"/>
          <w:lang w:val="en-US"/>
        </w:rPr>
        <w:t xml:space="preserve">data is different </w:t>
      </w:r>
      <w:r w:rsidRPr="00C45B24">
        <w:rPr>
          <w:color w:val="000000"/>
          <w:lang w:val="en-US"/>
        </w:rPr>
        <w:t xml:space="preserve">from the expected, weight values are </w:t>
      </w:r>
      <w:r w:rsidR="000A7541">
        <w:rPr>
          <w:color w:val="000000"/>
          <w:lang w:val="en-US"/>
        </w:rPr>
        <w:t>generated again</w:t>
      </w:r>
      <w:r w:rsidR="00F5012A" w:rsidRPr="00C45B24">
        <w:rPr>
          <w:color w:val="000000"/>
          <w:lang w:val="en-US"/>
        </w:rPr>
        <w:t>,</w:t>
      </w:r>
      <w:r w:rsidRPr="00C45B24">
        <w:rPr>
          <w:color w:val="000000"/>
          <w:lang w:val="en-US"/>
        </w:rPr>
        <w:t xml:space="preserve"> and the iteration begins. The difference between expected </w:t>
      </w:r>
      <w:r w:rsidR="00724F1A">
        <w:rPr>
          <w:color w:val="000000"/>
          <w:lang w:val="en-US"/>
        </w:rPr>
        <w:t xml:space="preserve">results and the yielded ones </w:t>
      </w:r>
      <w:r w:rsidRPr="00C45B24">
        <w:rPr>
          <w:color w:val="000000"/>
          <w:lang w:val="en-US"/>
        </w:rPr>
        <w:t xml:space="preserve">called </w:t>
      </w:r>
      <w:r w:rsidR="00724F1A">
        <w:rPr>
          <w:color w:val="000000"/>
          <w:lang w:val="en-US"/>
        </w:rPr>
        <w:t>a</w:t>
      </w:r>
      <w:r w:rsidRPr="00C45B24">
        <w:rPr>
          <w:color w:val="000000"/>
          <w:lang w:val="en-US"/>
        </w:rPr>
        <w:t xml:space="preserve"> loss function, </w:t>
      </w:r>
      <w:r w:rsidR="00724F1A">
        <w:rPr>
          <w:color w:val="000000"/>
          <w:lang w:val="en-US"/>
        </w:rPr>
        <w:t xml:space="preserve">it should </w:t>
      </w:r>
      <w:r w:rsidRPr="00C45B24">
        <w:rPr>
          <w:color w:val="000000"/>
          <w:lang w:val="en-US"/>
        </w:rPr>
        <w:t xml:space="preserve">be as close </w:t>
      </w:r>
      <w:r w:rsidR="00724F1A">
        <w:rPr>
          <w:color w:val="000000"/>
          <w:lang w:val="en-US"/>
        </w:rPr>
        <w:t xml:space="preserve">as possible </w:t>
      </w:r>
      <w:r w:rsidRPr="00C45B24">
        <w:rPr>
          <w:color w:val="000000"/>
          <w:lang w:val="en-US"/>
        </w:rPr>
        <w:t>to zer</w:t>
      </w:r>
      <w:r w:rsidR="00724F1A">
        <w:rPr>
          <w:color w:val="000000"/>
          <w:lang w:val="en-US"/>
        </w:rPr>
        <w:t>o</w:t>
      </w:r>
      <w:r w:rsidRPr="00C45B24">
        <w:rPr>
          <w:color w:val="000000"/>
          <w:lang w:val="en-US"/>
        </w:rPr>
        <w:t>. Gradient Descent</w:t>
      </w:r>
      <w:ins w:id="145" w:author="Олександр Романченко" w:date="2020-05-16T21:27:00Z">
        <w:r w:rsidR="003F7ADA">
          <w:rPr>
            <w:rStyle w:val="FootnoteReference"/>
            <w:color w:val="000000"/>
            <w:lang w:val="en-US"/>
          </w:rPr>
          <w:footnoteReference w:id="9"/>
        </w:r>
      </w:ins>
      <w:r w:rsidRPr="00C45B24">
        <w:rPr>
          <w:color w:val="000000"/>
          <w:lang w:val="en-US"/>
        </w:rPr>
        <w:t xml:space="preserve"> </w:t>
      </w:r>
      <w:r w:rsidR="001307AD">
        <w:rPr>
          <w:color w:val="000000"/>
          <w:lang w:val="en-US"/>
        </w:rPr>
        <w:t xml:space="preserve">- </w:t>
      </w:r>
      <w:r w:rsidRPr="00C45B24">
        <w:rPr>
          <w:color w:val="000000"/>
          <w:lang w:val="en-US"/>
        </w:rPr>
        <w:t xml:space="preserve">function </w:t>
      </w:r>
      <w:r w:rsidR="001307AD">
        <w:rPr>
          <w:color w:val="000000"/>
          <w:lang w:val="en-US"/>
        </w:rPr>
        <w:t xml:space="preserve">describing </w:t>
      </w:r>
      <w:r w:rsidRPr="00C45B24">
        <w:rPr>
          <w:color w:val="000000"/>
          <w:lang w:val="en-US"/>
        </w:rPr>
        <w:t xml:space="preserve">how </w:t>
      </w:r>
      <w:r w:rsidR="00AF19D5">
        <w:rPr>
          <w:color w:val="000000"/>
          <w:lang w:val="en-US"/>
        </w:rPr>
        <w:t xml:space="preserve">the change in </w:t>
      </w:r>
      <w:r w:rsidRPr="00C45B24">
        <w:rPr>
          <w:color w:val="000000"/>
          <w:lang w:val="en-US"/>
        </w:rPr>
        <w:t xml:space="preserve">connection </w:t>
      </w:r>
      <w:r w:rsidRPr="00C45B24">
        <w:rPr>
          <w:color w:val="000000"/>
          <w:lang w:val="en-US"/>
        </w:rPr>
        <w:lastRenderedPageBreak/>
        <w:t xml:space="preserve">importance affects </w:t>
      </w:r>
      <w:r w:rsidR="00AF19D5">
        <w:rPr>
          <w:color w:val="000000"/>
          <w:lang w:val="en-US"/>
        </w:rPr>
        <w:t>the accuracy output</w:t>
      </w:r>
      <w:r w:rsidRPr="00C45B24">
        <w:rPr>
          <w:color w:val="000000"/>
          <w:lang w:val="en-US"/>
        </w:rPr>
        <w:t xml:space="preserve">. After each </w:t>
      </w:r>
      <w:r w:rsidR="00AF19D5">
        <w:rPr>
          <w:color w:val="000000"/>
          <w:lang w:val="en-US"/>
        </w:rPr>
        <w:t xml:space="preserve">of </w:t>
      </w:r>
      <w:r w:rsidRPr="00C45B24">
        <w:rPr>
          <w:color w:val="000000"/>
          <w:lang w:val="en-US"/>
        </w:rPr>
        <w:t>iteration</w:t>
      </w:r>
      <w:r w:rsidR="00AF19D5">
        <w:rPr>
          <w:color w:val="000000"/>
          <w:lang w:val="en-US"/>
        </w:rPr>
        <w:t>s</w:t>
      </w:r>
      <w:r w:rsidRPr="00C45B24">
        <w:rPr>
          <w:color w:val="000000"/>
          <w:lang w:val="en-US"/>
        </w:rPr>
        <w:t xml:space="preserve">, we adjust </w:t>
      </w:r>
      <w:r w:rsidR="003E6F96">
        <w:rPr>
          <w:color w:val="000000"/>
          <w:lang w:val="en-US"/>
        </w:rPr>
        <w:t xml:space="preserve">nodes’ </w:t>
      </w:r>
      <w:r w:rsidRPr="00C45B24">
        <w:rPr>
          <w:color w:val="000000"/>
          <w:lang w:val="en-US"/>
        </w:rPr>
        <w:t>weights in</w:t>
      </w:r>
      <w:r w:rsidR="003E6F96">
        <w:rPr>
          <w:color w:val="000000"/>
          <w:lang w:val="en-US"/>
        </w:rPr>
        <w:t>to</w:t>
      </w:r>
      <w:r w:rsidRPr="00C45B24">
        <w:rPr>
          <w:color w:val="000000"/>
          <w:lang w:val="en-US"/>
        </w:rPr>
        <w:t xml:space="preserve"> small increments </w:t>
      </w:r>
      <w:r w:rsidR="003E6F96">
        <w:rPr>
          <w:color w:val="000000"/>
          <w:lang w:val="en-US"/>
        </w:rPr>
        <w:t xml:space="preserve">in order to </w:t>
      </w:r>
      <w:r w:rsidRPr="00C45B24">
        <w:rPr>
          <w:color w:val="000000"/>
          <w:lang w:val="en-US"/>
        </w:rPr>
        <w:t xml:space="preserve">find out direction </w:t>
      </w:r>
      <w:r w:rsidR="003E6F96">
        <w:rPr>
          <w:color w:val="000000"/>
          <w:lang w:val="en-US"/>
        </w:rPr>
        <w:t xml:space="preserve">for </w:t>
      </w:r>
      <w:r w:rsidRPr="00C45B24">
        <w:rPr>
          <w:color w:val="000000"/>
          <w:lang w:val="en-US"/>
        </w:rPr>
        <w:t>reach</w:t>
      </w:r>
      <w:r w:rsidR="003E6F96">
        <w:rPr>
          <w:color w:val="000000"/>
          <w:lang w:val="en-US"/>
        </w:rPr>
        <w:t>ing</w:t>
      </w:r>
      <w:r w:rsidRPr="00C45B24">
        <w:rPr>
          <w:color w:val="000000"/>
          <w:lang w:val="en-US"/>
        </w:rPr>
        <w:t xml:space="preserve"> the set minimum. After </w:t>
      </w:r>
      <w:r w:rsidR="009A501C">
        <w:rPr>
          <w:color w:val="000000"/>
          <w:lang w:val="en-US"/>
        </w:rPr>
        <w:t>n number of iterations</w:t>
      </w:r>
      <w:r w:rsidRPr="00C45B24">
        <w:rPr>
          <w:color w:val="000000"/>
          <w:lang w:val="en-US"/>
        </w:rPr>
        <w:t>, trained DL model is</w:t>
      </w:r>
      <w:r w:rsidR="009A501C">
        <w:rPr>
          <w:color w:val="000000"/>
          <w:lang w:val="en-US"/>
        </w:rPr>
        <w:t xml:space="preserve"> supposed </w:t>
      </w:r>
      <w:r w:rsidRPr="00C45B24">
        <w:rPr>
          <w:color w:val="000000"/>
          <w:lang w:val="en-US"/>
        </w:rPr>
        <w:t xml:space="preserve">to produce accurate results and </w:t>
      </w:r>
      <w:r w:rsidR="009A501C">
        <w:rPr>
          <w:color w:val="000000"/>
          <w:lang w:val="en-US"/>
        </w:rPr>
        <w:t xml:space="preserve">may </w:t>
      </w:r>
      <w:r w:rsidRPr="00C45B24">
        <w:rPr>
          <w:color w:val="000000"/>
          <w:lang w:val="en-US"/>
        </w:rPr>
        <w:t xml:space="preserve">be deployed </w:t>
      </w:r>
      <w:r w:rsidR="00DE42A6">
        <w:rPr>
          <w:color w:val="000000"/>
          <w:lang w:val="en-US"/>
        </w:rPr>
        <w:t>in</w:t>
      </w:r>
      <w:r w:rsidRPr="00C45B24">
        <w:rPr>
          <w:color w:val="000000"/>
          <w:lang w:val="en-US"/>
        </w:rPr>
        <w:t xml:space="preserve">to production, </w:t>
      </w:r>
      <w:r w:rsidR="00CD6419">
        <w:rPr>
          <w:color w:val="000000"/>
          <w:lang w:val="en-US"/>
        </w:rPr>
        <w:t>although</w:t>
      </w:r>
      <w:r w:rsidRPr="00C45B24">
        <w:rPr>
          <w:color w:val="000000"/>
          <w:lang w:val="en-US"/>
        </w:rPr>
        <w:t>, some</w:t>
      </w:r>
      <w:r w:rsidR="00CD6419">
        <w:rPr>
          <w:color w:val="000000"/>
          <w:lang w:val="en-US"/>
        </w:rPr>
        <w:t xml:space="preserve"> </w:t>
      </w:r>
      <w:r w:rsidRPr="00C45B24">
        <w:rPr>
          <w:color w:val="000000"/>
          <w:lang w:val="en-US"/>
        </w:rPr>
        <w:t xml:space="preserve">adjustments </w:t>
      </w:r>
      <w:r w:rsidR="00CD6419">
        <w:rPr>
          <w:color w:val="000000"/>
          <w:lang w:val="en-US"/>
        </w:rPr>
        <w:t xml:space="preserve">may </w:t>
      </w:r>
      <w:r w:rsidRPr="00C45B24">
        <w:rPr>
          <w:color w:val="000000"/>
          <w:lang w:val="en-US"/>
        </w:rPr>
        <w:t xml:space="preserve">be necessary </w:t>
      </w:r>
      <w:r w:rsidR="00CD6419">
        <w:rPr>
          <w:color w:val="000000"/>
          <w:lang w:val="en-US"/>
        </w:rPr>
        <w:t xml:space="preserve">in case </w:t>
      </w:r>
      <w:r w:rsidRPr="00C45B24">
        <w:rPr>
          <w:color w:val="000000"/>
          <w:lang w:val="en-US"/>
        </w:rPr>
        <w:t>the weight of factors change</w:t>
      </w:r>
      <w:r w:rsidR="002A04FC">
        <w:rPr>
          <w:color w:val="000000"/>
          <w:lang w:val="en-US"/>
        </w:rPr>
        <w:t>s</w:t>
      </w:r>
      <w:r w:rsidRPr="00C45B24">
        <w:rPr>
          <w:color w:val="000000"/>
          <w:lang w:val="en-US"/>
        </w:rPr>
        <w:t xml:space="preserve"> over </w:t>
      </w:r>
      <w:r w:rsidR="002A04FC">
        <w:rPr>
          <w:color w:val="000000"/>
          <w:lang w:val="en-US"/>
        </w:rPr>
        <w:t xml:space="preserve">the </w:t>
      </w:r>
      <w:r w:rsidRPr="00C45B24">
        <w:rPr>
          <w:color w:val="000000"/>
          <w:lang w:val="en-US"/>
        </w:rPr>
        <w:t>time</w:t>
      </w:r>
      <w:ins w:id="159" w:author="Олександр Романченко" w:date="2020-05-16T21:43:00Z">
        <w:r w:rsidR="00C6286B">
          <w:rPr>
            <w:rStyle w:val="FootnoteReference"/>
            <w:color w:val="000000"/>
            <w:lang w:val="en-US"/>
          </w:rPr>
          <w:footnoteReference w:id="10"/>
        </w:r>
      </w:ins>
      <w:r w:rsidRPr="00C45B24">
        <w:rPr>
          <w:color w:val="000000"/>
          <w:lang w:val="en-US"/>
        </w:rPr>
        <w:t>.</w:t>
      </w:r>
    </w:p>
    <w:p w14:paraId="17DAB29B" w14:textId="6A16E43E"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AA788F">
        <w:rPr>
          <w:rFonts w:ascii="Times New Roman" w:hAnsi="Times New Roman" w:cs="Times New Roman"/>
          <w:b/>
          <w:bCs/>
          <w:color w:val="000000"/>
          <w:lang w:val="en-US"/>
        </w:rPr>
        <w:t>1</w:t>
      </w:r>
      <w:r>
        <w:rPr>
          <w:rFonts w:ascii="Times New Roman" w:hAnsi="Times New Roman" w:cs="Times New Roman"/>
          <w:b/>
          <w:bCs/>
          <w:color w:val="000000"/>
          <w:lang w:val="en-US"/>
        </w:rPr>
        <w:t xml:space="preserve">   </w:t>
      </w:r>
      <w:r w:rsidR="004F3547">
        <w:rPr>
          <w:rFonts w:ascii="Times New Roman" w:hAnsi="Times New Roman" w:cs="Times New Roman"/>
          <w:b/>
          <w:bCs/>
          <w:color w:val="000000"/>
          <w:lang w:val="en-US"/>
        </w:rPr>
        <w:t>Summary of how Deep Learning works</w:t>
      </w:r>
    </w:p>
    <w:p w14:paraId="3C02A1C0" w14:textId="148E6A5D" w:rsidR="00051461" w:rsidRPr="00C45B24" w:rsidRDefault="00E27A3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D</w:t>
      </w:r>
      <w:r w:rsidR="00051461" w:rsidRPr="00C45B24">
        <w:rPr>
          <w:color w:val="000000"/>
          <w:lang w:val="en-US"/>
        </w:rPr>
        <w:t>L</w:t>
      </w:r>
      <w:r>
        <w:rPr>
          <w:color w:val="000000"/>
          <w:lang w:val="en-US"/>
        </w:rPr>
        <w:t xml:space="preserve"> </w:t>
      </w:r>
      <w:r w:rsidR="00051461" w:rsidRPr="00C45B24">
        <w:rPr>
          <w:color w:val="000000"/>
          <w:lang w:val="en-US"/>
        </w:rPr>
        <w:t xml:space="preserve">is one </w:t>
      </w:r>
      <w:r w:rsidR="00AE3A7A">
        <w:rPr>
          <w:color w:val="000000"/>
          <w:lang w:val="en-US"/>
        </w:rPr>
        <w:t xml:space="preserve">of </w:t>
      </w:r>
      <w:r w:rsidR="00051461" w:rsidRPr="00C45B24">
        <w:rPr>
          <w:color w:val="000000"/>
          <w:lang w:val="en-US"/>
        </w:rPr>
        <w:t xml:space="preserve">ways </w:t>
      </w:r>
      <w:r>
        <w:rPr>
          <w:color w:val="000000"/>
          <w:lang w:val="en-US"/>
        </w:rPr>
        <w:t xml:space="preserve">to </w:t>
      </w:r>
      <w:r w:rsidR="00051461" w:rsidRPr="00C45B24">
        <w:rPr>
          <w:color w:val="000000"/>
          <w:lang w:val="en-US"/>
        </w:rPr>
        <w:t xml:space="preserve">implement Machine Learning </w:t>
      </w:r>
      <w:r>
        <w:rPr>
          <w:color w:val="000000"/>
          <w:lang w:val="en-US"/>
        </w:rPr>
        <w:t xml:space="preserve">with </w:t>
      </w:r>
      <w:r w:rsidR="00051461" w:rsidRPr="00C45B24">
        <w:rPr>
          <w:color w:val="000000"/>
          <w:lang w:val="en-US"/>
        </w:rPr>
        <w:t xml:space="preserve">artificial neural networks, </w:t>
      </w:r>
      <w:r>
        <w:rPr>
          <w:color w:val="000000"/>
          <w:lang w:val="en-US"/>
        </w:rPr>
        <w:t xml:space="preserve">such </w:t>
      </w:r>
      <w:r w:rsidR="00051461" w:rsidRPr="00C45B24">
        <w:rPr>
          <w:color w:val="000000"/>
          <w:lang w:val="en-US"/>
        </w:rPr>
        <w:t xml:space="preserve">algorithms that </w:t>
      </w:r>
      <w:r>
        <w:rPr>
          <w:color w:val="000000"/>
          <w:lang w:val="en-US"/>
        </w:rPr>
        <w:t xml:space="preserve">replicate </w:t>
      </w:r>
      <w:r w:rsidR="00051461" w:rsidRPr="00C45B24">
        <w:rPr>
          <w:color w:val="000000"/>
          <w:lang w:val="en-US"/>
        </w:rPr>
        <w:t>the human</w:t>
      </w:r>
      <w:r>
        <w:rPr>
          <w:color w:val="000000"/>
          <w:lang w:val="en-US"/>
        </w:rPr>
        <w:t>’s</w:t>
      </w:r>
      <w:r w:rsidR="00051461" w:rsidRPr="00C45B24">
        <w:rPr>
          <w:color w:val="000000"/>
          <w:lang w:val="en-US"/>
        </w:rPr>
        <w:t xml:space="preserve"> brain</w:t>
      </w:r>
      <w:r>
        <w:rPr>
          <w:color w:val="000000"/>
          <w:lang w:val="en-US"/>
        </w:rPr>
        <w:t xml:space="preserve"> structure</w:t>
      </w:r>
      <w:r w:rsidR="00051461" w:rsidRPr="00C45B24">
        <w:rPr>
          <w:color w:val="000000"/>
          <w:lang w:val="en-US"/>
        </w:rPr>
        <w:t xml:space="preserve">. </w:t>
      </w:r>
      <w:r w:rsidR="00284B4F">
        <w:rPr>
          <w:color w:val="000000"/>
          <w:lang w:val="en-US"/>
        </w:rPr>
        <w:t>In fact</w:t>
      </w:r>
      <w:r w:rsidR="00051461" w:rsidRPr="00C45B24">
        <w:rPr>
          <w:color w:val="000000"/>
          <w:lang w:val="en-US"/>
        </w:rPr>
        <w:t>,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algorithms use </w:t>
      </w:r>
      <w:r w:rsidR="009F1FE0">
        <w:rPr>
          <w:color w:val="000000"/>
          <w:lang w:val="en-US"/>
        </w:rPr>
        <w:t>many</w:t>
      </w:r>
      <w:r w:rsidR="00051461" w:rsidRPr="00C45B24">
        <w:rPr>
          <w:color w:val="000000"/>
          <w:lang w:val="en-US"/>
        </w:rPr>
        <w:t xml:space="preserve"> layers </w:t>
      </w:r>
      <w:r w:rsidR="009F1FE0">
        <w:rPr>
          <w:color w:val="000000"/>
          <w:lang w:val="en-US"/>
        </w:rPr>
        <w:t xml:space="preserve">in order </w:t>
      </w:r>
      <w:r w:rsidR="00051461" w:rsidRPr="00C45B24">
        <w:rPr>
          <w:color w:val="000000"/>
          <w:lang w:val="en-US"/>
        </w:rPr>
        <w:t xml:space="preserve">to progressively extract </w:t>
      </w:r>
      <w:r w:rsidR="009F1FE0">
        <w:rPr>
          <w:color w:val="000000"/>
          <w:lang w:val="en-US"/>
        </w:rPr>
        <w:t xml:space="preserve">useful </w:t>
      </w:r>
      <w:r w:rsidR="00051461" w:rsidRPr="00C45B24">
        <w:rPr>
          <w:color w:val="000000"/>
          <w:lang w:val="en-US"/>
        </w:rPr>
        <w:t xml:space="preserve">features from </w:t>
      </w:r>
      <w:r w:rsidR="009F1FE0">
        <w:rPr>
          <w:color w:val="000000"/>
          <w:lang w:val="en-US"/>
        </w:rPr>
        <w:t xml:space="preserve">the </w:t>
      </w:r>
      <w:r w:rsidR="00051461" w:rsidRPr="00C45B24">
        <w:rPr>
          <w:color w:val="000000"/>
          <w:lang w:val="en-US"/>
        </w:rPr>
        <w:t>input</w:t>
      </w:r>
      <w:ins w:id="164" w:author="Олександр Романченко" w:date="2020-05-16T21:58:00Z">
        <w:r w:rsidR="00E6234E">
          <w:rPr>
            <w:rStyle w:val="FootnoteReference"/>
            <w:color w:val="000000"/>
            <w:lang w:val="en-US"/>
          </w:rPr>
          <w:footnoteReference w:id="11"/>
        </w:r>
      </w:ins>
      <w:r w:rsidR="00051461" w:rsidRPr="00C45B24">
        <w:rPr>
          <w:color w:val="000000"/>
          <w:lang w:val="en-US"/>
        </w:rPr>
        <w:t>. In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w:t>
      </w:r>
      <w:r w:rsidR="00772369">
        <w:rPr>
          <w:color w:val="000000"/>
          <w:lang w:val="en-US"/>
        </w:rPr>
        <w:t xml:space="preserve">levels learn </w:t>
      </w:r>
      <w:r w:rsidR="00051461" w:rsidRPr="00C45B24">
        <w:rPr>
          <w:color w:val="000000"/>
          <w:lang w:val="en-US"/>
        </w:rPr>
        <w:t xml:space="preserve">to transform </w:t>
      </w:r>
      <w:r w:rsidR="00772369">
        <w:rPr>
          <w:color w:val="000000"/>
          <w:lang w:val="en-US"/>
        </w:rPr>
        <w:t xml:space="preserve">the </w:t>
      </w:r>
      <w:r w:rsidR="00051461" w:rsidRPr="00C45B24">
        <w:rPr>
          <w:color w:val="000000"/>
          <w:lang w:val="en-US"/>
        </w:rPr>
        <w:t xml:space="preserve">input data to abstract representation, a deep learning </w:t>
      </w:r>
      <w:r w:rsidR="007B0BEB">
        <w:rPr>
          <w:color w:val="000000"/>
          <w:lang w:val="en-US"/>
        </w:rPr>
        <w:t xml:space="preserve">networks </w:t>
      </w:r>
      <w:r w:rsidR="00051461" w:rsidRPr="00C45B24">
        <w:rPr>
          <w:color w:val="000000"/>
          <w:lang w:val="en-US"/>
        </w:rPr>
        <w:t xml:space="preserve">can </w:t>
      </w:r>
      <w:r w:rsidR="007B0BEB">
        <w:rPr>
          <w:color w:val="000000"/>
          <w:lang w:val="en-US"/>
        </w:rPr>
        <w:t xml:space="preserve">easily </w:t>
      </w:r>
      <w:r w:rsidR="00051461" w:rsidRPr="00C45B24">
        <w:rPr>
          <w:color w:val="000000"/>
          <w:lang w:val="en-US"/>
        </w:rPr>
        <w:t xml:space="preserve">learn which features to place </w:t>
      </w:r>
      <w:r w:rsidR="007B0BEB">
        <w:rPr>
          <w:color w:val="000000"/>
          <w:lang w:val="en-US"/>
        </w:rPr>
        <w:t>on</w:t>
      </w:r>
      <w:r w:rsidR="00051461" w:rsidRPr="00C45B24">
        <w:rPr>
          <w:color w:val="000000"/>
          <w:lang w:val="en-US"/>
        </w:rPr>
        <w:t xml:space="preserve"> which level, without human interaction. D</w:t>
      </w:r>
      <w:r w:rsidR="007B0BEB">
        <w:rPr>
          <w:color w:val="000000"/>
          <w:lang w:val="en-US"/>
        </w:rPr>
        <w:t xml:space="preserve">eep </w:t>
      </w:r>
      <w:r w:rsidR="00051461" w:rsidRPr="00C45B24">
        <w:rPr>
          <w:color w:val="000000"/>
          <w:lang w:val="en-US"/>
        </w:rPr>
        <w:t>L</w:t>
      </w:r>
      <w:r w:rsidR="007B0BEB">
        <w:rPr>
          <w:color w:val="000000"/>
          <w:lang w:val="en-US"/>
        </w:rPr>
        <w:t>earning</w:t>
      </w:r>
      <w:r w:rsidR="00051461" w:rsidRPr="00C45B24">
        <w:rPr>
          <w:color w:val="000000"/>
          <w:lang w:val="en-US"/>
        </w:rPr>
        <w:t xml:space="preserve"> is both </w:t>
      </w:r>
      <w:r w:rsidR="007B0BEB">
        <w:rPr>
          <w:color w:val="000000"/>
          <w:lang w:val="en-US"/>
        </w:rPr>
        <w:t xml:space="preserve">applied </w:t>
      </w:r>
      <w:r w:rsidR="00051461" w:rsidRPr="00C45B24">
        <w:rPr>
          <w:color w:val="000000"/>
          <w:lang w:val="en-US"/>
        </w:rPr>
        <w:t>for</w:t>
      </w:r>
      <w:r w:rsidR="007B0BEB">
        <w:rPr>
          <w:color w:val="000000"/>
          <w:lang w:val="en-US"/>
        </w:rPr>
        <w:t xml:space="preserve"> </w:t>
      </w:r>
      <w:r w:rsidR="00051461" w:rsidRPr="00C45B24">
        <w:rPr>
          <w:color w:val="000000"/>
          <w:lang w:val="en-US"/>
        </w:rPr>
        <w:t xml:space="preserve">unsupervised </w:t>
      </w:r>
      <w:r w:rsidR="007B0BEB">
        <w:rPr>
          <w:color w:val="000000"/>
          <w:lang w:val="en-US"/>
        </w:rPr>
        <w:t xml:space="preserve">and </w:t>
      </w:r>
      <w:r w:rsidR="007B0BEB" w:rsidRPr="00C45B24">
        <w:rPr>
          <w:color w:val="000000"/>
          <w:lang w:val="en-US"/>
        </w:rPr>
        <w:t xml:space="preserve">supervised </w:t>
      </w:r>
      <w:r w:rsidR="00051461" w:rsidRPr="00C45B24">
        <w:rPr>
          <w:color w:val="000000"/>
          <w:lang w:val="en-US"/>
        </w:rPr>
        <w:t>learning tasks</w:t>
      </w:r>
      <w:r w:rsidR="00A37A7A">
        <w:rPr>
          <w:color w:val="000000"/>
          <w:lang w:val="en-US"/>
        </w:rPr>
        <w:t>. F</w:t>
      </w:r>
      <w:r w:rsidR="00051461" w:rsidRPr="00C45B24">
        <w:rPr>
          <w:color w:val="000000"/>
          <w:lang w:val="en-US"/>
        </w:rPr>
        <w:t>or supervised tasks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methods </w:t>
      </w:r>
      <w:r w:rsidR="00344347">
        <w:rPr>
          <w:color w:val="000000"/>
          <w:lang w:val="en-US"/>
        </w:rPr>
        <w:t xml:space="preserve">don’t require </w:t>
      </w:r>
      <w:r w:rsidR="00051461" w:rsidRPr="00C45B24">
        <w:rPr>
          <w:color w:val="000000"/>
          <w:lang w:val="en-US"/>
        </w:rPr>
        <w:t xml:space="preserve">feature engineering and </w:t>
      </w:r>
      <w:r w:rsidR="00344347">
        <w:rPr>
          <w:color w:val="000000"/>
          <w:lang w:val="en-US"/>
        </w:rPr>
        <w:t xml:space="preserve">extract </w:t>
      </w:r>
      <w:r w:rsidR="00051461" w:rsidRPr="00C45B24">
        <w:rPr>
          <w:color w:val="000000"/>
          <w:lang w:val="en-US"/>
        </w:rPr>
        <w:t>layered structures remov</w:t>
      </w:r>
      <w:r w:rsidR="00344347">
        <w:rPr>
          <w:color w:val="000000"/>
          <w:lang w:val="en-US"/>
        </w:rPr>
        <w:t>ing</w:t>
      </w:r>
      <w:r w:rsidR="00051461" w:rsidRPr="00C45B24">
        <w:rPr>
          <w:color w:val="000000"/>
          <w:lang w:val="en-US"/>
        </w:rPr>
        <w:t xml:space="preserve"> redundancy in presentation;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structures that </w:t>
      </w:r>
      <w:r w:rsidR="00517777">
        <w:rPr>
          <w:color w:val="000000"/>
          <w:lang w:val="en-US"/>
        </w:rPr>
        <w:t xml:space="preserve">are </w:t>
      </w:r>
      <w:r w:rsidR="00051461" w:rsidRPr="00C45B24">
        <w:rPr>
          <w:color w:val="000000"/>
          <w:lang w:val="en-US"/>
        </w:rPr>
        <w:t>used in unsupervised manner are neural history compressors</w:t>
      </w:r>
      <w:r w:rsidR="00E36D91">
        <w:rPr>
          <w:color w:val="000000"/>
          <w:lang w:val="en-US"/>
        </w:rPr>
        <w:t xml:space="preserve"> and </w:t>
      </w:r>
      <w:r w:rsidR="00E36D91" w:rsidRPr="00C45B24">
        <w:rPr>
          <w:color w:val="000000"/>
          <w:lang w:val="en-US"/>
        </w:rPr>
        <w:t>deep belief networks</w:t>
      </w:r>
      <w:r w:rsidR="00051461" w:rsidRPr="00C45B24">
        <w:rPr>
          <w:color w:val="000000"/>
          <w:lang w:val="en-US"/>
        </w:rPr>
        <w:t>.</w:t>
      </w:r>
    </w:p>
    <w:p w14:paraId="54792226" w14:textId="7302156F"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EC3889">
        <w:rPr>
          <w:rFonts w:ascii="Times New Roman" w:hAnsi="Times New Roman" w:cs="Times New Roman"/>
          <w:b/>
          <w:bCs/>
          <w:color w:val="000000"/>
          <w:lang w:val="en-US"/>
        </w:rPr>
        <w:t>2</w:t>
      </w:r>
      <w:r>
        <w:rPr>
          <w:rFonts w:ascii="Times New Roman" w:hAnsi="Times New Roman" w:cs="Times New Roman"/>
          <w:b/>
          <w:bCs/>
          <w:color w:val="000000"/>
          <w:lang w:val="en-US"/>
        </w:rPr>
        <w:t xml:space="preserve">   </w:t>
      </w:r>
      <w:r w:rsidR="003D5345">
        <w:rPr>
          <w:rFonts w:ascii="Times New Roman" w:hAnsi="Times New Roman" w:cs="Times New Roman"/>
          <w:b/>
          <w:bCs/>
          <w:color w:val="000000"/>
          <w:lang w:val="en-US"/>
        </w:rPr>
        <w:t>Application of Deep Learning</w:t>
      </w:r>
    </w:p>
    <w:p w14:paraId="461FE57E" w14:textId="626DABA9" w:rsidR="00051461" w:rsidRPr="00C45B24" w:rsidRDefault="003D534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L</w:t>
      </w:r>
      <w:r w:rsidR="00051461" w:rsidRPr="00C45B24">
        <w:rPr>
          <w:color w:val="000000"/>
          <w:lang w:val="en-US"/>
        </w:rPr>
        <w:t xml:space="preserve">et’s </w:t>
      </w:r>
      <w:r>
        <w:rPr>
          <w:color w:val="000000"/>
          <w:lang w:val="en-US"/>
        </w:rPr>
        <w:t xml:space="preserve">have a </w:t>
      </w:r>
      <w:r w:rsidR="00051461" w:rsidRPr="00C45B24">
        <w:rPr>
          <w:color w:val="000000"/>
          <w:lang w:val="en-US"/>
        </w:rPr>
        <w:t>look at some top applications of</w:t>
      </w:r>
      <w:r>
        <w:rPr>
          <w:color w:val="000000"/>
          <w:lang w:val="en-US"/>
        </w:rPr>
        <w:t xml:space="preserve"> DL</w:t>
      </w:r>
      <w:r w:rsidR="00051461" w:rsidRPr="00C45B24">
        <w:rPr>
          <w:color w:val="000000"/>
          <w:lang w:val="en-US"/>
        </w:rPr>
        <w:t xml:space="preserve">, which </w:t>
      </w:r>
      <w:r>
        <w:rPr>
          <w:color w:val="000000"/>
          <w:lang w:val="en-US"/>
        </w:rPr>
        <w:t xml:space="preserve">may </w:t>
      </w:r>
      <w:r w:rsidR="00051461" w:rsidRPr="00C45B24">
        <w:rPr>
          <w:color w:val="000000"/>
          <w:lang w:val="en-US"/>
        </w:rPr>
        <w:t xml:space="preserve">help you </w:t>
      </w:r>
      <w:r>
        <w:rPr>
          <w:color w:val="000000"/>
          <w:lang w:val="en-US"/>
        </w:rPr>
        <w:t xml:space="preserve">to </w:t>
      </w:r>
      <w:r w:rsidR="00051461" w:rsidRPr="00C45B24">
        <w:rPr>
          <w:color w:val="000000"/>
          <w:lang w:val="en-US"/>
        </w:rPr>
        <w:t xml:space="preserve">understand DL </w:t>
      </w:r>
      <w:r w:rsidRPr="00C45B24">
        <w:rPr>
          <w:color w:val="000000"/>
          <w:lang w:val="en-US"/>
        </w:rPr>
        <w:t xml:space="preserve">better </w:t>
      </w:r>
      <w:r>
        <w:rPr>
          <w:color w:val="000000"/>
          <w:lang w:val="en-US"/>
        </w:rPr>
        <w:t xml:space="preserve"> </w:t>
      </w:r>
      <w:r w:rsidR="00051461" w:rsidRPr="00C45B24">
        <w:rPr>
          <w:color w:val="000000"/>
          <w:lang w:val="en-US"/>
        </w:rPr>
        <w:t xml:space="preserve">and </w:t>
      </w:r>
      <w:r>
        <w:rPr>
          <w:color w:val="000000"/>
          <w:lang w:val="en-US"/>
        </w:rPr>
        <w:t xml:space="preserve">the way </w:t>
      </w:r>
      <w:r w:rsidR="00051461" w:rsidRPr="00C45B24">
        <w:rPr>
          <w:color w:val="000000"/>
          <w:lang w:val="en-US"/>
        </w:rPr>
        <w:t>it works</w:t>
      </w:r>
      <w:r>
        <w:rPr>
          <w:color w:val="000000"/>
          <w:lang w:val="en-US"/>
        </w:rPr>
        <w:t>.</w:t>
      </w:r>
    </w:p>
    <w:p w14:paraId="50B3FCDF" w14:textId="68D4AE4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The most known</w:t>
      </w:r>
      <w:r w:rsidR="00D10912">
        <w:rPr>
          <w:color w:val="000000"/>
          <w:lang w:val="en-US"/>
        </w:rPr>
        <w:t xml:space="preserve"> </w:t>
      </w:r>
      <w:r w:rsidRPr="00C45B24">
        <w:rPr>
          <w:color w:val="000000"/>
          <w:lang w:val="en-US"/>
        </w:rPr>
        <w:t xml:space="preserve">deep learning </w:t>
      </w:r>
      <w:r w:rsidR="00D10912" w:rsidRPr="00C45B24">
        <w:rPr>
          <w:color w:val="000000"/>
          <w:lang w:val="en-US"/>
        </w:rPr>
        <w:t xml:space="preserve">application </w:t>
      </w:r>
      <w:r w:rsidRPr="00C45B24">
        <w:rPr>
          <w:color w:val="000000"/>
          <w:lang w:val="en-US"/>
        </w:rPr>
        <w:t>is a recommendation engine</w:t>
      </w:r>
      <w:ins w:id="172" w:author="Олександр Романченко" w:date="2020-05-16T22:08:00Z">
        <w:r w:rsidR="00E6234E">
          <w:rPr>
            <w:rStyle w:val="FootnoteReference"/>
            <w:color w:val="000000"/>
            <w:lang w:val="en-US"/>
          </w:rPr>
          <w:footnoteReference w:id="12"/>
        </w:r>
      </w:ins>
      <w:r w:rsidRPr="00C45B24">
        <w:rPr>
          <w:color w:val="000000"/>
          <w:lang w:val="en-US"/>
        </w:rPr>
        <w:t xml:space="preserve"> </w:t>
      </w:r>
      <w:r w:rsidR="00000DCA">
        <w:rPr>
          <w:color w:val="000000"/>
          <w:lang w:val="en-US"/>
        </w:rPr>
        <w:t xml:space="preserve">which </w:t>
      </w:r>
      <w:r w:rsidRPr="00C45B24">
        <w:rPr>
          <w:color w:val="000000"/>
          <w:lang w:val="en-US"/>
        </w:rPr>
        <w:t>enhance</w:t>
      </w:r>
      <w:r w:rsidR="00000DCA">
        <w:rPr>
          <w:color w:val="000000"/>
          <w:lang w:val="en-US"/>
        </w:rPr>
        <w:t>s</w:t>
      </w:r>
      <w:r w:rsidRPr="00C45B24">
        <w:rPr>
          <w:color w:val="000000"/>
          <w:lang w:val="en-US"/>
        </w:rPr>
        <w:t xml:space="preserve"> the user experience</w:t>
      </w:r>
      <w:r w:rsidR="00000DCA">
        <w:rPr>
          <w:color w:val="000000"/>
          <w:lang w:val="en-US"/>
        </w:rPr>
        <w:t xml:space="preserve">, </w:t>
      </w:r>
      <w:r w:rsidRPr="00C45B24">
        <w:rPr>
          <w:color w:val="000000"/>
          <w:lang w:val="en-US"/>
        </w:rPr>
        <w:t>provid</w:t>
      </w:r>
      <w:r w:rsidR="00000DCA">
        <w:rPr>
          <w:color w:val="000000"/>
          <w:lang w:val="en-US"/>
        </w:rPr>
        <w:t>ing</w:t>
      </w:r>
      <w:r w:rsidRPr="00C45B24">
        <w:rPr>
          <w:color w:val="000000"/>
          <w:lang w:val="en-US"/>
        </w:rPr>
        <w:t xml:space="preserve"> a better </w:t>
      </w:r>
      <w:r w:rsidR="00000DCA">
        <w:rPr>
          <w:color w:val="000000"/>
          <w:lang w:val="en-US"/>
        </w:rPr>
        <w:t>user service</w:t>
      </w:r>
      <w:r w:rsidRPr="00C45B24">
        <w:rPr>
          <w:color w:val="000000"/>
          <w:lang w:val="en-US"/>
        </w:rPr>
        <w:t xml:space="preserve">. </w:t>
      </w:r>
      <w:r w:rsidR="00833E31">
        <w:rPr>
          <w:color w:val="000000"/>
          <w:lang w:val="en-US"/>
        </w:rPr>
        <w:t>T</w:t>
      </w:r>
      <w:r w:rsidRPr="00C45B24">
        <w:rPr>
          <w:color w:val="000000"/>
          <w:lang w:val="en-US"/>
        </w:rPr>
        <w:t>wo types of recommendation engines:</w:t>
      </w:r>
      <w:r w:rsidR="00726E32">
        <w:rPr>
          <w:color w:val="000000"/>
          <w:lang w:val="en-US"/>
        </w:rPr>
        <w:t xml:space="preserve"> </w:t>
      </w:r>
      <w:r w:rsidR="00726E32" w:rsidRPr="00C45B24">
        <w:rPr>
          <w:color w:val="000000"/>
          <w:lang w:val="en-US"/>
        </w:rPr>
        <w:t>collaborative filtering</w:t>
      </w:r>
      <w:r w:rsidR="00726E32">
        <w:rPr>
          <w:color w:val="000000"/>
          <w:lang w:val="en-US"/>
        </w:rPr>
        <w:t xml:space="preserve"> and content-based</w:t>
      </w:r>
      <w:r w:rsidRPr="00C45B24">
        <w:rPr>
          <w:color w:val="000000"/>
          <w:lang w:val="en-US"/>
        </w:rPr>
        <w:t>. Un</w:t>
      </w:r>
      <w:r w:rsidR="00ED7D18">
        <w:rPr>
          <w:color w:val="000000"/>
          <w:lang w:val="en-US"/>
        </w:rPr>
        <w:t>less</w:t>
      </w:r>
      <w:r w:rsidRPr="00C45B24">
        <w:rPr>
          <w:color w:val="000000"/>
          <w:lang w:val="en-US"/>
        </w:rPr>
        <w:t xml:space="preserve"> you have sizable user-base, it</w:t>
      </w:r>
      <w:r w:rsidR="00ED7D18">
        <w:rPr>
          <w:color w:val="000000"/>
          <w:lang w:val="en-US"/>
        </w:rPr>
        <w:t xml:space="preserve"> i</w:t>
      </w:r>
      <w:r w:rsidRPr="00C45B24">
        <w:rPr>
          <w:color w:val="000000"/>
          <w:lang w:val="en-US"/>
        </w:rPr>
        <w:t>s best to start with the content-based engine first.</w:t>
      </w:r>
    </w:p>
    <w:p w14:paraId="23F8D8A5" w14:textId="0AC50347" w:rsidR="00051461" w:rsidRPr="00C45B24" w:rsidRDefault="009F6CD9" w:rsidP="00082F3D">
      <w:pPr>
        <w:pStyle w:val="wp-caption-text"/>
        <w:shd w:val="clear" w:color="auto" w:fill="FFFFFF"/>
        <w:spacing w:before="0" w:beforeAutospacing="0" w:after="0" w:afterAutospacing="0" w:line="360" w:lineRule="auto"/>
        <w:jc w:val="both"/>
        <w:rPr>
          <w:color w:val="000000"/>
          <w:lang w:val="en-US"/>
        </w:rPr>
      </w:pPr>
      <w:r>
        <w:rPr>
          <w:color w:val="000000"/>
          <w:lang w:val="en-US"/>
        </w:rPr>
        <w:lastRenderedPageBreak/>
        <w:t>NLP</w:t>
      </w:r>
      <w:r w:rsidR="00051461" w:rsidRPr="00C45B24">
        <w:rPr>
          <w:color w:val="000000"/>
          <w:lang w:val="en-US"/>
        </w:rPr>
        <w:t xml:space="preserve"> and </w:t>
      </w:r>
      <w:r>
        <w:rPr>
          <w:color w:val="000000"/>
          <w:lang w:val="en-US"/>
        </w:rPr>
        <w:t>RNN</w:t>
      </w:r>
      <w:r w:rsidR="00051461" w:rsidRPr="00C45B24">
        <w:rPr>
          <w:color w:val="000000"/>
          <w:lang w:val="en-US"/>
        </w:rPr>
        <w:t xml:space="preserve"> are used in the text</w:t>
      </w:r>
      <w:r w:rsidR="003766B9">
        <w:rPr>
          <w:color w:val="000000"/>
          <w:lang w:val="en-US"/>
        </w:rPr>
        <w:t xml:space="preserve"> in order</w:t>
      </w:r>
      <w:r w:rsidR="00051461" w:rsidRPr="00C45B24">
        <w:rPr>
          <w:color w:val="000000"/>
          <w:lang w:val="en-US"/>
        </w:rPr>
        <w:t xml:space="preserve"> to extract higher</w:t>
      </w:r>
      <w:r w:rsidR="003766B9">
        <w:rPr>
          <w:color w:val="000000"/>
          <w:lang w:val="en-US"/>
        </w:rPr>
        <w:t>-</w:t>
      </w:r>
      <w:r w:rsidR="00051461" w:rsidRPr="00C45B24">
        <w:rPr>
          <w:color w:val="000000"/>
          <w:lang w:val="en-US"/>
        </w:rPr>
        <w:t>level information, known as</w:t>
      </w:r>
      <w:r w:rsidR="003766B9">
        <w:rPr>
          <w:color w:val="000000"/>
          <w:lang w:val="en-US"/>
        </w:rPr>
        <w:t xml:space="preserve"> a</w:t>
      </w:r>
      <w:r w:rsidR="00051461" w:rsidRPr="00C45B24">
        <w:rPr>
          <w:color w:val="000000"/>
          <w:lang w:val="en-US"/>
        </w:rPr>
        <w:t xml:space="preserve"> text sentiment analysis.</w:t>
      </w:r>
    </w:p>
    <w:p w14:paraId="1C9BFF6B" w14:textId="2BE7E6C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is </w:t>
      </w:r>
      <w:r w:rsidRPr="00C45B24">
        <w:rPr>
          <w:rFonts w:eastAsiaTheme="majorEastAsia"/>
          <w:color w:val="000000"/>
          <w:lang w:val="en-US"/>
        </w:rPr>
        <w:t>chatbots</w:t>
      </w:r>
      <w:r w:rsidRPr="00C45B24">
        <w:rPr>
          <w:color w:val="000000"/>
          <w:lang w:val="en-US"/>
        </w:rPr>
        <w:t> </w:t>
      </w:r>
      <w:r w:rsidR="006272AD">
        <w:rPr>
          <w:color w:val="000000"/>
          <w:lang w:val="en-US"/>
        </w:rPr>
        <w:t xml:space="preserve">which may </w:t>
      </w:r>
      <w:r w:rsidRPr="00C45B24">
        <w:rPr>
          <w:color w:val="000000"/>
          <w:lang w:val="en-US"/>
        </w:rPr>
        <w:t xml:space="preserve">be trained with </w:t>
      </w:r>
      <w:r w:rsidR="006272AD">
        <w:rPr>
          <w:color w:val="000000"/>
          <w:lang w:val="en-US"/>
        </w:rPr>
        <w:t xml:space="preserve">multiple </w:t>
      </w:r>
      <w:r w:rsidRPr="00C45B24">
        <w:rPr>
          <w:color w:val="000000"/>
          <w:lang w:val="en-US"/>
        </w:rPr>
        <w:t xml:space="preserve">samples of dialogs and </w:t>
      </w:r>
      <w:r w:rsidR="006272AD">
        <w:rPr>
          <w:color w:val="000000"/>
          <w:lang w:val="en-US"/>
        </w:rPr>
        <w:t>RNN.</w:t>
      </w:r>
      <w:r w:rsidR="00701FDC" w:rsidRPr="00C45B24">
        <w:rPr>
          <w:color w:val="000000"/>
          <w:lang w:val="en-US"/>
        </w:rPr>
        <w:t xml:space="preserve"> </w:t>
      </w:r>
    </w:p>
    <w:p w14:paraId="27A27EAB" w14:textId="37E3D2E2"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of D</w:t>
      </w:r>
      <w:r w:rsidR="006272AD">
        <w:rPr>
          <w:color w:val="000000"/>
          <w:lang w:val="en-US"/>
        </w:rPr>
        <w:t xml:space="preserve">eep </w:t>
      </w:r>
      <w:r w:rsidRPr="00C45B24">
        <w:rPr>
          <w:color w:val="000000"/>
          <w:lang w:val="en-US"/>
        </w:rPr>
        <w:t>L</w:t>
      </w:r>
      <w:r w:rsidR="006272AD">
        <w:rPr>
          <w:color w:val="000000"/>
          <w:lang w:val="en-US"/>
        </w:rPr>
        <w:t>earning</w:t>
      </w:r>
      <w:r w:rsidRPr="00C45B24">
        <w:rPr>
          <w:color w:val="000000"/>
          <w:lang w:val="en-US"/>
        </w:rPr>
        <w:t xml:space="preserve"> models is image classification</w:t>
      </w:r>
      <w:ins w:id="178" w:author="Олександр Романченко" w:date="2020-05-16T22:15:00Z">
        <w:r w:rsidR="009955EC">
          <w:rPr>
            <w:rStyle w:val="FootnoteReference"/>
            <w:color w:val="000000"/>
            <w:lang w:val="en-US"/>
          </w:rPr>
          <w:footnoteReference w:id="13"/>
        </w:r>
      </w:ins>
      <w:r w:rsidRPr="00C45B24">
        <w:rPr>
          <w:color w:val="000000"/>
          <w:lang w:val="en-US"/>
        </w:rPr>
        <w:t xml:space="preserve"> using recognition models </w:t>
      </w:r>
      <w:r w:rsidR="00565564">
        <w:rPr>
          <w:color w:val="000000"/>
          <w:lang w:val="en-US"/>
        </w:rPr>
        <w:t xml:space="preserve">in order </w:t>
      </w:r>
      <w:r w:rsidRPr="00C45B24">
        <w:rPr>
          <w:color w:val="000000"/>
          <w:lang w:val="en-US"/>
        </w:rPr>
        <w:t xml:space="preserve">to sort images </w:t>
      </w:r>
      <w:r w:rsidR="002D53E9">
        <w:rPr>
          <w:color w:val="000000"/>
          <w:lang w:val="en-US"/>
        </w:rPr>
        <w:t xml:space="preserve">to </w:t>
      </w:r>
      <w:r w:rsidRPr="00C45B24">
        <w:rPr>
          <w:color w:val="000000"/>
          <w:lang w:val="en-US"/>
        </w:rPr>
        <w:t xml:space="preserve">different </w:t>
      </w:r>
      <w:r w:rsidR="002D53E9">
        <w:rPr>
          <w:color w:val="000000"/>
          <w:lang w:val="en-US"/>
        </w:rPr>
        <w:t>sub-</w:t>
      </w:r>
      <w:r w:rsidRPr="00C45B24">
        <w:rPr>
          <w:color w:val="000000"/>
          <w:lang w:val="en-US"/>
        </w:rPr>
        <w:t xml:space="preserve">categories or </w:t>
      </w:r>
      <w:r w:rsidR="002D53E9">
        <w:rPr>
          <w:color w:val="000000"/>
          <w:lang w:val="en-US"/>
        </w:rPr>
        <w:t xml:space="preserve">to use </w:t>
      </w:r>
      <w:r w:rsidRPr="00C45B24">
        <w:rPr>
          <w:color w:val="000000"/>
          <w:lang w:val="en-US"/>
        </w:rPr>
        <w:t xml:space="preserve">auto-encoders </w:t>
      </w:r>
      <w:r w:rsidR="002D53E9">
        <w:rPr>
          <w:color w:val="000000"/>
          <w:lang w:val="en-US"/>
        </w:rPr>
        <w:t xml:space="preserve">in order </w:t>
      </w:r>
      <w:r w:rsidRPr="00C45B24">
        <w:rPr>
          <w:color w:val="000000"/>
          <w:lang w:val="en-US"/>
        </w:rPr>
        <w:t xml:space="preserve">to retrieve images </w:t>
      </w:r>
      <w:r w:rsidR="002D53E9">
        <w:rPr>
          <w:color w:val="000000"/>
          <w:lang w:val="en-US"/>
        </w:rPr>
        <w:t xml:space="preserve">basing </w:t>
      </w:r>
      <w:r w:rsidRPr="00C45B24">
        <w:rPr>
          <w:color w:val="000000"/>
          <w:lang w:val="en-US"/>
        </w:rPr>
        <w:t xml:space="preserve">on </w:t>
      </w:r>
      <w:r w:rsidR="002D53E9">
        <w:rPr>
          <w:color w:val="000000"/>
          <w:lang w:val="en-US"/>
        </w:rPr>
        <w:t xml:space="preserve">their </w:t>
      </w:r>
      <w:r w:rsidRPr="00C45B24">
        <w:rPr>
          <w:color w:val="000000"/>
          <w:lang w:val="en-US"/>
        </w:rPr>
        <w:t>visual similarity.</w:t>
      </w:r>
    </w:p>
    <w:p w14:paraId="63C6FF97" w14:textId="77777777" w:rsidR="00701FDC" w:rsidRPr="00C45B24" w:rsidRDefault="00701FDC" w:rsidP="00082F3D">
      <w:pPr>
        <w:pStyle w:val="wp-caption-text"/>
        <w:shd w:val="clear" w:color="auto" w:fill="FFFFFF"/>
        <w:spacing w:before="0" w:beforeAutospacing="0" w:after="0" w:afterAutospacing="0" w:line="360" w:lineRule="auto"/>
        <w:jc w:val="both"/>
        <w:rPr>
          <w:color w:val="000000"/>
          <w:lang w:val="en-US"/>
        </w:rPr>
      </w:pPr>
    </w:p>
    <w:p w14:paraId="1FE234F3" w14:textId="5A64FC77" w:rsidR="00051461" w:rsidRPr="00C45B24" w:rsidRDefault="00C71850" w:rsidP="00082F3D">
      <w:pPr>
        <w:pStyle w:val="Heading2"/>
        <w:shd w:val="clear" w:color="auto" w:fill="FFFFFF"/>
        <w:spacing w:before="0" w:beforeAutospacing="0" w:after="375" w:afterAutospacing="0" w:line="360" w:lineRule="auto"/>
        <w:jc w:val="both"/>
        <w:rPr>
          <w:color w:val="000000"/>
          <w:sz w:val="24"/>
          <w:szCs w:val="24"/>
          <w:lang w:val="en-US"/>
        </w:rPr>
      </w:pPr>
      <w:bookmarkStart w:id="191" w:name="_Toc40570894"/>
      <w:r>
        <w:rPr>
          <w:color w:val="000000"/>
          <w:sz w:val="24"/>
          <w:szCs w:val="24"/>
          <w:lang w:val="en-US"/>
        </w:rPr>
        <w:t>1.1</w:t>
      </w:r>
      <w:r w:rsidR="001E78A2">
        <w:rPr>
          <w:color w:val="000000"/>
          <w:sz w:val="24"/>
          <w:szCs w:val="24"/>
          <w:lang w:val="en-US"/>
        </w:rPr>
        <w:t>3</w:t>
      </w:r>
      <w:r>
        <w:rPr>
          <w:color w:val="000000"/>
          <w:sz w:val="24"/>
          <w:szCs w:val="24"/>
          <w:lang w:val="en-US"/>
        </w:rPr>
        <w:t xml:space="preserve">   </w:t>
      </w:r>
      <w:r w:rsidR="002D53E9">
        <w:rPr>
          <w:color w:val="000000"/>
          <w:sz w:val="24"/>
          <w:szCs w:val="24"/>
          <w:lang w:val="en-US"/>
        </w:rPr>
        <w:t>Comparison of Machine Learning and Deep Learning</w:t>
      </w:r>
      <w:bookmarkEnd w:id="191"/>
    </w:p>
    <w:p w14:paraId="4416050D" w14:textId="26F822C6" w:rsidR="00051461" w:rsidRDefault="006165F9"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T</w:t>
      </w:r>
      <w:r w:rsidR="00051461" w:rsidRPr="00C45B24">
        <w:rPr>
          <w:color w:val="000000"/>
          <w:lang w:val="en-US"/>
        </w:rPr>
        <w:t xml:space="preserve">he most </w:t>
      </w:r>
      <w:r>
        <w:rPr>
          <w:color w:val="000000"/>
          <w:lang w:val="en-US"/>
        </w:rPr>
        <w:t xml:space="preserve">notable </w:t>
      </w:r>
      <w:r w:rsidR="00051461" w:rsidRPr="00C45B24">
        <w:rPr>
          <w:color w:val="000000"/>
          <w:lang w:val="en-US"/>
        </w:rPr>
        <w:t xml:space="preserve">differences is in scalability of </w:t>
      </w:r>
      <w:r>
        <w:rPr>
          <w:color w:val="000000"/>
          <w:lang w:val="en-US"/>
        </w:rPr>
        <w:t>DL</w:t>
      </w:r>
      <w:r w:rsidR="00051461" w:rsidRPr="00C45B24">
        <w:rPr>
          <w:color w:val="000000"/>
          <w:lang w:val="en-US"/>
        </w:rPr>
        <w:t xml:space="preserve"> versus older </w:t>
      </w:r>
      <w:r>
        <w:rPr>
          <w:color w:val="000000"/>
          <w:lang w:val="en-US"/>
        </w:rPr>
        <w:t xml:space="preserve">ML </w:t>
      </w:r>
      <w:r w:rsidR="00051461" w:rsidRPr="00C45B24">
        <w:rPr>
          <w:color w:val="000000"/>
          <w:lang w:val="en-US"/>
        </w:rPr>
        <w:t xml:space="preserve">algorithms: when </w:t>
      </w:r>
      <w:r>
        <w:rPr>
          <w:color w:val="000000"/>
          <w:lang w:val="en-US"/>
        </w:rPr>
        <w:t xml:space="preserve">amount of </w:t>
      </w:r>
      <w:r w:rsidR="00051461" w:rsidRPr="00C45B24">
        <w:rPr>
          <w:color w:val="000000"/>
          <w:lang w:val="en-US"/>
        </w:rPr>
        <w:t xml:space="preserve">data is small, </w:t>
      </w:r>
      <w:r>
        <w:rPr>
          <w:color w:val="000000"/>
          <w:lang w:val="en-US"/>
        </w:rPr>
        <w:t xml:space="preserve">DL </w:t>
      </w:r>
      <w:r w:rsidR="00051461" w:rsidRPr="00C45B24">
        <w:rPr>
          <w:color w:val="000000"/>
          <w:lang w:val="en-US"/>
        </w:rPr>
        <w:t xml:space="preserve">doesn’t perform well, but </w:t>
      </w:r>
      <w:r>
        <w:rPr>
          <w:color w:val="000000"/>
          <w:lang w:val="en-US"/>
        </w:rPr>
        <w:t xml:space="preserve">when </w:t>
      </w:r>
      <w:r w:rsidR="00051461" w:rsidRPr="00C45B24">
        <w:rPr>
          <w:color w:val="000000"/>
          <w:lang w:val="en-US"/>
        </w:rPr>
        <w:t xml:space="preserve">amount of data increases, </w:t>
      </w:r>
      <w:r>
        <w:rPr>
          <w:color w:val="000000"/>
          <w:lang w:val="en-US"/>
        </w:rPr>
        <w:t xml:space="preserve">DL </w:t>
      </w:r>
      <w:r w:rsidR="00051461" w:rsidRPr="00C45B24">
        <w:rPr>
          <w:color w:val="000000"/>
          <w:lang w:val="en-US"/>
        </w:rPr>
        <w:t>skyrockets in performing on that data;</w:t>
      </w:r>
      <w:r w:rsidR="00FE79C1">
        <w:rPr>
          <w:color w:val="000000"/>
          <w:lang w:val="en-US"/>
        </w:rPr>
        <w:t xml:space="preserve"> </w:t>
      </w:r>
      <w:r w:rsidR="00051461" w:rsidRPr="00C45B24">
        <w:rPr>
          <w:color w:val="000000"/>
          <w:lang w:val="en-US"/>
        </w:rPr>
        <w:t xml:space="preserve">traditional algorithms don’t </w:t>
      </w:r>
      <w:r w:rsidR="00FE79C1">
        <w:rPr>
          <w:color w:val="000000"/>
          <w:lang w:val="en-US"/>
        </w:rPr>
        <w:t xml:space="preserve">scale with </w:t>
      </w:r>
      <w:r w:rsidR="00051461" w:rsidRPr="00C45B24">
        <w:rPr>
          <w:color w:val="000000"/>
          <w:lang w:val="en-US"/>
        </w:rPr>
        <w:t>the amount of data as much.</w:t>
      </w:r>
    </w:p>
    <w:p w14:paraId="328577BC" w14:textId="454F2410" w:rsidR="00786CA6" w:rsidRPr="00C45B24" w:rsidRDefault="00786CA6" w:rsidP="00786CA6">
      <w:pPr>
        <w:pStyle w:val="wp-caption-text"/>
        <w:shd w:val="clear" w:color="auto" w:fill="FFFFFF"/>
        <w:spacing w:before="0" w:beforeAutospacing="0" w:after="375" w:afterAutospacing="0" w:line="360" w:lineRule="auto"/>
        <w:jc w:val="center"/>
        <w:rPr>
          <w:color w:val="000000"/>
          <w:lang w:val="en-US"/>
        </w:rPr>
      </w:pPr>
      <w:r w:rsidRPr="00786CA6">
        <w:rPr>
          <w:i/>
          <w:iCs/>
          <w:lang w:val="en-US"/>
        </w:rPr>
        <w:t xml:space="preserve">Figure 8. </w:t>
      </w:r>
      <w:r w:rsidRPr="00786CA6">
        <w:rPr>
          <w:i/>
          <w:iCs/>
          <w:color w:val="333333"/>
          <w:lang w:val="en-US"/>
        </w:rPr>
        <w:t>Scaling with Amount of Data</w:t>
      </w:r>
    </w:p>
    <w:p w14:paraId="1BCC9519" w14:textId="6D519A15" w:rsidR="00051461"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"https://blog.soshace.com/wp-content/uploads/2019/09/Scaling-with-Amount-of-Data.jpg" \* MERGEFORMATINET </w:instrText>
      </w:r>
      <w:r w:rsidRPr="00C45B24">
        <w:rPr>
          <w:color w:val="000000"/>
        </w:rPr>
        <w:fldChar w:fldCharType="separate"/>
      </w:r>
      <w:r w:rsidRPr="00C45B24">
        <w:rPr>
          <w:noProof/>
          <w:color w:val="000000"/>
        </w:rPr>
        <w:drawing>
          <wp:inline distT="0" distB="0" distL="0" distR="0" wp14:anchorId="5A70057B" wp14:editId="3425C540">
            <wp:extent cx="5756910" cy="3114040"/>
            <wp:effectExtent l="0" t="0" r="0"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14040"/>
                    </a:xfrm>
                    <a:prstGeom prst="rect">
                      <a:avLst/>
                    </a:prstGeom>
                    <a:noFill/>
                    <a:ln>
                      <a:noFill/>
                    </a:ln>
                  </pic:spPr>
                </pic:pic>
              </a:graphicData>
            </a:graphic>
          </wp:inline>
        </w:drawing>
      </w:r>
      <w:r w:rsidRPr="00C45B24">
        <w:rPr>
          <w:color w:val="000000"/>
        </w:rPr>
        <w:fldChar w:fldCharType="end"/>
      </w:r>
    </w:p>
    <w:p w14:paraId="6E911116" w14:textId="13DE115F" w:rsidR="00F0650B" w:rsidRPr="00786CA6" w:rsidRDefault="00F0650B" w:rsidP="00786CA6">
      <w:pPr>
        <w:shd w:val="clear" w:color="auto" w:fill="FFFFFF"/>
        <w:spacing w:after="375" w:line="360" w:lineRule="auto"/>
        <w:jc w:val="center"/>
        <w:rPr>
          <w:i/>
          <w:iCs/>
          <w:color w:val="333333"/>
          <w:lang w:val="en-US"/>
        </w:rPr>
      </w:pPr>
      <w:r w:rsidRPr="00786CA6">
        <w:rPr>
          <w:i/>
          <w:iCs/>
          <w:lang w:val="en-US"/>
        </w:rPr>
        <w:t>source: towardsdatascince.com</w:t>
      </w:r>
    </w:p>
    <w:p w14:paraId="6B2AD54A" w14:textId="23EDA9CA"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Another important </w:t>
      </w:r>
      <w:r w:rsidR="00BA0B24">
        <w:rPr>
          <w:color w:val="000000"/>
          <w:lang w:val="en-US"/>
        </w:rPr>
        <w:t>difference</w:t>
      </w:r>
      <w:r w:rsidRPr="00C45B24">
        <w:rPr>
          <w:color w:val="000000"/>
          <w:lang w:val="en-US"/>
        </w:rPr>
        <w:t xml:space="preserve"> which </w:t>
      </w:r>
      <w:r w:rsidR="00BA0B24">
        <w:rPr>
          <w:color w:val="000000"/>
          <w:lang w:val="en-US"/>
        </w:rPr>
        <w:t xml:space="preserve">comes </w:t>
      </w:r>
      <w:r w:rsidRPr="00C45B24">
        <w:rPr>
          <w:color w:val="000000"/>
          <w:lang w:val="en-US"/>
        </w:rPr>
        <w:t xml:space="preserve">directly from first difference is the </w:t>
      </w:r>
      <w:r w:rsidR="00BA0B24">
        <w:rPr>
          <w:color w:val="000000"/>
          <w:lang w:val="en-US"/>
        </w:rPr>
        <w:t xml:space="preserve">DL </w:t>
      </w:r>
      <w:r w:rsidRPr="00C45B24">
        <w:rPr>
          <w:color w:val="000000"/>
          <w:lang w:val="en-US"/>
        </w:rPr>
        <w:t>hardware dependency: D</w:t>
      </w:r>
      <w:r w:rsidR="00BA0B24">
        <w:rPr>
          <w:color w:val="000000"/>
          <w:lang w:val="en-US"/>
        </w:rPr>
        <w:t>eep Learning</w:t>
      </w:r>
      <w:r w:rsidRPr="00C45B24">
        <w:rPr>
          <w:color w:val="000000"/>
          <w:lang w:val="en-US"/>
        </w:rPr>
        <w:t xml:space="preserve"> algorithms depend on GPUs</w:t>
      </w:r>
      <w:r w:rsidR="00BA0B24">
        <w:rPr>
          <w:color w:val="000000"/>
          <w:lang w:val="en-US"/>
        </w:rPr>
        <w:t xml:space="preserve"> and </w:t>
      </w:r>
      <w:r w:rsidR="00BA0B24" w:rsidRPr="00C45B24">
        <w:rPr>
          <w:color w:val="000000"/>
          <w:lang w:val="en-US"/>
        </w:rPr>
        <w:t>high-end machines</w:t>
      </w:r>
      <w:r w:rsidRPr="00C45B24">
        <w:rPr>
          <w:color w:val="000000"/>
          <w:lang w:val="en-US"/>
        </w:rPr>
        <w:t xml:space="preserve">, </w:t>
      </w:r>
      <w:r w:rsidR="0089247D">
        <w:rPr>
          <w:color w:val="000000"/>
          <w:lang w:val="en-US"/>
        </w:rPr>
        <w:t xml:space="preserve">they are </w:t>
      </w:r>
      <w:r w:rsidR="0089247D">
        <w:rPr>
          <w:color w:val="000000"/>
          <w:lang w:val="en-US"/>
        </w:rPr>
        <w:lastRenderedPageBreak/>
        <w:t xml:space="preserve">doing </w:t>
      </w:r>
      <w:r w:rsidRPr="00C45B24">
        <w:rPr>
          <w:color w:val="000000"/>
          <w:lang w:val="en-US"/>
        </w:rPr>
        <w:t xml:space="preserve">large </w:t>
      </w:r>
      <w:r w:rsidR="0089247D">
        <w:rPr>
          <w:color w:val="000000"/>
          <w:lang w:val="en-US"/>
        </w:rPr>
        <w:t xml:space="preserve">number </w:t>
      </w:r>
      <w:r w:rsidRPr="00C45B24">
        <w:rPr>
          <w:color w:val="000000"/>
          <w:lang w:val="en-US"/>
        </w:rPr>
        <w:t>of matrix multiplication</w:t>
      </w:r>
      <w:r w:rsidR="0089247D">
        <w:rPr>
          <w:color w:val="000000"/>
          <w:lang w:val="en-US"/>
        </w:rPr>
        <w:t>s</w:t>
      </w:r>
      <w:r w:rsidRPr="00C45B24">
        <w:rPr>
          <w:color w:val="000000"/>
          <w:lang w:val="en-US"/>
        </w:rPr>
        <w:t xml:space="preserve">, whereas </w:t>
      </w:r>
      <w:r w:rsidR="0089247D">
        <w:rPr>
          <w:color w:val="000000"/>
          <w:lang w:val="en-US"/>
        </w:rPr>
        <w:t xml:space="preserve">the </w:t>
      </w:r>
      <w:r w:rsidRPr="00C45B24">
        <w:rPr>
          <w:color w:val="000000"/>
          <w:lang w:val="en-US"/>
        </w:rPr>
        <w:t xml:space="preserve">older </w:t>
      </w:r>
      <w:r w:rsidR="0089247D">
        <w:rPr>
          <w:color w:val="000000"/>
          <w:lang w:val="en-US"/>
        </w:rPr>
        <w:t xml:space="preserve">ML </w:t>
      </w:r>
      <w:r w:rsidRPr="00C45B24">
        <w:rPr>
          <w:color w:val="000000"/>
          <w:lang w:val="en-US"/>
        </w:rPr>
        <w:t xml:space="preserve">algorithms can work on </w:t>
      </w:r>
      <w:r w:rsidR="0089247D">
        <w:rPr>
          <w:color w:val="000000"/>
          <w:lang w:val="en-US"/>
        </w:rPr>
        <w:t xml:space="preserve">weaker </w:t>
      </w:r>
      <w:r w:rsidRPr="00C45B24">
        <w:rPr>
          <w:color w:val="000000"/>
          <w:lang w:val="en-US"/>
        </w:rPr>
        <w:t xml:space="preserve">machines </w:t>
      </w:r>
      <w:r w:rsidR="0089247D">
        <w:rPr>
          <w:color w:val="000000"/>
          <w:lang w:val="en-US"/>
        </w:rPr>
        <w:t xml:space="preserve">absolutely </w:t>
      </w:r>
      <w:r w:rsidRPr="00C45B24">
        <w:rPr>
          <w:color w:val="000000"/>
          <w:lang w:val="en-US"/>
        </w:rPr>
        <w:t>well.</w:t>
      </w:r>
    </w:p>
    <w:p w14:paraId="65456880" w14:textId="072B761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In </w:t>
      </w:r>
      <w:r w:rsidR="0089247D">
        <w:rPr>
          <w:color w:val="000000"/>
          <w:lang w:val="en-US"/>
        </w:rPr>
        <w:t>ML</w:t>
      </w:r>
      <w:r w:rsidRPr="00C45B24">
        <w:rPr>
          <w:color w:val="000000"/>
          <w:lang w:val="en-US"/>
        </w:rPr>
        <w:t xml:space="preserve">, </w:t>
      </w:r>
      <w:r w:rsidR="0089247D">
        <w:rPr>
          <w:color w:val="000000"/>
          <w:lang w:val="en-US"/>
        </w:rPr>
        <w:t xml:space="preserve">the </w:t>
      </w:r>
      <w:r w:rsidRPr="00C45B24">
        <w:rPr>
          <w:color w:val="000000"/>
          <w:lang w:val="en-US"/>
        </w:rPr>
        <w:t xml:space="preserve">most of applied features </w:t>
      </w:r>
      <w:r w:rsidR="0089247D">
        <w:rPr>
          <w:color w:val="000000"/>
          <w:lang w:val="en-US"/>
        </w:rPr>
        <w:t xml:space="preserve">have </w:t>
      </w:r>
      <w:r w:rsidRPr="00C45B24">
        <w:rPr>
          <w:color w:val="000000"/>
          <w:lang w:val="en-US"/>
        </w:rPr>
        <w:t xml:space="preserve">to be identified </w:t>
      </w:r>
      <w:r w:rsidR="0089247D">
        <w:rPr>
          <w:color w:val="000000"/>
          <w:lang w:val="en-US"/>
        </w:rPr>
        <w:t xml:space="preserve">with a help of ML </w:t>
      </w:r>
      <w:r w:rsidRPr="00C45B24">
        <w:rPr>
          <w:color w:val="000000"/>
          <w:lang w:val="en-US"/>
        </w:rPr>
        <w:t xml:space="preserve">expert, who then copies them per domain and </w:t>
      </w:r>
      <w:r w:rsidR="0089247D">
        <w:rPr>
          <w:color w:val="000000"/>
          <w:lang w:val="en-US"/>
        </w:rPr>
        <w:t>type of data</w:t>
      </w:r>
      <w:r w:rsidRPr="00C45B24">
        <w:rPr>
          <w:color w:val="000000"/>
          <w:lang w:val="en-US"/>
        </w:rPr>
        <w:t xml:space="preserve">. The input values </w:t>
      </w:r>
      <w:r w:rsidR="0089247D">
        <w:rPr>
          <w:color w:val="000000"/>
          <w:lang w:val="en-US"/>
        </w:rPr>
        <w:t>may</w:t>
      </w:r>
      <w:r w:rsidRPr="00C45B24">
        <w:rPr>
          <w:color w:val="000000"/>
          <w:lang w:val="en-US"/>
        </w:rPr>
        <w:t xml:space="preserve"> be anything from</w:t>
      </w:r>
      <w:r w:rsidR="003B7795" w:rsidRPr="003B7795">
        <w:rPr>
          <w:color w:val="000000"/>
          <w:lang w:val="en-US"/>
        </w:rPr>
        <w:t xml:space="preserve"> </w:t>
      </w:r>
      <w:r w:rsidR="003B7795" w:rsidRPr="00C45B24">
        <w:rPr>
          <w:color w:val="000000"/>
          <w:lang w:val="en-US"/>
        </w:rPr>
        <w:t>shapes</w:t>
      </w:r>
      <w:r w:rsidR="003B7795">
        <w:rPr>
          <w:color w:val="000000"/>
          <w:lang w:val="en-US"/>
        </w:rPr>
        <w:t>,</w:t>
      </w:r>
      <w:r w:rsidRPr="00C45B24">
        <w:rPr>
          <w:color w:val="000000"/>
          <w:lang w:val="en-US"/>
        </w:rPr>
        <w:t xml:space="preserve"> pixel values,</w:t>
      </w:r>
      <w:r w:rsidR="003B7795">
        <w:rPr>
          <w:color w:val="000000"/>
          <w:lang w:val="en-US"/>
        </w:rPr>
        <w:t xml:space="preserve"> </w:t>
      </w:r>
      <w:r w:rsidRPr="00C45B24">
        <w:rPr>
          <w:color w:val="000000"/>
          <w:lang w:val="en-US"/>
        </w:rPr>
        <w:t xml:space="preserve">textures, etc. </w:t>
      </w:r>
      <w:r w:rsidR="00EA395B">
        <w:rPr>
          <w:color w:val="000000"/>
          <w:lang w:val="en-US"/>
        </w:rPr>
        <w:t>P</w:t>
      </w:r>
      <w:r w:rsidRPr="00C45B24">
        <w:rPr>
          <w:color w:val="000000"/>
          <w:lang w:val="en-US"/>
        </w:rPr>
        <w:t xml:space="preserve">erformance of older ML algorithm will depend </w:t>
      </w:r>
      <w:r w:rsidR="00EA395B">
        <w:rPr>
          <w:color w:val="000000"/>
          <w:lang w:val="en-US"/>
        </w:rPr>
        <w:t xml:space="preserve">significantly </w:t>
      </w:r>
      <w:r w:rsidRPr="00C45B24">
        <w:rPr>
          <w:color w:val="000000"/>
          <w:lang w:val="en-US"/>
        </w:rPr>
        <w:t xml:space="preserve">on how </w:t>
      </w:r>
      <w:r w:rsidR="00EA395B">
        <w:rPr>
          <w:color w:val="000000"/>
          <w:lang w:val="en-US"/>
        </w:rPr>
        <w:t xml:space="preserve">accurately </w:t>
      </w:r>
      <w:r w:rsidRPr="00C45B24">
        <w:rPr>
          <w:color w:val="000000"/>
          <w:lang w:val="en-US"/>
        </w:rPr>
        <w:t xml:space="preserve">the features </w:t>
      </w:r>
      <w:r w:rsidR="00EA395B">
        <w:rPr>
          <w:color w:val="000000"/>
          <w:lang w:val="en-US"/>
        </w:rPr>
        <w:t xml:space="preserve">have been </w:t>
      </w:r>
      <w:r w:rsidRPr="00C45B24">
        <w:rPr>
          <w:color w:val="000000"/>
          <w:lang w:val="en-US"/>
        </w:rPr>
        <w:t>inputted, extracted</w:t>
      </w:r>
      <w:r w:rsidR="00EA395B">
        <w:rPr>
          <w:color w:val="000000"/>
          <w:lang w:val="en-US"/>
        </w:rPr>
        <w:t xml:space="preserve">, </w:t>
      </w:r>
      <w:r w:rsidR="00EA395B" w:rsidRPr="00C45B24">
        <w:rPr>
          <w:color w:val="000000"/>
          <w:lang w:val="en-US"/>
        </w:rPr>
        <w:t>identified</w:t>
      </w:r>
      <w:ins w:id="192" w:author="Олександр Романченко" w:date="2020-05-16T22:17:00Z">
        <w:r w:rsidR="009955EC">
          <w:rPr>
            <w:rStyle w:val="FootnoteReference"/>
            <w:color w:val="000000"/>
            <w:lang w:val="en-US"/>
          </w:rPr>
          <w:footnoteReference w:id="14"/>
        </w:r>
      </w:ins>
      <w:r w:rsidRPr="00C45B24">
        <w:rPr>
          <w:color w:val="000000"/>
          <w:lang w:val="en-US"/>
        </w:rPr>
        <w:t xml:space="preserve">. </w:t>
      </w:r>
      <w:r w:rsidR="00C7364E">
        <w:rPr>
          <w:color w:val="000000"/>
          <w:lang w:val="en-US"/>
        </w:rPr>
        <w:t>DL</w:t>
      </w:r>
      <w:r w:rsidRPr="00C45B24">
        <w:rPr>
          <w:color w:val="000000"/>
          <w:lang w:val="en-US"/>
        </w:rPr>
        <w:t xml:space="preserve"> learns high-level features from</w:t>
      </w:r>
      <w:r w:rsidR="006F3937">
        <w:rPr>
          <w:color w:val="000000"/>
          <w:lang w:val="en-US"/>
        </w:rPr>
        <w:t xml:space="preserve"> the</w:t>
      </w:r>
      <w:r w:rsidRPr="00C45B24">
        <w:rPr>
          <w:color w:val="000000"/>
          <w:lang w:val="en-US"/>
        </w:rPr>
        <w:t xml:space="preserve"> data, </w:t>
      </w:r>
      <w:r w:rsidR="006F3937">
        <w:rPr>
          <w:color w:val="000000"/>
          <w:lang w:val="en-US"/>
        </w:rPr>
        <w:t xml:space="preserve">it </w:t>
      </w:r>
      <w:r w:rsidRPr="00C45B24">
        <w:rPr>
          <w:color w:val="000000"/>
          <w:lang w:val="en-US"/>
        </w:rPr>
        <w:t xml:space="preserve">is a major </w:t>
      </w:r>
      <w:r w:rsidR="006F3937">
        <w:rPr>
          <w:color w:val="000000"/>
          <w:lang w:val="en-US"/>
        </w:rPr>
        <w:t xml:space="preserve">difference </w:t>
      </w:r>
      <w:r w:rsidRPr="00C45B24">
        <w:rPr>
          <w:color w:val="000000"/>
          <w:lang w:val="en-US"/>
        </w:rPr>
        <w:t xml:space="preserve">from ML </w:t>
      </w:r>
      <w:r w:rsidR="006F3937">
        <w:rPr>
          <w:color w:val="000000"/>
          <w:lang w:val="en-US"/>
        </w:rPr>
        <w:t xml:space="preserve">because </w:t>
      </w:r>
      <w:r w:rsidRPr="00C45B24">
        <w:rPr>
          <w:color w:val="000000"/>
          <w:lang w:val="en-US"/>
        </w:rPr>
        <w:t xml:space="preserve">it </w:t>
      </w:r>
      <w:r w:rsidR="006F3937">
        <w:rPr>
          <w:color w:val="000000"/>
          <w:lang w:val="en-US"/>
        </w:rPr>
        <w:t xml:space="preserve">decreases </w:t>
      </w:r>
      <w:r w:rsidRPr="00C45B24">
        <w:rPr>
          <w:color w:val="000000"/>
          <w:lang w:val="en-US"/>
        </w:rPr>
        <w:t>the task</w:t>
      </w:r>
      <w:r w:rsidR="006F3937">
        <w:rPr>
          <w:color w:val="000000"/>
          <w:lang w:val="en-US"/>
        </w:rPr>
        <w:t xml:space="preserve">: </w:t>
      </w:r>
      <w:r w:rsidRPr="00C45B24">
        <w:rPr>
          <w:color w:val="000000"/>
          <w:lang w:val="en-US"/>
        </w:rPr>
        <w:t>developing new feature</w:t>
      </w:r>
      <w:r w:rsidR="006F3937">
        <w:rPr>
          <w:color w:val="000000"/>
          <w:lang w:val="en-US"/>
        </w:rPr>
        <w:t>s</w:t>
      </w:r>
      <w:r w:rsidRPr="00C45B24">
        <w:rPr>
          <w:color w:val="000000"/>
          <w:lang w:val="en-US"/>
        </w:rPr>
        <w:t xml:space="preserve"> extractor for </w:t>
      </w:r>
      <w:r w:rsidR="006F3937">
        <w:rPr>
          <w:color w:val="000000"/>
          <w:lang w:val="en-US"/>
        </w:rPr>
        <w:t xml:space="preserve">the </w:t>
      </w:r>
      <w:r w:rsidRPr="00C45B24">
        <w:rPr>
          <w:color w:val="000000"/>
          <w:lang w:val="en-US"/>
        </w:rPr>
        <w:t>problem, in turn, DL learn</w:t>
      </w:r>
      <w:r w:rsidR="006F3937">
        <w:rPr>
          <w:color w:val="000000"/>
          <w:lang w:val="en-US"/>
        </w:rPr>
        <w:t>s</w:t>
      </w:r>
      <w:r w:rsidRPr="00C45B24">
        <w:rPr>
          <w:color w:val="000000"/>
          <w:lang w:val="en-US"/>
        </w:rPr>
        <w:t xml:space="preserve"> </w:t>
      </w:r>
      <w:r w:rsidR="00342F40">
        <w:rPr>
          <w:color w:val="000000"/>
          <w:lang w:val="en-US"/>
        </w:rPr>
        <w:t xml:space="preserve">lol-level </w:t>
      </w:r>
      <w:r w:rsidR="00D330AE" w:rsidRPr="00C45B24">
        <w:rPr>
          <w:color w:val="000000"/>
          <w:lang w:val="en-US"/>
        </w:rPr>
        <w:t>features</w:t>
      </w:r>
      <w:r w:rsidRPr="00C45B24">
        <w:rPr>
          <w:color w:val="000000"/>
          <w:lang w:val="en-US"/>
        </w:rPr>
        <w:t xml:space="preserve"> in </w:t>
      </w:r>
      <w:r w:rsidR="00342F40">
        <w:rPr>
          <w:color w:val="000000"/>
          <w:lang w:val="en-US"/>
        </w:rPr>
        <w:t xml:space="preserve">the </w:t>
      </w:r>
      <w:r w:rsidRPr="00C45B24">
        <w:rPr>
          <w:color w:val="000000"/>
          <w:lang w:val="en-US"/>
        </w:rPr>
        <w:t xml:space="preserve">layers of neural network and high-level </w:t>
      </w:r>
      <w:r w:rsidR="00342F40">
        <w:rPr>
          <w:color w:val="000000"/>
          <w:lang w:val="en-US"/>
        </w:rPr>
        <w:t>when i</w:t>
      </w:r>
      <w:r w:rsidRPr="00C45B24">
        <w:rPr>
          <w:color w:val="000000"/>
          <w:lang w:val="en-US"/>
        </w:rPr>
        <w:t xml:space="preserve">t goes deeper </w:t>
      </w:r>
      <w:r w:rsidR="00342F40">
        <w:rPr>
          <w:color w:val="000000"/>
          <w:lang w:val="en-US"/>
        </w:rPr>
        <w:t xml:space="preserve">to </w:t>
      </w:r>
      <w:r w:rsidRPr="00C45B24">
        <w:rPr>
          <w:color w:val="000000"/>
          <w:lang w:val="en-US"/>
        </w:rPr>
        <w:t>the network.</w:t>
      </w:r>
    </w:p>
    <w:p w14:paraId="32C6D0A4" w14:textId="244D94A6" w:rsidR="00051461" w:rsidRPr="00C45B24" w:rsidRDefault="00D77C51"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B</w:t>
      </w:r>
      <w:r w:rsidR="00051461" w:rsidRPr="00C45B24">
        <w:rPr>
          <w:color w:val="000000"/>
          <w:lang w:val="en-US"/>
        </w:rPr>
        <w:t xml:space="preserve">ecause of </w:t>
      </w:r>
      <w:r>
        <w:rPr>
          <w:color w:val="000000"/>
          <w:lang w:val="en-US"/>
        </w:rPr>
        <w:t xml:space="preserve">tremendous </w:t>
      </w:r>
      <w:r w:rsidR="00051461" w:rsidRPr="00C45B24">
        <w:rPr>
          <w:color w:val="000000"/>
          <w:lang w:val="en-US"/>
        </w:rPr>
        <w:t xml:space="preserve">amount of data </w:t>
      </w:r>
      <w:r>
        <w:rPr>
          <w:color w:val="000000"/>
          <w:lang w:val="en-US"/>
        </w:rPr>
        <w:t xml:space="preserve">it </w:t>
      </w:r>
      <w:r w:rsidR="00051461" w:rsidRPr="00C45B24">
        <w:rPr>
          <w:color w:val="000000"/>
          <w:lang w:val="en-US"/>
        </w:rPr>
        <w:t xml:space="preserve">needs to learn from, </w:t>
      </w:r>
      <w:r>
        <w:rPr>
          <w:color w:val="000000"/>
          <w:lang w:val="en-US"/>
        </w:rPr>
        <w:t>DL</w:t>
      </w:r>
      <w:r w:rsidR="00051461" w:rsidRPr="00C45B24">
        <w:rPr>
          <w:color w:val="000000"/>
          <w:lang w:val="en-US"/>
        </w:rPr>
        <w:t xml:space="preserve"> algorithms take lot of time </w:t>
      </w:r>
      <w:r w:rsidR="00C65D9A">
        <w:rPr>
          <w:color w:val="000000"/>
          <w:lang w:val="en-US"/>
        </w:rPr>
        <w:t xml:space="preserve">in order </w:t>
      </w:r>
      <w:r w:rsidR="00051461" w:rsidRPr="00C45B24">
        <w:rPr>
          <w:color w:val="000000"/>
          <w:lang w:val="en-US"/>
        </w:rPr>
        <w:t xml:space="preserve">to train, </w:t>
      </w:r>
      <w:r w:rsidR="00C65D9A">
        <w:rPr>
          <w:color w:val="000000"/>
          <w:lang w:val="en-US"/>
        </w:rPr>
        <w:t xml:space="preserve">it can even be </w:t>
      </w:r>
      <w:r w:rsidR="00051461" w:rsidRPr="00C45B24">
        <w:rPr>
          <w:color w:val="000000"/>
          <w:lang w:val="en-US"/>
        </w:rPr>
        <w:t>several weeks</w:t>
      </w:r>
      <w:r w:rsidR="00C65D9A">
        <w:rPr>
          <w:color w:val="000000"/>
          <w:lang w:val="en-US"/>
        </w:rPr>
        <w:t xml:space="preserve"> sometimes</w:t>
      </w:r>
      <w:r w:rsidR="00BB38FA">
        <w:rPr>
          <w:color w:val="000000"/>
          <w:lang w:val="en-US"/>
        </w:rPr>
        <w:t>.</w:t>
      </w:r>
      <w:r w:rsidR="00051461" w:rsidRPr="00C45B24">
        <w:rPr>
          <w:color w:val="000000"/>
          <w:lang w:val="en-US"/>
        </w:rPr>
        <w:t xml:space="preserve"> </w:t>
      </w:r>
      <w:r w:rsidR="00BB38FA">
        <w:rPr>
          <w:color w:val="000000"/>
          <w:lang w:val="en-US"/>
        </w:rPr>
        <w:t>To c</w:t>
      </w:r>
      <w:r w:rsidR="00B15526">
        <w:rPr>
          <w:color w:val="000000"/>
          <w:lang w:val="en-US"/>
        </w:rPr>
        <w:t>o</w:t>
      </w:r>
      <w:r w:rsidR="00BB38FA">
        <w:rPr>
          <w:color w:val="000000"/>
          <w:lang w:val="en-US"/>
        </w:rPr>
        <w:t>mpare</w:t>
      </w:r>
      <w:r w:rsidR="00051461" w:rsidRPr="00C45B24">
        <w:rPr>
          <w:color w:val="000000"/>
          <w:lang w:val="en-US"/>
        </w:rPr>
        <w:t xml:space="preserve">, </w:t>
      </w:r>
      <w:r w:rsidR="00B15526">
        <w:rPr>
          <w:color w:val="000000"/>
          <w:lang w:val="en-US"/>
        </w:rPr>
        <w:t xml:space="preserve">ML </w:t>
      </w:r>
      <w:r w:rsidR="00051461" w:rsidRPr="00C45B24">
        <w:rPr>
          <w:color w:val="000000"/>
          <w:lang w:val="en-US"/>
        </w:rPr>
        <w:t xml:space="preserve">takes less time </w:t>
      </w:r>
      <w:r w:rsidR="00FE41D4">
        <w:rPr>
          <w:color w:val="000000"/>
          <w:lang w:val="en-US"/>
        </w:rPr>
        <w:t xml:space="preserve">for </w:t>
      </w:r>
      <w:r w:rsidR="00051461" w:rsidRPr="00C45B24">
        <w:rPr>
          <w:color w:val="000000"/>
          <w:lang w:val="en-US"/>
        </w:rPr>
        <w:t>train</w:t>
      </w:r>
      <w:r w:rsidR="00FE41D4">
        <w:rPr>
          <w:color w:val="000000"/>
          <w:lang w:val="en-US"/>
        </w:rPr>
        <w:t>ing:</w:t>
      </w:r>
      <w:r w:rsidR="00051461" w:rsidRPr="00C45B24">
        <w:rPr>
          <w:color w:val="000000"/>
          <w:lang w:val="en-US"/>
        </w:rPr>
        <w:t xml:space="preserve"> from </w:t>
      </w:r>
      <w:r w:rsidR="00FE41D4">
        <w:rPr>
          <w:color w:val="000000"/>
          <w:lang w:val="en-US"/>
        </w:rPr>
        <w:t>few</w:t>
      </w:r>
      <w:r w:rsidR="00051461" w:rsidRPr="00C45B24">
        <w:rPr>
          <w:color w:val="000000"/>
          <w:lang w:val="en-US"/>
        </w:rPr>
        <w:t xml:space="preserve"> second</w:t>
      </w:r>
      <w:r w:rsidR="00FE41D4">
        <w:rPr>
          <w:color w:val="000000"/>
          <w:lang w:val="en-US"/>
        </w:rPr>
        <w:t>s</w:t>
      </w:r>
      <w:r w:rsidR="00051461" w:rsidRPr="00C45B24">
        <w:rPr>
          <w:color w:val="000000"/>
          <w:lang w:val="en-US"/>
        </w:rPr>
        <w:t xml:space="preserve"> to few hours. However, </w:t>
      </w:r>
      <w:r w:rsidR="00FE41D4">
        <w:rPr>
          <w:color w:val="000000"/>
          <w:lang w:val="en-US"/>
        </w:rPr>
        <w:t>while testing</w:t>
      </w:r>
      <w:r w:rsidR="00051461" w:rsidRPr="00C45B24">
        <w:rPr>
          <w:color w:val="000000"/>
          <w:lang w:val="en-US"/>
        </w:rPr>
        <w:t xml:space="preserve">, </w:t>
      </w:r>
      <w:r w:rsidR="00922F5F">
        <w:rPr>
          <w:color w:val="000000"/>
          <w:lang w:val="en-US"/>
        </w:rPr>
        <w:t xml:space="preserve">DL </w:t>
      </w:r>
      <w:r w:rsidR="00051461" w:rsidRPr="00C45B24">
        <w:rPr>
          <w:color w:val="000000"/>
          <w:lang w:val="en-US"/>
        </w:rPr>
        <w:t xml:space="preserve">takes less time to </w:t>
      </w:r>
      <w:r w:rsidR="00815F74">
        <w:rPr>
          <w:color w:val="000000"/>
          <w:lang w:val="en-US"/>
        </w:rPr>
        <w:t xml:space="preserve">be </w:t>
      </w:r>
      <w:r w:rsidR="00051461" w:rsidRPr="00C45B24">
        <w:rPr>
          <w:color w:val="000000"/>
          <w:lang w:val="en-US"/>
        </w:rPr>
        <w:t xml:space="preserve">run than </w:t>
      </w:r>
      <w:r w:rsidR="00815F74">
        <w:rPr>
          <w:color w:val="000000"/>
          <w:lang w:val="en-US"/>
        </w:rPr>
        <w:t xml:space="preserve">the </w:t>
      </w:r>
      <w:r w:rsidR="00051461" w:rsidRPr="00C45B24">
        <w:rPr>
          <w:color w:val="000000"/>
          <w:lang w:val="en-US"/>
        </w:rPr>
        <w:t xml:space="preserve">average </w:t>
      </w:r>
      <w:r w:rsidR="00815F74">
        <w:rPr>
          <w:color w:val="000000"/>
          <w:lang w:val="en-US"/>
        </w:rPr>
        <w:t xml:space="preserve">ML </w:t>
      </w:r>
      <w:r w:rsidR="00051461" w:rsidRPr="00C45B24">
        <w:rPr>
          <w:color w:val="000000"/>
          <w:lang w:val="en-US"/>
        </w:rPr>
        <w:t>algorithm.</w:t>
      </w:r>
    </w:p>
    <w:p w14:paraId="103EEAC3" w14:textId="1F287B11"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Also, interpretability is</w:t>
      </w:r>
      <w:r w:rsidR="001B6472">
        <w:rPr>
          <w:color w:val="000000"/>
          <w:lang w:val="en-US"/>
        </w:rPr>
        <w:t xml:space="preserve"> another</w:t>
      </w:r>
      <w:r w:rsidRPr="00C45B24">
        <w:rPr>
          <w:color w:val="000000"/>
          <w:lang w:val="en-US"/>
        </w:rPr>
        <w:t xml:space="preserve"> factor </w:t>
      </w:r>
      <w:r w:rsidR="001B6472">
        <w:rPr>
          <w:color w:val="000000"/>
          <w:lang w:val="en-US"/>
        </w:rPr>
        <w:t xml:space="preserve">to </w:t>
      </w:r>
      <w:r w:rsidRPr="00C45B24">
        <w:rPr>
          <w:color w:val="000000"/>
          <w:lang w:val="en-US"/>
        </w:rPr>
        <w:t>compar</w:t>
      </w:r>
      <w:r w:rsidR="001B6472">
        <w:rPr>
          <w:color w:val="000000"/>
          <w:lang w:val="en-US"/>
        </w:rPr>
        <w:t>e</w:t>
      </w:r>
      <w:r w:rsidRPr="00C45B24">
        <w:rPr>
          <w:color w:val="000000"/>
          <w:lang w:val="en-US"/>
        </w:rPr>
        <w:t xml:space="preserve">. With </w:t>
      </w:r>
      <w:r w:rsidR="001B6472">
        <w:rPr>
          <w:color w:val="000000"/>
          <w:lang w:val="en-US"/>
        </w:rPr>
        <w:t xml:space="preserve">DL </w:t>
      </w:r>
      <w:r w:rsidRPr="00C45B24">
        <w:rPr>
          <w:color w:val="000000"/>
          <w:lang w:val="en-US"/>
        </w:rPr>
        <w:t>algorithms, it</w:t>
      </w:r>
      <w:r w:rsidR="001054E5">
        <w:rPr>
          <w:color w:val="000000"/>
          <w:lang w:val="en-US"/>
        </w:rPr>
        <w:t xml:space="preserve"> may be</w:t>
      </w:r>
      <w:r w:rsidRPr="00C45B24">
        <w:rPr>
          <w:color w:val="000000"/>
          <w:lang w:val="en-US"/>
        </w:rPr>
        <w:t xml:space="preserve"> impossible to interpret results, </w:t>
      </w:r>
      <w:r w:rsidR="001054E5">
        <w:rPr>
          <w:color w:val="000000"/>
          <w:lang w:val="en-US"/>
        </w:rPr>
        <w:t xml:space="preserve">it’s </w:t>
      </w:r>
      <w:r w:rsidRPr="00C45B24">
        <w:rPr>
          <w:color w:val="000000"/>
          <w:lang w:val="en-US"/>
        </w:rPr>
        <w:t xml:space="preserve">exactly </w:t>
      </w:r>
      <w:r w:rsidR="001054E5">
        <w:rPr>
          <w:color w:val="000000"/>
          <w:lang w:val="en-US"/>
        </w:rPr>
        <w:t xml:space="preserve">the reason </w:t>
      </w:r>
      <w:r w:rsidRPr="00C45B24">
        <w:rPr>
          <w:color w:val="000000"/>
          <w:lang w:val="en-US"/>
        </w:rPr>
        <w:t xml:space="preserve">why some </w:t>
      </w:r>
      <w:r w:rsidR="001054E5">
        <w:rPr>
          <w:color w:val="000000"/>
          <w:lang w:val="en-US"/>
        </w:rPr>
        <w:t xml:space="preserve">of </w:t>
      </w:r>
      <w:r w:rsidRPr="00C45B24">
        <w:rPr>
          <w:color w:val="000000"/>
          <w:lang w:val="en-US"/>
        </w:rPr>
        <w:t xml:space="preserve">industries had slow </w:t>
      </w:r>
      <w:r w:rsidR="001054E5">
        <w:rPr>
          <w:color w:val="000000"/>
          <w:lang w:val="en-US"/>
        </w:rPr>
        <w:t xml:space="preserve">adaptation </w:t>
      </w:r>
      <w:r w:rsidRPr="00C45B24">
        <w:rPr>
          <w:color w:val="000000"/>
          <w:lang w:val="en-US"/>
        </w:rPr>
        <w:t>of DL. Nevertheless, D</w:t>
      </w:r>
      <w:r w:rsidR="00C94369">
        <w:rPr>
          <w:color w:val="000000"/>
          <w:lang w:val="en-US"/>
        </w:rPr>
        <w:t xml:space="preserve">eep </w:t>
      </w:r>
      <w:r w:rsidRPr="00C45B24">
        <w:rPr>
          <w:color w:val="000000"/>
          <w:lang w:val="en-US"/>
        </w:rPr>
        <w:t>L</w:t>
      </w:r>
      <w:r w:rsidR="00C94369">
        <w:rPr>
          <w:color w:val="000000"/>
          <w:lang w:val="en-US"/>
        </w:rPr>
        <w:t>earning</w:t>
      </w:r>
      <w:r w:rsidRPr="00C45B24">
        <w:rPr>
          <w:color w:val="000000"/>
          <w:lang w:val="en-US"/>
        </w:rPr>
        <w:t xml:space="preserve"> models </w:t>
      </w:r>
      <w:r w:rsidR="00D33C30">
        <w:rPr>
          <w:color w:val="000000"/>
          <w:lang w:val="en-US"/>
        </w:rPr>
        <w:t xml:space="preserve">still may </w:t>
      </w:r>
      <w:r w:rsidRPr="00C45B24">
        <w:rPr>
          <w:color w:val="000000"/>
          <w:lang w:val="en-US"/>
        </w:rPr>
        <w:t xml:space="preserve">achieve high </w:t>
      </w:r>
      <w:r w:rsidR="000F3228">
        <w:rPr>
          <w:color w:val="000000"/>
          <w:lang w:val="en-US"/>
        </w:rPr>
        <w:t xml:space="preserve">precision </w:t>
      </w:r>
      <w:r w:rsidRPr="00C45B24">
        <w:rPr>
          <w:color w:val="000000"/>
          <w:lang w:val="en-US"/>
        </w:rPr>
        <w:t xml:space="preserve">but </w:t>
      </w:r>
      <w:r w:rsidR="006E5E78">
        <w:rPr>
          <w:color w:val="000000"/>
          <w:lang w:val="en-US"/>
        </w:rPr>
        <w:t xml:space="preserve">with </w:t>
      </w:r>
      <w:r w:rsidRPr="00C45B24">
        <w:rPr>
          <w:color w:val="000000"/>
          <w:lang w:val="en-US"/>
        </w:rPr>
        <w:t xml:space="preserve">the cost of </w:t>
      </w:r>
      <w:r w:rsidR="006E5E78">
        <w:rPr>
          <w:color w:val="000000"/>
          <w:lang w:val="en-US"/>
        </w:rPr>
        <w:t xml:space="preserve">bigger </w:t>
      </w:r>
      <w:r w:rsidRPr="00C45B24">
        <w:rPr>
          <w:color w:val="000000"/>
          <w:lang w:val="en-US"/>
        </w:rPr>
        <w:t xml:space="preserve">abstraction. </w:t>
      </w:r>
      <w:r w:rsidR="006E5E78">
        <w:rPr>
          <w:color w:val="000000"/>
          <w:lang w:val="en-US"/>
        </w:rPr>
        <w:t>To extend this topic more</w:t>
      </w:r>
      <w:r w:rsidRPr="00C45B24">
        <w:rPr>
          <w:color w:val="000000"/>
          <w:lang w:val="en-US"/>
        </w:rPr>
        <w:t>, let’s back to</w:t>
      </w:r>
      <w:r w:rsidR="006E5E78">
        <w:rPr>
          <w:color w:val="000000"/>
          <w:lang w:val="en-US"/>
        </w:rPr>
        <w:t xml:space="preserve"> </w:t>
      </w:r>
      <w:r w:rsidRPr="00C45B24">
        <w:rPr>
          <w:color w:val="000000"/>
          <w:lang w:val="en-US"/>
        </w:rPr>
        <w:t xml:space="preserve">weights </w:t>
      </w:r>
      <w:r w:rsidR="006E5E78">
        <w:rPr>
          <w:color w:val="000000"/>
          <w:lang w:val="en-US"/>
        </w:rPr>
        <w:t>of</w:t>
      </w:r>
      <w:r w:rsidRPr="00C45B24">
        <w:rPr>
          <w:color w:val="000000"/>
          <w:lang w:val="en-US"/>
        </w:rPr>
        <w:t xml:space="preserve"> neural network, which indicates a measure of </w:t>
      </w:r>
      <w:r w:rsidR="00CD036B">
        <w:rPr>
          <w:color w:val="000000"/>
          <w:lang w:val="en-US"/>
        </w:rPr>
        <w:t>strength of connection between neurons</w:t>
      </w:r>
      <w:r w:rsidRPr="00C45B24">
        <w:rPr>
          <w:color w:val="000000"/>
          <w:lang w:val="en-US"/>
        </w:rPr>
        <w:t>. So</w:t>
      </w:r>
      <w:r w:rsidR="007E35C8">
        <w:rPr>
          <w:color w:val="000000"/>
          <w:lang w:val="en-US"/>
        </w:rPr>
        <w:t>,</w:t>
      </w:r>
      <w:r w:rsidRPr="00C45B24">
        <w:rPr>
          <w:color w:val="000000"/>
          <w:lang w:val="en-US"/>
        </w:rPr>
        <w:t xml:space="preserve"> looking </w:t>
      </w:r>
      <w:r w:rsidR="00C25737">
        <w:rPr>
          <w:color w:val="000000"/>
          <w:lang w:val="en-US"/>
        </w:rPr>
        <w:t xml:space="preserve">on </w:t>
      </w:r>
      <w:r w:rsidRPr="00C45B24">
        <w:rPr>
          <w:color w:val="000000"/>
          <w:lang w:val="en-US"/>
        </w:rPr>
        <w:t>first layer</w:t>
      </w:r>
      <w:r w:rsidR="00A05AEF">
        <w:rPr>
          <w:color w:val="000000"/>
          <w:lang w:val="en-US"/>
        </w:rPr>
        <w:t>, we may say what is the strength of connection between first layer of neurons and the input</w:t>
      </w:r>
      <w:r w:rsidRPr="00C45B24">
        <w:rPr>
          <w:color w:val="000000"/>
          <w:lang w:val="en-US"/>
        </w:rPr>
        <w:t xml:space="preserve">. </w:t>
      </w:r>
      <w:r w:rsidR="00650A29">
        <w:rPr>
          <w:color w:val="000000"/>
          <w:lang w:val="en-US"/>
        </w:rPr>
        <w:t xml:space="preserve">However, </w:t>
      </w:r>
      <w:r w:rsidRPr="00C45B24">
        <w:rPr>
          <w:color w:val="000000"/>
          <w:lang w:val="en-US"/>
        </w:rPr>
        <w:t xml:space="preserve">at second level, </w:t>
      </w:r>
      <w:r w:rsidR="00650A29">
        <w:rPr>
          <w:color w:val="000000"/>
          <w:lang w:val="en-US"/>
        </w:rPr>
        <w:t xml:space="preserve">we can easily </w:t>
      </w:r>
      <w:r w:rsidRPr="00C45B24">
        <w:rPr>
          <w:color w:val="000000"/>
          <w:lang w:val="en-US"/>
        </w:rPr>
        <w:t xml:space="preserve">lose the relationship, </w:t>
      </w:r>
      <w:r w:rsidR="00650A29">
        <w:rPr>
          <w:color w:val="000000"/>
          <w:lang w:val="en-US"/>
        </w:rPr>
        <w:t xml:space="preserve">since </w:t>
      </w:r>
      <w:r w:rsidRPr="00C45B24">
        <w:rPr>
          <w:color w:val="000000"/>
          <w:lang w:val="en-US"/>
        </w:rPr>
        <w:t xml:space="preserve">one-to-many has turned </w:t>
      </w:r>
      <w:r w:rsidR="00650A29">
        <w:rPr>
          <w:color w:val="000000"/>
          <w:lang w:val="en-US"/>
        </w:rPr>
        <w:t xml:space="preserve">to </w:t>
      </w:r>
      <w:r w:rsidRPr="00C45B24">
        <w:rPr>
          <w:color w:val="000000"/>
          <w:lang w:val="en-US"/>
        </w:rPr>
        <w:t xml:space="preserve">many-to-many relationship, </w:t>
      </w:r>
      <w:r w:rsidR="00B55E50">
        <w:rPr>
          <w:color w:val="000000"/>
          <w:lang w:val="en-US"/>
        </w:rPr>
        <w:t>it’s explained by a high complexity on NN</w:t>
      </w:r>
      <w:r w:rsidRPr="00C45B24">
        <w:rPr>
          <w:color w:val="000000"/>
          <w:lang w:val="en-US"/>
        </w:rPr>
        <w:t>:</w:t>
      </w:r>
      <w:r w:rsidR="00B55E50">
        <w:rPr>
          <w:color w:val="000000"/>
          <w:lang w:val="en-US"/>
        </w:rPr>
        <w:t xml:space="preserve"> </w:t>
      </w:r>
      <w:r w:rsidRPr="00C45B24">
        <w:rPr>
          <w:color w:val="000000"/>
          <w:lang w:val="en-US"/>
        </w:rPr>
        <w:t xml:space="preserve">neuron in one layer </w:t>
      </w:r>
      <w:r w:rsidR="00E7559B">
        <w:rPr>
          <w:color w:val="000000"/>
          <w:lang w:val="en-US"/>
        </w:rPr>
        <w:t xml:space="preserve">may </w:t>
      </w:r>
      <w:r w:rsidRPr="00C45B24">
        <w:rPr>
          <w:color w:val="000000"/>
          <w:lang w:val="en-US"/>
        </w:rPr>
        <w:t xml:space="preserve">be related to other neurons </w:t>
      </w:r>
      <w:r w:rsidR="007B7EB4">
        <w:rPr>
          <w:color w:val="000000"/>
          <w:lang w:val="en-US"/>
        </w:rPr>
        <w:t xml:space="preserve">that </w:t>
      </w:r>
      <w:r w:rsidRPr="00C45B24">
        <w:rPr>
          <w:color w:val="000000"/>
          <w:lang w:val="en-US"/>
        </w:rPr>
        <w:t>are far from first layer, deep</w:t>
      </w:r>
      <w:r w:rsidR="007B7EB4">
        <w:rPr>
          <w:color w:val="000000"/>
          <w:lang w:val="en-US"/>
        </w:rPr>
        <w:t>er</w:t>
      </w:r>
      <w:r w:rsidRPr="00C45B24">
        <w:rPr>
          <w:color w:val="000000"/>
          <w:lang w:val="en-US"/>
        </w:rPr>
        <w:t xml:space="preserve"> into network. </w:t>
      </w:r>
      <w:r w:rsidR="0066319F">
        <w:rPr>
          <w:color w:val="000000"/>
          <w:lang w:val="en-US"/>
        </w:rPr>
        <w:t>W</w:t>
      </w:r>
      <w:r w:rsidRPr="00C45B24">
        <w:rPr>
          <w:color w:val="000000"/>
          <w:lang w:val="en-US"/>
        </w:rPr>
        <w:t xml:space="preserve">eights tell story about </w:t>
      </w:r>
      <w:r w:rsidR="00B06345" w:rsidRPr="00C45B24">
        <w:rPr>
          <w:color w:val="000000"/>
          <w:lang w:val="en-US"/>
        </w:rPr>
        <w:t>input,</w:t>
      </w:r>
      <w:r w:rsidRPr="00C45B24">
        <w:rPr>
          <w:color w:val="000000"/>
          <w:lang w:val="en-US"/>
        </w:rPr>
        <w:t xml:space="preserve"> </w:t>
      </w:r>
      <w:r w:rsidR="00034B4B">
        <w:rPr>
          <w:color w:val="000000"/>
          <w:lang w:val="en-US"/>
        </w:rPr>
        <w:t xml:space="preserve">although </w:t>
      </w:r>
      <w:r w:rsidRPr="00C45B24">
        <w:rPr>
          <w:color w:val="000000"/>
          <w:lang w:val="en-US"/>
        </w:rPr>
        <w:t>th</w:t>
      </w:r>
      <w:r w:rsidR="00034B4B">
        <w:rPr>
          <w:color w:val="000000"/>
          <w:lang w:val="en-US"/>
        </w:rPr>
        <w:t>e</w:t>
      </w:r>
      <w:r w:rsidRPr="00C45B24">
        <w:rPr>
          <w:color w:val="000000"/>
          <w:lang w:val="en-US"/>
        </w:rPr>
        <w:t xml:space="preserve"> information compressed after </w:t>
      </w:r>
      <w:r w:rsidR="00034B4B">
        <w:rPr>
          <w:color w:val="000000"/>
          <w:lang w:val="en-US"/>
        </w:rPr>
        <w:t xml:space="preserve">applying </w:t>
      </w:r>
      <w:r w:rsidRPr="00C45B24">
        <w:rPr>
          <w:color w:val="000000"/>
          <w:lang w:val="en-US"/>
        </w:rPr>
        <w:t xml:space="preserve">the activation functions </w:t>
      </w:r>
      <w:r w:rsidR="006425F9">
        <w:rPr>
          <w:color w:val="000000"/>
          <w:lang w:val="en-US"/>
        </w:rPr>
        <w:t xml:space="preserve">to make </w:t>
      </w:r>
      <w:r w:rsidRPr="00C45B24">
        <w:rPr>
          <w:color w:val="000000"/>
          <w:lang w:val="en-US"/>
        </w:rPr>
        <w:t xml:space="preserve">it </w:t>
      </w:r>
      <w:r w:rsidR="00A95660">
        <w:rPr>
          <w:color w:val="000000"/>
          <w:lang w:val="en-US"/>
        </w:rPr>
        <w:t xml:space="preserve">almost </w:t>
      </w:r>
      <w:r w:rsidRPr="00C45B24">
        <w:rPr>
          <w:color w:val="000000"/>
          <w:lang w:val="en-US"/>
        </w:rPr>
        <w:t xml:space="preserve">impossible to decode. On the other hand, </w:t>
      </w:r>
      <w:r w:rsidR="00DF254E">
        <w:rPr>
          <w:color w:val="000000"/>
          <w:lang w:val="en-US"/>
        </w:rPr>
        <w:t xml:space="preserve">ML </w:t>
      </w:r>
      <w:r w:rsidRPr="00C45B24">
        <w:rPr>
          <w:color w:val="000000"/>
          <w:lang w:val="en-US"/>
        </w:rPr>
        <w:t xml:space="preserve">algorithms </w:t>
      </w:r>
      <w:r w:rsidR="008A45E7">
        <w:rPr>
          <w:color w:val="000000"/>
          <w:lang w:val="en-US"/>
        </w:rPr>
        <w:t xml:space="preserve">are </w:t>
      </w:r>
      <w:r w:rsidRPr="00C45B24">
        <w:rPr>
          <w:color w:val="000000"/>
          <w:lang w:val="en-US"/>
        </w:rPr>
        <w:t>like decision trees</w:t>
      </w:r>
      <w:r w:rsidR="00CA6C75">
        <w:rPr>
          <w:color w:val="000000"/>
          <w:lang w:val="en-US"/>
        </w:rPr>
        <w:t>,</w:t>
      </w:r>
      <w:r w:rsidRPr="00C45B24">
        <w:rPr>
          <w:color w:val="000000"/>
          <w:lang w:val="en-US"/>
        </w:rPr>
        <w:t xml:space="preserve"> </w:t>
      </w:r>
      <w:r w:rsidR="00CA6C75">
        <w:rPr>
          <w:color w:val="000000"/>
          <w:lang w:val="en-US"/>
        </w:rPr>
        <w:t xml:space="preserve">the </w:t>
      </w:r>
      <w:r w:rsidRPr="00C45B24">
        <w:rPr>
          <w:color w:val="000000"/>
          <w:lang w:val="en-US"/>
        </w:rPr>
        <w:t xml:space="preserve">give </w:t>
      </w:r>
      <w:r w:rsidR="00CA6C75">
        <w:rPr>
          <w:color w:val="000000"/>
          <w:lang w:val="en-US"/>
        </w:rPr>
        <w:t xml:space="preserve">certain </w:t>
      </w:r>
      <w:r w:rsidRPr="00C45B24">
        <w:rPr>
          <w:color w:val="000000"/>
          <w:lang w:val="en-US"/>
        </w:rPr>
        <w:t>rules why it cho</w:t>
      </w:r>
      <w:r w:rsidR="00CA6C75">
        <w:rPr>
          <w:color w:val="000000"/>
          <w:lang w:val="en-US"/>
        </w:rPr>
        <w:t>o</w:t>
      </w:r>
      <w:r w:rsidRPr="00C45B24">
        <w:rPr>
          <w:color w:val="000000"/>
          <w:lang w:val="en-US"/>
        </w:rPr>
        <w:t>se what it chose</w:t>
      </w:r>
      <w:r w:rsidR="004B3AF7">
        <w:rPr>
          <w:color w:val="000000"/>
          <w:lang w:val="en-US"/>
        </w:rPr>
        <w:t>, hence</w:t>
      </w:r>
      <w:r w:rsidRPr="00C45B24">
        <w:rPr>
          <w:color w:val="000000"/>
          <w:lang w:val="en-US"/>
        </w:rPr>
        <w:t>, they are</w:t>
      </w:r>
      <w:r w:rsidR="00D53390">
        <w:rPr>
          <w:color w:val="000000"/>
          <w:lang w:val="en-US"/>
        </w:rPr>
        <w:t xml:space="preserve"> much</w:t>
      </w:r>
      <w:r w:rsidRPr="00C45B24">
        <w:rPr>
          <w:color w:val="000000"/>
          <w:lang w:val="en-US"/>
        </w:rPr>
        <w:t xml:space="preserve"> easier to interpret.</w:t>
      </w:r>
    </w:p>
    <w:p w14:paraId="052527DD" w14:textId="7D76EF7F" w:rsidR="00272F7B" w:rsidRPr="00C45B24" w:rsidRDefault="00272F7B" w:rsidP="00082F3D">
      <w:pPr>
        <w:spacing w:line="360" w:lineRule="auto"/>
        <w:jc w:val="both"/>
        <w:rPr>
          <w:u w:val="single"/>
          <w:lang w:val="en-US"/>
        </w:rPr>
      </w:pPr>
    </w:p>
    <w:p w14:paraId="56CECD67" w14:textId="56AAC268" w:rsidR="00272F7B" w:rsidRPr="00C45B24" w:rsidRDefault="00272F7B" w:rsidP="00082F3D">
      <w:pPr>
        <w:spacing w:line="360" w:lineRule="auto"/>
        <w:jc w:val="both"/>
        <w:rPr>
          <w:u w:val="single"/>
          <w:lang w:val="en-US"/>
        </w:rPr>
      </w:pPr>
    </w:p>
    <w:p w14:paraId="6FF0EF63" w14:textId="091CA07B" w:rsidR="00272F7B" w:rsidRPr="00C45B24" w:rsidRDefault="00272F7B" w:rsidP="00082F3D">
      <w:pPr>
        <w:spacing w:line="360" w:lineRule="auto"/>
        <w:jc w:val="both"/>
        <w:rPr>
          <w:u w:val="single"/>
          <w:lang w:val="en-US"/>
        </w:rPr>
      </w:pPr>
    </w:p>
    <w:p w14:paraId="34074DC4" w14:textId="77777777" w:rsidR="00F60A93" w:rsidRDefault="00F60A93" w:rsidP="00082F3D">
      <w:pPr>
        <w:spacing w:line="360" w:lineRule="auto"/>
        <w:jc w:val="both"/>
        <w:rPr>
          <w:u w:val="single"/>
          <w:lang w:val="en-US"/>
        </w:rPr>
      </w:pPr>
    </w:p>
    <w:p w14:paraId="63163096" w14:textId="5B450173" w:rsidR="008B33A5" w:rsidRDefault="00C71850" w:rsidP="004B2516">
      <w:pPr>
        <w:spacing w:line="360" w:lineRule="auto"/>
        <w:jc w:val="center"/>
        <w:rPr>
          <w:b/>
          <w:bCs/>
          <w:lang w:val="en-US"/>
        </w:rPr>
      </w:pPr>
      <w:r>
        <w:rPr>
          <w:b/>
          <w:bCs/>
          <w:lang w:val="en-US"/>
        </w:rPr>
        <w:t xml:space="preserve">2.   </w:t>
      </w:r>
      <w:r w:rsidR="008E4E2A" w:rsidRPr="002B51FC">
        <w:rPr>
          <w:b/>
          <w:bCs/>
          <w:lang w:val="en-US"/>
        </w:rPr>
        <w:t>Theory behind Reinforcement Learning</w:t>
      </w:r>
    </w:p>
    <w:p w14:paraId="5595D49B" w14:textId="77777777" w:rsidR="00C764DA" w:rsidRPr="002F4619" w:rsidRDefault="00C764DA" w:rsidP="00082F3D">
      <w:pPr>
        <w:spacing w:line="360" w:lineRule="auto"/>
        <w:jc w:val="both"/>
        <w:rPr>
          <w:b/>
          <w:bCs/>
          <w:lang w:val="en-US"/>
        </w:rPr>
      </w:pPr>
    </w:p>
    <w:p w14:paraId="4120DC60" w14:textId="49DC34EA" w:rsidR="00D21A35" w:rsidRPr="002B51FC" w:rsidRDefault="00D21A35" w:rsidP="00082F3D">
      <w:pPr>
        <w:autoSpaceDE w:val="0"/>
        <w:autoSpaceDN w:val="0"/>
        <w:adjustRightInd w:val="0"/>
        <w:spacing w:line="360" w:lineRule="auto"/>
        <w:jc w:val="both"/>
        <w:rPr>
          <w:rFonts w:eastAsiaTheme="minorHAnsi"/>
          <w:lang w:val="en-GB" w:eastAsia="en-US"/>
        </w:rPr>
      </w:pPr>
      <w:commentRangeStart w:id="210"/>
      <w:commentRangeStart w:id="211"/>
      <w:r w:rsidRPr="002B51FC">
        <w:rPr>
          <w:rFonts w:eastAsiaTheme="minorHAnsi"/>
          <w:lang w:val="en-GB" w:eastAsia="en-US"/>
        </w:rPr>
        <w:t xml:space="preserve">The idea </w:t>
      </w:r>
      <w:r w:rsidR="00C92D7E">
        <w:rPr>
          <w:rFonts w:eastAsiaTheme="minorHAnsi"/>
          <w:lang w:val="en-GB" w:eastAsia="en-US"/>
        </w:rPr>
        <w:t>to</w:t>
      </w:r>
      <w:r w:rsidRPr="002B51FC">
        <w:rPr>
          <w:rFonts w:eastAsiaTheme="minorHAnsi"/>
          <w:lang w:val="en-GB" w:eastAsia="en-US"/>
        </w:rPr>
        <w:t xml:space="preserve"> learn by interacting with environment is probably </w:t>
      </w:r>
      <w:r w:rsidR="00CB2BD9" w:rsidRPr="002B51FC">
        <w:rPr>
          <w:rFonts w:eastAsiaTheme="minorHAnsi"/>
          <w:lang w:val="en-GB" w:eastAsia="en-US"/>
        </w:rPr>
        <w:t>fi</w:t>
      </w:r>
      <w:r w:rsidRPr="002B51FC">
        <w:rPr>
          <w:rFonts w:eastAsiaTheme="minorHAnsi"/>
          <w:lang w:val="en-GB" w:eastAsia="en-US"/>
        </w:rPr>
        <w:t xml:space="preserve">rst </w:t>
      </w:r>
      <w:r w:rsidR="00C92D7E">
        <w:rPr>
          <w:rFonts w:eastAsiaTheme="minorHAnsi"/>
          <w:lang w:val="en-GB" w:eastAsia="en-US"/>
        </w:rPr>
        <w:t xml:space="preserve">which occurs </w:t>
      </w:r>
      <w:r w:rsidRPr="002B51FC">
        <w:rPr>
          <w:rFonts w:eastAsiaTheme="minorHAnsi"/>
          <w:lang w:val="en-GB" w:eastAsia="en-US"/>
        </w:rPr>
        <w:t>to us</w:t>
      </w:r>
      <w:commentRangeEnd w:id="210"/>
      <w:commentRangeEnd w:id="211"/>
      <w:r w:rsidR="0004243B">
        <w:rPr>
          <w:rFonts w:eastAsiaTheme="minorHAnsi"/>
          <w:lang w:val="en-GB" w:eastAsia="en-US"/>
        </w:rPr>
        <w:t xml:space="preserve"> </w:t>
      </w:r>
      <w:r w:rsidR="004842D8">
        <w:rPr>
          <w:rStyle w:val="CommentReference"/>
        </w:rPr>
        <w:commentReference w:id="210"/>
      </w:r>
      <w:r w:rsidR="002B0B42">
        <w:rPr>
          <w:rStyle w:val="CommentReference"/>
        </w:rPr>
        <w:commentReference w:id="211"/>
      </w:r>
      <w:r w:rsidRPr="002B51FC">
        <w:rPr>
          <w:rFonts w:eastAsiaTheme="minorHAnsi"/>
          <w:lang w:val="en-GB" w:eastAsia="en-US"/>
        </w:rPr>
        <w:t xml:space="preserve">when we think </w:t>
      </w:r>
      <w:r w:rsidR="00C92D7E">
        <w:rPr>
          <w:rFonts w:eastAsiaTheme="minorHAnsi"/>
          <w:lang w:val="en-GB" w:eastAsia="en-US"/>
        </w:rPr>
        <w:t xml:space="preserve">of </w:t>
      </w:r>
      <w:r w:rsidRPr="002B51FC">
        <w:rPr>
          <w:rFonts w:eastAsiaTheme="minorHAnsi"/>
          <w:lang w:val="en-GB" w:eastAsia="en-US"/>
        </w:rPr>
        <w:t>nature of learning</w:t>
      </w:r>
      <w:ins w:id="212" w:author="Олександр Романченко" w:date="2020-05-16T22:36:00Z">
        <w:r w:rsidR="001358F7">
          <w:rPr>
            <w:rStyle w:val="FootnoteReference"/>
            <w:rFonts w:eastAsiaTheme="minorHAnsi"/>
            <w:lang w:val="en-GB" w:eastAsia="en-US"/>
          </w:rPr>
          <w:footnoteReference w:id="15"/>
        </w:r>
      </w:ins>
      <w:r w:rsidRPr="002B51FC">
        <w:rPr>
          <w:rFonts w:eastAsiaTheme="minorHAnsi"/>
          <w:lang w:val="en-GB" w:eastAsia="en-US"/>
        </w:rPr>
        <w:t xml:space="preserve">. When </w:t>
      </w:r>
      <w:r w:rsidR="009F317F">
        <w:rPr>
          <w:rFonts w:eastAsiaTheme="minorHAnsi"/>
          <w:lang w:val="en-GB" w:eastAsia="en-US"/>
        </w:rPr>
        <w:t>the</w:t>
      </w:r>
      <w:r w:rsidR="00CB2BD9" w:rsidRPr="002B51FC">
        <w:rPr>
          <w:rFonts w:eastAsiaTheme="minorHAnsi"/>
          <w:lang w:val="en-GB" w:eastAsia="en-US"/>
        </w:rPr>
        <w:t xml:space="preserve"> </w:t>
      </w:r>
      <w:r w:rsidRPr="002B51FC">
        <w:rPr>
          <w:rFonts w:eastAsiaTheme="minorHAnsi"/>
          <w:lang w:val="en-GB" w:eastAsia="en-US"/>
        </w:rPr>
        <w:t>infant plays, looks</w:t>
      </w:r>
      <w:r w:rsidR="00CB2BD9" w:rsidRPr="002B51FC">
        <w:rPr>
          <w:rFonts w:eastAsiaTheme="minorHAnsi"/>
          <w:lang w:val="en-GB" w:eastAsia="en-US"/>
        </w:rPr>
        <w:t xml:space="preserve"> </w:t>
      </w:r>
      <w:r w:rsidRPr="002B51FC">
        <w:rPr>
          <w:rFonts w:eastAsiaTheme="minorHAnsi"/>
          <w:lang w:val="en-GB" w:eastAsia="en-US"/>
        </w:rPr>
        <w:t>about</w:t>
      </w:r>
      <w:r w:rsidR="009F317F">
        <w:rPr>
          <w:rFonts w:eastAsiaTheme="minorHAnsi"/>
          <w:lang w:val="en-GB" w:eastAsia="en-US"/>
        </w:rPr>
        <w:t xml:space="preserve"> or </w:t>
      </w:r>
      <w:r w:rsidR="009F317F" w:rsidRPr="002B51FC">
        <w:rPr>
          <w:rFonts w:eastAsiaTheme="minorHAnsi"/>
          <w:lang w:val="en-GB" w:eastAsia="en-US"/>
        </w:rPr>
        <w:t>waves its arms</w:t>
      </w:r>
      <w:r w:rsidRPr="002B51FC">
        <w:rPr>
          <w:rFonts w:eastAsiaTheme="minorHAnsi"/>
          <w:lang w:val="en-GB" w:eastAsia="en-US"/>
        </w:rPr>
        <w:t xml:space="preserve">, it has no teacher, but </w:t>
      </w:r>
      <w:r w:rsidR="009F317F">
        <w:rPr>
          <w:rFonts w:eastAsiaTheme="minorHAnsi"/>
          <w:lang w:val="en-GB" w:eastAsia="en-US"/>
        </w:rPr>
        <w:t>what it has is</w:t>
      </w:r>
      <w:r w:rsidR="006C0077">
        <w:rPr>
          <w:rFonts w:eastAsiaTheme="minorHAnsi"/>
          <w:lang w:val="en-GB" w:eastAsia="en-US"/>
        </w:rPr>
        <w:t xml:space="preserve"> the</w:t>
      </w:r>
      <w:r w:rsidRPr="002B51FC">
        <w:rPr>
          <w:rFonts w:eastAsiaTheme="minorHAnsi"/>
          <w:lang w:val="en-GB" w:eastAsia="en-US"/>
        </w:rPr>
        <w:t xml:space="preserve"> </w:t>
      </w:r>
      <w:r w:rsidR="009F317F">
        <w:rPr>
          <w:rFonts w:eastAsiaTheme="minorHAnsi"/>
          <w:lang w:val="en-GB" w:eastAsia="en-US"/>
        </w:rPr>
        <w:t xml:space="preserve">explicit </w:t>
      </w:r>
      <w:r w:rsidRPr="002B51FC">
        <w:rPr>
          <w:rFonts w:eastAsiaTheme="minorHAnsi"/>
          <w:lang w:val="en-GB" w:eastAsia="en-US"/>
        </w:rPr>
        <w:t xml:space="preserve">sensorimotor connection </w:t>
      </w:r>
      <w:r w:rsidR="006B0D9F">
        <w:rPr>
          <w:rFonts w:eastAsiaTheme="minorHAnsi"/>
          <w:lang w:val="en-GB" w:eastAsia="en-US"/>
        </w:rPr>
        <w:t xml:space="preserve">with </w:t>
      </w:r>
      <w:r w:rsidRPr="002B51FC">
        <w:rPr>
          <w:rFonts w:eastAsiaTheme="minorHAnsi"/>
          <w:lang w:val="en-GB" w:eastAsia="en-US"/>
        </w:rPr>
        <w:t>its</w:t>
      </w:r>
      <w:r w:rsidR="00CB2BD9" w:rsidRPr="002B51FC">
        <w:rPr>
          <w:rFonts w:eastAsiaTheme="minorHAnsi"/>
          <w:lang w:val="en-GB" w:eastAsia="en-US"/>
        </w:rPr>
        <w:t xml:space="preserve"> </w:t>
      </w:r>
      <w:r w:rsidRPr="002B51FC">
        <w:rPr>
          <w:rFonts w:eastAsiaTheme="minorHAnsi"/>
          <w:lang w:val="en-GB" w:eastAsia="en-US"/>
        </w:rPr>
        <w:t>environment. Exercising th</w:t>
      </w:r>
      <w:r w:rsidR="001575F8">
        <w:rPr>
          <w:rFonts w:eastAsiaTheme="minorHAnsi"/>
          <w:lang w:val="en-GB" w:eastAsia="en-US"/>
        </w:rPr>
        <w:t xml:space="preserve">e </w:t>
      </w:r>
      <w:r w:rsidRPr="002B51FC">
        <w:rPr>
          <w:rFonts w:eastAsiaTheme="minorHAnsi"/>
          <w:lang w:val="en-GB" w:eastAsia="en-US"/>
        </w:rPr>
        <w:t xml:space="preserve">connection </w:t>
      </w:r>
      <w:r w:rsidR="001575F8">
        <w:rPr>
          <w:rFonts w:eastAsiaTheme="minorHAnsi"/>
          <w:lang w:val="en-GB" w:eastAsia="en-US"/>
        </w:rPr>
        <w:t xml:space="preserve">yields </w:t>
      </w:r>
      <w:r w:rsidRPr="002B51FC">
        <w:rPr>
          <w:rFonts w:eastAsiaTheme="minorHAnsi"/>
          <w:lang w:val="en-GB" w:eastAsia="en-US"/>
        </w:rPr>
        <w:t xml:space="preserve">a wealth information about </w:t>
      </w:r>
      <w:r w:rsidR="001575F8">
        <w:rPr>
          <w:rFonts w:eastAsiaTheme="minorHAnsi"/>
          <w:lang w:val="en-GB" w:eastAsia="en-US"/>
        </w:rPr>
        <w:t xml:space="preserve">the </w:t>
      </w:r>
      <w:r w:rsidRPr="002B51FC">
        <w:rPr>
          <w:rFonts w:eastAsiaTheme="minorHAnsi"/>
          <w:lang w:val="en-GB" w:eastAsia="en-US"/>
        </w:rPr>
        <w:t>cause and</w:t>
      </w:r>
      <w:r w:rsidR="00CB2BD9" w:rsidRPr="002B51FC">
        <w:rPr>
          <w:rFonts w:eastAsiaTheme="minorHAnsi"/>
          <w:lang w:val="en-GB" w:eastAsia="en-US"/>
        </w:rPr>
        <w:t xml:space="preserve"> </w:t>
      </w:r>
      <w:r w:rsidR="001575F8">
        <w:rPr>
          <w:rFonts w:eastAsiaTheme="minorHAnsi"/>
          <w:lang w:val="en-GB" w:eastAsia="en-US"/>
        </w:rPr>
        <w:t xml:space="preserve">the </w:t>
      </w:r>
      <w:r w:rsidRPr="002B51FC">
        <w:rPr>
          <w:rFonts w:eastAsiaTheme="minorHAnsi"/>
          <w:lang w:val="en-GB" w:eastAsia="en-US"/>
        </w:rPr>
        <w:t>e</w:t>
      </w:r>
      <w:r w:rsidR="003378BD">
        <w:rPr>
          <w:rFonts w:eastAsiaTheme="minorHAnsi"/>
          <w:lang w:val="en-GB" w:eastAsia="en-US"/>
        </w:rPr>
        <w:t>ff</w:t>
      </w:r>
      <w:r w:rsidRPr="002B51FC">
        <w:rPr>
          <w:rFonts w:eastAsiaTheme="minorHAnsi"/>
          <w:lang w:val="en-GB" w:eastAsia="en-US"/>
        </w:rPr>
        <w:t>ect, about</w:t>
      </w:r>
      <w:r w:rsidR="00CB2BD9" w:rsidRPr="002B51FC">
        <w:rPr>
          <w:rFonts w:eastAsiaTheme="minorHAnsi"/>
          <w:lang w:val="en-GB" w:eastAsia="en-US"/>
        </w:rPr>
        <w:t xml:space="preserve"> </w:t>
      </w:r>
      <w:r w:rsidR="009A638B" w:rsidRPr="002B51FC">
        <w:rPr>
          <w:rFonts w:eastAsiaTheme="minorHAnsi"/>
          <w:lang w:val="en-GB" w:eastAsia="en-US"/>
        </w:rPr>
        <w:t xml:space="preserve">what to do </w:t>
      </w:r>
      <w:r w:rsidR="009A638B">
        <w:rPr>
          <w:rFonts w:eastAsiaTheme="minorHAnsi"/>
          <w:lang w:val="en-GB" w:eastAsia="en-US"/>
        </w:rPr>
        <w:t>to</w:t>
      </w:r>
      <w:r w:rsidR="009A638B" w:rsidRPr="002B51FC">
        <w:rPr>
          <w:rFonts w:eastAsiaTheme="minorHAnsi"/>
          <w:lang w:val="en-GB" w:eastAsia="en-US"/>
        </w:rPr>
        <w:t xml:space="preserve"> achieve </w:t>
      </w:r>
      <w:r w:rsidR="009A638B">
        <w:rPr>
          <w:rFonts w:eastAsiaTheme="minorHAnsi"/>
          <w:lang w:val="en-GB" w:eastAsia="en-US"/>
        </w:rPr>
        <w:t xml:space="preserve">the </w:t>
      </w:r>
      <w:r w:rsidR="009A638B" w:rsidRPr="002B51FC">
        <w:rPr>
          <w:rFonts w:eastAsiaTheme="minorHAnsi"/>
          <w:lang w:val="en-GB" w:eastAsia="en-US"/>
        </w:rPr>
        <w:t xml:space="preserve">goal </w:t>
      </w:r>
      <w:r w:rsidR="009A638B">
        <w:rPr>
          <w:rFonts w:eastAsiaTheme="minorHAnsi"/>
          <w:lang w:val="en-GB" w:eastAsia="en-US"/>
        </w:rPr>
        <w:t xml:space="preserve">and </w:t>
      </w:r>
      <w:r w:rsidRPr="002B51FC">
        <w:rPr>
          <w:rFonts w:eastAsiaTheme="minorHAnsi"/>
          <w:lang w:val="en-GB" w:eastAsia="en-US"/>
        </w:rPr>
        <w:t xml:space="preserve">the consequence of </w:t>
      </w:r>
      <w:r w:rsidR="009A638B">
        <w:rPr>
          <w:rFonts w:eastAsiaTheme="minorHAnsi"/>
          <w:lang w:val="en-GB" w:eastAsia="en-US"/>
        </w:rPr>
        <w:t xml:space="preserve">the </w:t>
      </w:r>
      <w:r w:rsidRPr="002B51FC">
        <w:rPr>
          <w:rFonts w:eastAsiaTheme="minorHAnsi"/>
          <w:lang w:val="en-GB" w:eastAsia="en-US"/>
        </w:rPr>
        <w:t>action.</w:t>
      </w:r>
      <w:r w:rsidR="00CB2BD9" w:rsidRPr="002B51FC">
        <w:rPr>
          <w:rFonts w:eastAsiaTheme="minorHAnsi"/>
          <w:lang w:val="en-GB" w:eastAsia="en-US"/>
        </w:rPr>
        <w:t xml:space="preserve"> </w:t>
      </w:r>
      <w:r w:rsidR="000746F9">
        <w:rPr>
          <w:rFonts w:eastAsiaTheme="minorHAnsi"/>
          <w:lang w:val="en-GB" w:eastAsia="en-US"/>
        </w:rPr>
        <w:t xml:space="preserve">During </w:t>
      </w:r>
      <w:r w:rsidRPr="002B51FC">
        <w:rPr>
          <w:rFonts w:eastAsiaTheme="minorHAnsi"/>
          <w:lang w:val="en-GB" w:eastAsia="en-US"/>
        </w:rPr>
        <w:t>our lives, such interactions are a major source of</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knowledge about</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 xml:space="preserve">environment and </w:t>
      </w:r>
      <w:r w:rsidR="000746F9">
        <w:rPr>
          <w:rFonts w:eastAsiaTheme="minorHAnsi"/>
          <w:lang w:val="en-GB" w:eastAsia="en-US"/>
        </w:rPr>
        <w:t xml:space="preserve">about </w:t>
      </w:r>
      <w:r w:rsidRPr="002B51FC">
        <w:rPr>
          <w:rFonts w:eastAsiaTheme="minorHAnsi"/>
          <w:lang w:val="en-GB" w:eastAsia="en-US"/>
        </w:rPr>
        <w:t>ourselves. Whether we are learning to</w:t>
      </w:r>
      <w:r w:rsidR="00CA3AC3">
        <w:rPr>
          <w:rFonts w:eastAsiaTheme="minorHAnsi"/>
          <w:lang w:val="en-GB" w:eastAsia="en-US"/>
        </w:rPr>
        <w:t xml:space="preserve"> maintain </w:t>
      </w:r>
      <w:r w:rsidR="00CA3AC3" w:rsidRPr="002B51FC">
        <w:rPr>
          <w:rFonts w:eastAsiaTheme="minorHAnsi"/>
          <w:lang w:val="en-GB" w:eastAsia="en-US"/>
        </w:rPr>
        <w:t xml:space="preserve">a conversation </w:t>
      </w:r>
      <w:r w:rsidR="00CA3AC3">
        <w:rPr>
          <w:rFonts w:eastAsiaTheme="minorHAnsi"/>
          <w:lang w:val="en-GB" w:eastAsia="en-US"/>
        </w:rPr>
        <w:t xml:space="preserve">or to </w:t>
      </w:r>
      <w:r w:rsidRPr="002B51FC">
        <w:rPr>
          <w:rFonts w:eastAsiaTheme="minorHAnsi"/>
          <w:lang w:val="en-GB" w:eastAsia="en-US"/>
        </w:rPr>
        <w:t xml:space="preserve">drive a car, we are </w:t>
      </w:r>
      <w:r w:rsidR="007321D0">
        <w:rPr>
          <w:rFonts w:eastAsiaTheme="minorHAnsi"/>
          <w:lang w:val="en-GB" w:eastAsia="en-US"/>
        </w:rPr>
        <w:t xml:space="preserve">absolutely </w:t>
      </w:r>
      <w:r w:rsidRPr="002B51FC">
        <w:rPr>
          <w:rFonts w:eastAsiaTheme="minorHAnsi"/>
          <w:lang w:val="en-GB" w:eastAsia="en-US"/>
        </w:rPr>
        <w:t xml:space="preserve">aware of how </w:t>
      </w:r>
      <w:r w:rsidR="007321D0">
        <w:rPr>
          <w:rFonts w:eastAsiaTheme="minorHAnsi"/>
          <w:lang w:val="en-GB" w:eastAsia="en-US"/>
        </w:rPr>
        <w:t xml:space="preserve">the </w:t>
      </w:r>
      <w:r w:rsidRPr="002B51FC">
        <w:rPr>
          <w:rFonts w:eastAsiaTheme="minorHAnsi"/>
          <w:lang w:val="en-GB" w:eastAsia="en-US"/>
        </w:rPr>
        <w:t>environment</w:t>
      </w:r>
      <w:r w:rsidR="00CB2BD9" w:rsidRPr="002B51FC">
        <w:rPr>
          <w:rFonts w:eastAsiaTheme="minorHAnsi"/>
          <w:lang w:val="en-GB" w:eastAsia="en-US"/>
        </w:rPr>
        <w:t xml:space="preserve"> </w:t>
      </w:r>
      <w:r w:rsidR="007321D0">
        <w:rPr>
          <w:rFonts w:eastAsiaTheme="minorHAnsi"/>
          <w:lang w:val="en-GB" w:eastAsia="en-US"/>
        </w:rPr>
        <w:t xml:space="preserve">will respond </w:t>
      </w:r>
      <w:r w:rsidRPr="002B51FC">
        <w:rPr>
          <w:rFonts w:eastAsiaTheme="minorHAnsi"/>
          <w:lang w:val="en-GB" w:eastAsia="en-US"/>
        </w:rPr>
        <w:t xml:space="preserve">to </w:t>
      </w:r>
      <w:r w:rsidR="007321D0">
        <w:rPr>
          <w:rFonts w:eastAsiaTheme="minorHAnsi"/>
          <w:lang w:val="en-GB" w:eastAsia="en-US"/>
        </w:rPr>
        <w:t>our actions</w:t>
      </w:r>
      <w:r w:rsidRPr="002B51FC">
        <w:rPr>
          <w:rFonts w:eastAsiaTheme="minorHAnsi"/>
          <w:lang w:val="en-GB" w:eastAsia="en-US"/>
        </w:rPr>
        <w:t xml:space="preserve">, and we </w:t>
      </w:r>
      <w:r w:rsidR="00334C6B">
        <w:rPr>
          <w:rFonts w:eastAsiaTheme="minorHAnsi"/>
          <w:lang w:val="en-GB" w:eastAsia="en-US"/>
        </w:rPr>
        <w:t xml:space="preserve">strive </w:t>
      </w:r>
      <w:r w:rsidRPr="002B51FC">
        <w:rPr>
          <w:rFonts w:eastAsiaTheme="minorHAnsi"/>
          <w:lang w:val="en-GB" w:eastAsia="en-US"/>
        </w:rPr>
        <w:t>to in</w:t>
      </w:r>
      <w:r w:rsidR="003378BD">
        <w:rPr>
          <w:rFonts w:eastAsiaTheme="minorHAnsi"/>
          <w:lang w:val="en-GB" w:eastAsia="en-US"/>
        </w:rPr>
        <w:t>fl</w:t>
      </w:r>
      <w:r w:rsidRPr="002B51FC">
        <w:rPr>
          <w:rFonts w:eastAsiaTheme="minorHAnsi"/>
          <w:lang w:val="en-GB" w:eastAsia="en-US"/>
        </w:rPr>
        <w:t xml:space="preserve">uence what </w:t>
      </w:r>
      <w:r w:rsidR="00334C6B">
        <w:rPr>
          <w:rFonts w:eastAsiaTheme="minorHAnsi"/>
          <w:lang w:val="en-GB" w:eastAsia="en-US"/>
        </w:rPr>
        <w:t xml:space="preserve">will happen using </w:t>
      </w:r>
      <w:r w:rsidRPr="002B51FC">
        <w:rPr>
          <w:rFonts w:eastAsiaTheme="minorHAnsi"/>
          <w:lang w:val="en-GB" w:eastAsia="en-US"/>
        </w:rPr>
        <w:t xml:space="preserve">our </w:t>
      </w:r>
      <w:r w:rsidR="003378BD" w:rsidRPr="002B51FC">
        <w:rPr>
          <w:rFonts w:eastAsiaTheme="minorHAnsi"/>
          <w:lang w:val="en-GB" w:eastAsia="en-US"/>
        </w:rPr>
        <w:t>behaviour</w:t>
      </w:r>
      <w:r w:rsidRPr="002B51FC">
        <w:rPr>
          <w:rFonts w:eastAsiaTheme="minorHAnsi"/>
          <w:lang w:val="en-GB" w:eastAsia="en-US"/>
        </w:rPr>
        <w:t xml:space="preserve">. Learning </w:t>
      </w:r>
      <w:r w:rsidR="00491F2B">
        <w:rPr>
          <w:rFonts w:eastAsiaTheme="minorHAnsi"/>
          <w:lang w:val="en-GB" w:eastAsia="en-US"/>
        </w:rPr>
        <w:t xml:space="preserve">through </w:t>
      </w:r>
      <w:r w:rsidRPr="002B51FC">
        <w:rPr>
          <w:rFonts w:eastAsiaTheme="minorHAnsi"/>
          <w:lang w:val="en-GB" w:eastAsia="en-US"/>
        </w:rPr>
        <w:t xml:space="preserve">interaction is foundational </w:t>
      </w:r>
      <w:r w:rsidR="00491F2B">
        <w:rPr>
          <w:rFonts w:eastAsiaTheme="minorHAnsi"/>
          <w:lang w:val="en-GB" w:eastAsia="en-US"/>
        </w:rPr>
        <w:t xml:space="preserve">concept which lies under </w:t>
      </w:r>
      <w:r w:rsidR="008E07D4">
        <w:rPr>
          <w:rFonts w:eastAsiaTheme="minorHAnsi"/>
          <w:lang w:val="en-GB" w:eastAsia="en-US"/>
        </w:rPr>
        <w:t>almost</w:t>
      </w:r>
      <w:r w:rsidRPr="002B51FC">
        <w:rPr>
          <w:rFonts w:eastAsiaTheme="minorHAnsi"/>
          <w:lang w:val="en-GB" w:eastAsia="en-US"/>
        </w:rPr>
        <w:t xml:space="preserve"> all </w:t>
      </w:r>
      <w:r w:rsidR="008E07D4">
        <w:rPr>
          <w:rFonts w:eastAsiaTheme="minorHAnsi"/>
          <w:lang w:val="en-GB" w:eastAsia="en-US"/>
        </w:rPr>
        <w:t>learning theories</w:t>
      </w:r>
      <w:r w:rsidRPr="002B51FC">
        <w:rPr>
          <w:rFonts w:eastAsiaTheme="minorHAnsi"/>
          <w:lang w:val="en-GB" w:eastAsia="en-US"/>
        </w:rPr>
        <w:t>.</w:t>
      </w:r>
      <w:r w:rsidR="00CB2BD9" w:rsidRPr="002B51FC">
        <w:rPr>
          <w:rFonts w:eastAsiaTheme="minorHAnsi"/>
          <w:lang w:val="en-GB" w:eastAsia="en-US"/>
        </w:rPr>
        <w:t xml:space="preserve"> </w:t>
      </w:r>
      <w:r w:rsidR="00035D29">
        <w:rPr>
          <w:rFonts w:eastAsiaTheme="minorHAnsi"/>
          <w:lang w:val="en-GB" w:eastAsia="en-US"/>
        </w:rPr>
        <w:t xml:space="preserve">Instead of </w:t>
      </w:r>
      <w:r w:rsidRPr="002B51FC">
        <w:rPr>
          <w:rFonts w:eastAsiaTheme="minorHAnsi"/>
          <w:lang w:val="en-GB" w:eastAsia="en-US"/>
        </w:rPr>
        <w:t xml:space="preserve">directly </w:t>
      </w:r>
      <w:r w:rsidR="00B32D42">
        <w:rPr>
          <w:rFonts w:eastAsiaTheme="minorHAnsi"/>
          <w:lang w:val="en-GB" w:eastAsia="en-US"/>
        </w:rPr>
        <w:t xml:space="preserve">making theory </w:t>
      </w:r>
      <w:r w:rsidRPr="002B51FC">
        <w:rPr>
          <w:rFonts w:eastAsiaTheme="minorHAnsi"/>
          <w:lang w:val="en-GB" w:eastAsia="en-US"/>
        </w:rPr>
        <w:t xml:space="preserve">about </w:t>
      </w:r>
      <w:r w:rsidR="003629F0">
        <w:rPr>
          <w:rFonts w:eastAsiaTheme="minorHAnsi"/>
          <w:lang w:val="en-GB" w:eastAsia="en-US"/>
        </w:rPr>
        <w:t>people and animals learning</w:t>
      </w:r>
      <w:r w:rsidRPr="002B51FC">
        <w:rPr>
          <w:rFonts w:eastAsiaTheme="minorHAnsi"/>
          <w:lang w:val="en-GB" w:eastAsia="en-US"/>
        </w:rPr>
        <w:t>, we</w:t>
      </w:r>
      <w:r w:rsidR="00CB2BD9" w:rsidRPr="002B51FC">
        <w:rPr>
          <w:rFonts w:eastAsiaTheme="minorHAnsi"/>
          <w:lang w:val="en-GB" w:eastAsia="en-US"/>
        </w:rPr>
        <w:t xml:space="preserve"> </w:t>
      </w:r>
      <w:r w:rsidRPr="002B51FC">
        <w:rPr>
          <w:rFonts w:eastAsiaTheme="minorHAnsi"/>
          <w:lang w:val="en-GB" w:eastAsia="en-US"/>
        </w:rPr>
        <w:t xml:space="preserve">explore </w:t>
      </w:r>
      <w:r w:rsidR="003629F0">
        <w:rPr>
          <w:rFonts w:eastAsiaTheme="minorHAnsi"/>
          <w:lang w:val="en-GB" w:eastAsia="en-US"/>
        </w:rPr>
        <w:t xml:space="preserve">imitated </w:t>
      </w:r>
      <w:r w:rsidRPr="002B51FC">
        <w:rPr>
          <w:rFonts w:eastAsiaTheme="minorHAnsi"/>
          <w:lang w:val="en-GB" w:eastAsia="en-US"/>
        </w:rPr>
        <w:t xml:space="preserve">learning situations </w:t>
      </w:r>
      <w:r w:rsidR="003629F0">
        <w:rPr>
          <w:rFonts w:eastAsiaTheme="minorHAnsi"/>
          <w:lang w:val="en-GB" w:eastAsia="en-US"/>
        </w:rPr>
        <w:t xml:space="preserve">evaluating </w:t>
      </w:r>
      <w:r w:rsidRPr="002B51FC">
        <w:rPr>
          <w:rFonts w:eastAsiaTheme="minorHAnsi"/>
          <w:lang w:val="en-GB" w:eastAsia="en-US"/>
        </w:rPr>
        <w:t>the e</w:t>
      </w:r>
      <w:r w:rsidR="003378BD">
        <w:rPr>
          <w:rFonts w:eastAsiaTheme="minorHAnsi"/>
          <w:lang w:val="en-GB" w:eastAsia="en-US"/>
        </w:rPr>
        <w:t>ff</w:t>
      </w:r>
      <w:r w:rsidRPr="002B51FC">
        <w:rPr>
          <w:rFonts w:eastAsiaTheme="minorHAnsi"/>
          <w:lang w:val="en-GB" w:eastAsia="en-US"/>
        </w:rPr>
        <w:t xml:space="preserve">ectiveness </w:t>
      </w:r>
      <w:r w:rsidR="003629F0">
        <w:rPr>
          <w:rFonts w:eastAsiaTheme="minorHAnsi"/>
          <w:lang w:val="en-GB" w:eastAsia="en-US"/>
        </w:rPr>
        <w:t xml:space="preserve">of different </w:t>
      </w:r>
      <w:r w:rsidRPr="002B51FC">
        <w:rPr>
          <w:rFonts w:eastAsiaTheme="minorHAnsi"/>
          <w:lang w:val="en-GB" w:eastAsia="en-US"/>
        </w:rPr>
        <w:t xml:space="preserve">learning methods. </w:t>
      </w:r>
      <w:r w:rsidR="0057788A">
        <w:rPr>
          <w:rFonts w:eastAsiaTheme="minorHAnsi"/>
          <w:lang w:val="en-GB" w:eastAsia="en-US"/>
        </w:rPr>
        <w:t>Thus</w:t>
      </w:r>
      <w:r w:rsidRPr="002B51FC">
        <w:rPr>
          <w:rFonts w:eastAsiaTheme="minorHAnsi"/>
          <w:lang w:val="en-GB" w:eastAsia="en-US"/>
        </w:rPr>
        <w:t xml:space="preserve">, </w:t>
      </w:r>
      <w:r w:rsidR="004E4E05">
        <w:rPr>
          <w:rFonts w:eastAsiaTheme="minorHAnsi"/>
          <w:lang w:val="en-GB" w:eastAsia="en-US"/>
        </w:rPr>
        <w:t>adopting</w:t>
      </w:r>
      <w:r w:rsidRPr="002B51FC">
        <w:rPr>
          <w:rFonts w:eastAsiaTheme="minorHAnsi"/>
          <w:lang w:val="en-GB" w:eastAsia="en-US"/>
        </w:rPr>
        <w:t xml:space="preserve"> perspective of </w:t>
      </w:r>
      <w:r w:rsidR="004D1AA4">
        <w:rPr>
          <w:rFonts w:eastAsiaTheme="minorHAnsi"/>
          <w:lang w:val="en-GB" w:eastAsia="en-US"/>
        </w:rPr>
        <w:t>AI engineer or researcher</w:t>
      </w:r>
      <w:r w:rsidRPr="002B51FC">
        <w:rPr>
          <w:rFonts w:eastAsiaTheme="minorHAnsi"/>
          <w:lang w:val="en-GB" w:eastAsia="en-US"/>
        </w:rPr>
        <w:t xml:space="preserve">. </w:t>
      </w:r>
      <w:r w:rsidR="00D165AD">
        <w:rPr>
          <w:rFonts w:eastAsiaTheme="minorHAnsi"/>
          <w:lang w:val="en-GB" w:eastAsia="en-US"/>
        </w:rPr>
        <w:t xml:space="preserve">Exploring </w:t>
      </w:r>
      <w:r w:rsidRPr="002B51FC">
        <w:rPr>
          <w:rFonts w:eastAsiaTheme="minorHAnsi"/>
          <w:lang w:val="en-GB" w:eastAsia="en-US"/>
        </w:rPr>
        <w:t xml:space="preserve">designs </w:t>
      </w:r>
      <w:r w:rsidR="00054E28">
        <w:rPr>
          <w:rFonts w:eastAsiaTheme="minorHAnsi"/>
          <w:lang w:val="en-GB" w:eastAsia="en-US"/>
        </w:rPr>
        <w:t xml:space="preserve">of </w:t>
      </w:r>
      <w:r w:rsidRPr="002B51FC">
        <w:rPr>
          <w:rFonts w:eastAsiaTheme="minorHAnsi"/>
          <w:lang w:val="en-GB" w:eastAsia="en-US"/>
        </w:rPr>
        <w:t>machines that e</w:t>
      </w:r>
      <w:r w:rsidR="003378BD">
        <w:rPr>
          <w:rFonts w:eastAsiaTheme="minorHAnsi"/>
          <w:lang w:val="en-GB" w:eastAsia="en-US"/>
        </w:rPr>
        <w:t>ff</w:t>
      </w:r>
      <w:r w:rsidRPr="002B51FC">
        <w:rPr>
          <w:rFonts w:eastAsiaTheme="minorHAnsi"/>
          <w:lang w:val="en-GB" w:eastAsia="en-US"/>
        </w:rPr>
        <w:t xml:space="preserve">ective </w:t>
      </w:r>
      <w:r w:rsidR="00054E28">
        <w:rPr>
          <w:rFonts w:eastAsiaTheme="minorHAnsi"/>
          <w:lang w:val="en-GB" w:eastAsia="en-US"/>
        </w:rPr>
        <w:t xml:space="preserve">problem-solving </w:t>
      </w:r>
      <w:r w:rsidRPr="002B51FC">
        <w:rPr>
          <w:rFonts w:eastAsiaTheme="minorHAnsi"/>
          <w:lang w:val="en-GB" w:eastAsia="en-US"/>
        </w:rPr>
        <w:t xml:space="preserve">of </w:t>
      </w:r>
      <w:r w:rsidR="00054E28">
        <w:rPr>
          <w:rFonts w:eastAsiaTheme="minorHAnsi"/>
          <w:lang w:val="en-GB" w:eastAsia="en-US"/>
        </w:rPr>
        <w:t xml:space="preserve">economic or scientific </w:t>
      </w:r>
      <w:r w:rsidRPr="002B51FC">
        <w:rPr>
          <w:rFonts w:eastAsiaTheme="minorHAnsi"/>
          <w:lang w:val="en-GB" w:eastAsia="en-US"/>
        </w:rPr>
        <w:t>interest, evaluating</w:t>
      </w:r>
      <w:r w:rsidR="0088451C">
        <w:rPr>
          <w:rFonts w:eastAsiaTheme="minorHAnsi"/>
          <w:lang w:val="en-GB" w:eastAsia="en-US"/>
        </w:rPr>
        <w:t xml:space="preserve"> </w:t>
      </w:r>
      <w:r w:rsidRPr="002B51FC">
        <w:rPr>
          <w:rFonts w:eastAsiaTheme="minorHAnsi"/>
          <w:lang w:val="en-GB" w:eastAsia="en-US"/>
        </w:rPr>
        <w:t xml:space="preserve">designs </w:t>
      </w:r>
      <w:r w:rsidR="00D14235">
        <w:rPr>
          <w:rFonts w:eastAsiaTheme="minorHAnsi"/>
          <w:lang w:val="en-GB" w:eastAsia="en-US"/>
        </w:rPr>
        <w:t xml:space="preserve">with </w:t>
      </w:r>
      <w:r w:rsidRPr="002B51FC">
        <w:rPr>
          <w:rFonts w:eastAsiaTheme="minorHAnsi"/>
          <w:lang w:val="en-GB" w:eastAsia="en-US"/>
        </w:rPr>
        <w:t>computational experiments</w:t>
      </w:r>
      <w:r w:rsidR="00D14235">
        <w:rPr>
          <w:rFonts w:eastAsiaTheme="minorHAnsi"/>
          <w:lang w:val="en-GB" w:eastAsia="en-US"/>
        </w:rPr>
        <w:t xml:space="preserve"> or </w:t>
      </w:r>
      <w:r w:rsidR="00D14235" w:rsidRPr="002B51FC">
        <w:rPr>
          <w:rFonts w:eastAsiaTheme="minorHAnsi"/>
          <w:lang w:val="en-GB" w:eastAsia="en-US"/>
        </w:rPr>
        <w:t>mathematical analysis</w:t>
      </w:r>
      <w:r w:rsidRPr="002B51FC">
        <w:rPr>
          <w:rFonts w:eastAsiaTheme="minorHAnsi"/>
          <w:lang w:val="en-GB" w:eastAsia="en-US"/>
        </w:rPr>
        <w:t xml:space="preserve">. </w:t>
      </w:r>
      <w:r w:rsidR="00796EE3">
        <w:rPr>
          <w:rFonts w:eastAsiaTheme="minorHAnsi"/>
          <w:lang w:val="en-GB" w:eastAsia="en-US"/>
        </w:rPr>
        <w:t xml:space="preserve">The explored approach is </w:t>
      </w:r>
      <w:r w:rsidRPr="002B51FC">
        <w:rPr>
          <w:rFonts w:eastAsiaTheme="minorHAnsi"/>
          <w:lang w:val="en-GB" w:eastAsia="en-US"/>
        </w:rPr>
        <w:t xml:space="preserve">called reinforcement learning, </w:t>
      </w:r>
      <w:r w:rsidR="00796EE3">
        <w:rPr>
          <w:rFonts w:eastAsiaTheme="minorHAnsi"/>
          <w:lang w:val="en-GB" w:eastAsia="en-US"/>
        </w:rPr>
        <w:t xml:space="preserve">it </w:t>
      </w:r>
      <w:r w:rsidRPr="002B51FC">
        <w:rPr>
          <w:rFonts w:eastAsiaTheme="minorHAnsi"/>
          <w:lang w:val="en-GB" w:eastAsia="en-US"/>
        </w:rPr>
        <w:t>is more focused on</w:t>
      </w:r>
      <w:r w:rsidR="00CB2BD9" w:rsidRPr="002B51FC">
        <w:rPr>
          <w:rFonts w:eastAsiaTheme="minorHAnsi"/>
          <w:lang w:val="en-GB" w:eastAsia="en-US"/>
        </w:rPr>
        <w:t xml:space="preserve"> </w:t>
      </w:r>
      <w:r w:rsidRPr="002B51FC">
        <w:rPr>
          <w:rFonts w:eastAsiaTheme="minorHAnsi"/>
          <w:lang w:val="en-GB" w:eastAsia="en-US"/>
        </w:rPr>
        <w:t xml:space="preserve">directed learning </w:t>
      </w:r>
      <w:r w:rsidR="00796EE3">
        <w:rPr>
          <w:rFonts w:eastAsiaTheme="minorHAnsi"/>
          <w:lang w:val="en-GB" w:eastAsia="en-US"/>
        </w:rPr>
        <w:t xml:space="preserve">by interacting rather </w:t>
      </w:r>
      <w:r w:rsidRPr="002B51FC">
        <w:rPr>
          <w:rFonts w:eastAsiaTheme="minorHAnsi"/>
          <w:lang w:val="en-GB" w:eastAsia="en-US"/>
        </w:rPr>
        <w:t>than other approaches to machine</w:t>
      </w:r>
      <w:r w:rsidR="003378BD">
        <w:rPr>
          <w:rFonts w:eastAsiaTheme="minorHAnsi"/>
          <w:lang w:val="en-GB" w:eastAsia="en-US"/>
        </w:rPr>
        <w:t xml:space="preserve"> </w:t>
      </w:r>
      <w:r w:rsidRPr="002B51FC">
        <w:rPr>
          <w:rFonts w:eastAsiaTheme="minorHAnsi"/>
          <w:lang w:val="en-GB" w:eastAsia="en-US"/>
        </w:rPr>
        <w:t>learning</w:t>
      </w:r>
      <w:ins w:id="231" w:author="Олександр Романченко" w:date="2020-05-16T22:38:00Z">
        <w:r w:rsidR="00514E55">
          <w:rPr>
            <w:rStyle w:val="FootnoteReference"/>
            <w:rFonts w:eastAsiaTheme="minorHAnsi"/>
            <w:lang w:val="en-GB" w:eastAsia="en-US"/>
          </w:rPr>
          <w:footnoteReference w:id="16"/>
        </w:r>
      </w:ins>
      <w:r w:rsidRPr="002B51FC">
        <w:rPr>
          <w:rFonts w:eastAsiaTheme="minorHAnsi"/>
          <w:lang w:val="en-GB" w:eastAsia="en-US"/>
        </w:rPr>
        <w:t>.</w:t>
      </w:r>
    </w:p>
    <w:p w14:paraId="5A2E4764" w14:textId="77777777" w:rsidR="00A24E5E" w:rsidRDefault="00A24E5E" w:rsidP="00082F3D">
      <w:pPr>
        <w:autoSpaceDE w:val="0"/>
        <w:autoSpaceDN w:val="0"/>
        <w:adjustRightInd w:val="0"/>
        <w:spacing w:line="360" w:lineRule="auto"/>
        <w:jc w:val="both"/>
        <w:rPr>
          <w:rFonts w:eastAsiaTheme="minorHAnsi"/>
          <w:lang w:val="en-GB" w:eastAsia="en-US"/>
        </w:rPr>
      </w:pPr>
    </w:p>
    <w:p w14:paraId="1368784F" w14:textId="3B280CFB" w:rsidR="007F429D" w:rsidRDefault="00EB7F48"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RL </w:t>
      </w:r>
      <w:r w:rsidR="00D21A35" w:rsidRPr="002B51FC">
        <w:rPr>
          <w:rFonts w:eastAsiaTheme="minorHAnsi"/>
          <w:lang w:val="en-GB" w:eastAsia="en-US"/>
        </w:rPr>
        <w:t>problems</w:t>
      </w:r>
      <w:r>
        <w:rPr>
          <w:rFonts w:eastAsiaTheme="minorHAnsi"/>
          <w:lang w:val="en-GB" w:eastAsia="en-US"/>
        </w:rPr>
        <w:t xml:space="preserve">’ purpose is to learn </w:t>
      </w:r>
      <w:r w:rsidR="00D21A35" w:rsidRPr="002B51FC">
        <w:rPr>
          <w:rFonts w:eastAsiaTheme="minorHAnsi"/>
          <w:lang w:val="en-GB" w:eastAsia="en-US"/>
        </w:rPr>
        <w:t>what to do</w:t>
      </w:r>
      <w:r w:rsidR="006B2FB9">
        <w:rPr>
          <w:rFonts w:eastAsiaTheme="minorHAnsi"/>
          <w:lang w:val="en-GB" w:eastAsia="en-US"/>
        </w:rPr>
        <w:t xml:space="preserve"> </w:t>
      </w:r>
      <w:r>
        <w:rPr>
          <w:rFonts w:eastAsiaTheme="minorHAnsi"/>
          <w:lang w:val="en-GB" w:eastAsia="en-US"/>
        </w:rPr>
        <w:t xml:space="preserve">and </w:t>
      </w:r>
      <w:r w:rsidR="00D21A35" w:rsidRPr="002B51FC">
        <w:rPr>
          <w:rFonts w:eastAsiaTheme="minorHAnsi"/>
          <w:lang w:val="en-GB" w:eastAsia="en-US"/>
        </w:rPr>
        <w:t>how to</w:t>
      </w:r>
      <w:r w:rsidR="00CB2BD9" w:rsidRPr="002B51FC">
        <w:rPr>
          <w:rFonts w:eastAsiaTheme="minorHAnsi"/>
          <w:lang w:val="en-GB" w:eastAsia="en-US"/>
        </w:rPr>
        <w:t xml:space="preserve"> </w:t>
      </w:r>
      <w:r>
        <w:rPr>
          <w:rFonts w:eastAsiaTheme="minorHAnsi"/>
          <w:lang w:val="en-GB" w:eastAsia="en-US"/>
        </w:rPr>
        <w:t xml:space="preserve">align </w:t>
      </w:r>
      <w:r w:rsidR="00D21A35" w:rsidRPr="002B51FC">
        <w:rPr>
          <w:rFonts w:eastAsiaTheme="minorHAnsi"/>
          <w:lang w:val="en-GB" w:eastAsia="en-US"/>
        </w:rPr>
        <w:t xml:space="preserve">situations </w:t>
      </w:r>
      <w:r>
        <w:rPr>
          <w:rFonts w:eastAsiaTheme="minorHAnsi"/>
          <w:lang w:val="en-GB" w:eastAsia="en-US"/>
        </w:rPr>
        <w:t xml:space="preserve">with </w:t>
      </w:r>
      <w:r w:rsidR="00D21A35" w:rsidRPr="002B51FC">
        <w:rPr>
          <w:rFonts w:eastAsiaTheme="minorHAnsi"/>
          <w:lang w:val="en-GB" w:eastAsia="en-US"/>
        </w:rPr>
        <w:t>actions</w:t>
      </w:r>
      <w:r w:rsidR="006B2FB9">
        <w:rPr>
          <w:rFonts w:eastAsiaTheme="minorHAnsi"/>
          <w:lang w:val="en-GB" w:eastAsia="en-US"/>
        </w:rPr>
        <w:t xml:space="preserve"> </w:t>
      </w:r>
      <w:r w:rsidR="00D21A35" w:rsidRPr="002B51FC">
        <w:rPr>
          <w:rFonts w:eastAsiaTheme="minorHAnsi"/>
          <w:lang w:val="en-GB" w:eastAsia="en-US"/>
        </w:rPr>
        <w:t xml:space="preserve">so </w:t>
      </w:r>
      <w:r>
        <w:rPr>
          <w:rFonts w:eastAsiaTheme="minorHAnsi"/>
          <w:lang w:val="en-GB" w:eastAsia="en-US"/>
        </w:rPr>
        <w:t xml:space="preserve">it allows to </w:t>
      </w:r>
      <w:r w:rsidR="00D21A35" w:rsidRPr="002B51FC">
        <w:rPr>
          <w:rFonts w:eastAsiaTheme="minorHAnsi"/>
          <w:lang w:val="en-GB" w:eastAsia="en-US"/>
        </w:rPr>
        <w:t xml:space="preserve">maximize reward signal. </w:t>
      </w:r>
      <w:r w:rsidR="00A20176">
        <w:rPr>
          <w:rFonts w:eastAsiaTheme="minorHAnsi"/>
          <w:lang w:val="en-GB" w:eastAsia="en-US"/>
        </w:rPr>
        <w:t>T</w:t>
      </w:r>
      <w:r w:rsidR="00D21A35" w:rsidRPr="002B51FC">
        <w:rPr>
          <w:rFonts w:eastAsiaTheme="minorHAnsi"/>
          <w:lang w:val="en-GB" w:eastAsia="en-US"/>
        </w:rPr>
        <w:t xml:space="preserve">hey are </w:t>
      </w:r>
      <w:r w:rsidR="00A20176">
        <w:rPr>
          <w:rFonts w:eastAsiaTheme="minorHAnsi"/>
          <w:lang w:val="en-GB" w:eastAsia="en-US"/>
        </w:rPr>
        <w:t xml:space="preserve">basically a </w:t>
      </w:r>
      <w:r w:rsidR="00A20176" w:rsidRPr="002B51FC">
        <w:rPr>
          <w:rFonts w:eastAsiaTheme="minorHAnsi"/>
          <w:lang w:val="en-GB" w:eastAsia="en-US"/>
        </w:rPr>
        <w:t>closed-loop problem</w:t>
      </w:r>
      <w:r w:rsidR="00D21A35" w:rsidRPr="002B51FC">
        <w:rPr>
          <w:rFonts w:eastAsiaTheme="minorHAnsi"/>
          <w:lang w:val="en-GB" w:eastAsia="en-US"/>
        </w:rPr>
        <w:t xml:space="preserve"> </w:t>
      </w:r>
      <w:r w:rsidR="00A20176">
        <w:rPr>
          <w:rFonts w:eastAsiaTheme="minorHAnsi"/>
          <w:lang w:val="en-GB" w:eastAsia="en-US"/>
        </w:rPr>
        <w:t>since</w:t>
      </w:r>
      <w:r w:rsidR="00D21A35" w:rsidRPr="002B51FC">
        <w:rPr>
          <w:rFonts w:eastAsiaTheme="minorHAnsi"/>
          <w:lang w:val="en-GB" w:eastAsia="en-US"/>
        </w:rPr>
        <w:t xml:space="preserve"> learning system's</w:t>
      </w:r>
      <w:r w:rsidR="00CB2BD9" w:rsidRPr="002B51FC">
        <w:rPr>
          <w:rFonts w:eastAsiaTheme="minorHAnsi"/>
          <w:lang w:val="en-GB" w:eastAsia="en-US"/>
        </w:rPr>
        <w:t xml:space="preserve"> </w:t>
      </w:r>
      <w:r w:rsidR="00D21A35" w:rsidRPr="002B51FC">
        <w:rPr>
          <w:rFonts w:eastAsiaTheme="minorHAnsi"/>
          <w:lang w:val="en-GB" w:eastAsia="en-US"/>
        </w:rPr>
        <w:t xml:space="preserve">action </w:t>
      </w:r>
      <w:r w:rsidR="00504CD0">
        <w:rPr>
          <w:rFonts w:eastAsiaTheme="minorHAnsi"/>
          <w:lang w:val="en-GB" w:eastAsia="en-US"/>
        </w:rPr>
        <w:t xml:space="preserve">affects </w:t>
      </w:r>
      <w:r w:rsidR="00D21A35" w:rsidRPr="002B51FC">
        <w:rPr>
          <w:rFonts w:eastAsiaTheme="minorHAnsi"/>
          <w:lang w:val="en-GB" w:eastAsia="en-US"/>
        </w:rPr>
        <w:t xml:space="preserve">its later inputs. </w:t>
      </w:r>
      <w:r w:rsidR="00504CD0">
        <w:rPr>
          <w:rFonts w:eastAsiaTheme="minorHAnsi"/>
          <w:lang w:val="en-GB" w:eastAsia="en-US"/>
        </w:rPr>
        <w:t>T</w:t>
      </w:r>
      <w:r w:rsidR="00D21A35" w:rsidRPr="002B51FC">
        <w:rPr>
          <w:rFonts w:eastAsiaTheme="minorHAnsi"/>
          <w:lang w:val="en-GB" w:eastAsia="en-US"/>
        </w:rPr>
        <w:t xml:space="preserve">he learner </w:t>
      </w:r>
      <w:r w:rsidR="00504CD0">
        <w:rPr>
          <w:rFonts w:eastAsiaTheme="minorHAnsi"/>
          <w:lang w:val="en-GB" w:eastAsia="en-US"/>
        </w:rPr>
        <w:t xml:space="preserve">doesn’t get any instructions about </w:t>
      </w:r>
      <w:r w:rsidR="00D21A35" w:rsidRPr="002B51FC">
        <w:rPr>
          <w:rFonts w:eastAsiaTheme="minorHAnsi"/>
          <w:lang w:val="en-GB" w:eastAsia="en-US"/>
        </w:rPr>
        <w:t>which actions</w:t>
      </w:r>
      <w:r w:rsidR="00CB2BD9" w:rsidRPr="002B51FC">
        <w:rPr>
          <w:rFonts w:eastAsiaTheme="minorHAnsi"/>
          <w:lang w:val="en-GB" w:eastAsia="en-US"/>
        </w:rPr>
        <w:t xml:space="preserve"> </w:t>
      </w:r>
      <w:r w:rsidR="00D21A35" w:rsidRPr="002B51FC">
        <w:rPr>
          <w:rFonts w:eastAsiaTheme="minorHAnsi"/>
          <w:lang w:val="en-GB" w:eastAsia="en-US"/>
        </w:rPr>
        <w:t xml:space="preserve">to </w:t>
      </w:r>
      <w:r w:rsidR="00504CD0">
        <w:rPr>
          <w:rFonts w:eastAsiaTheme="minorHAnsi"/>
          <w:lang w:val="en-GB" w:eastAsia="en-US"/>
        </w:rPr>
        <w:t>choose</w:t>
      </w:r>
      <w:r w:rsidR="00D21A35" w:rsidRPr="002B51FC">
        <w:rPr>
          <w:rFonts w:eastAsiaTheme="minorHAnsi"/>
          <w:lang w:val="en-GB" w:eastAsia="en-US"/>
        </w:rPr>
        <w:t xml:space="preserve">, as in </w:t>
      </w:r>
      <w:r w:rsidR="00504CD0">
        <w:rPr>
          <w:rFonts w:eastAsiaTheme="minorHAnsi"/>
          <w:lang w:val="en-GB" w:eastAsia="en-US"/>
        </w:rPr>
        <w:t xml:space="preserve">other </w:t>
      </w:r>
      <w:r w:rsidR="00D21A35" w:rsidRPr="002B51FC">
        <w:rPr>
          <w:rFonts w:eastAsiaTheme="minorHAnsi"/>
          <w:lang w:val="en-GB" w:eastAsia="en-US"/>
        </w:rPr>
        <w:t xml:space="preserve">many forms of </w:t>
      </w:r>
      <w:r w:rsidR="00504CD0">
        <w:rPr>
          <w:rFonts w:eastAsiaTheme="minorHAnsi"/>
          <w:lang w:val="en-GB" w:eastAsia="en-US"/>
        </w:rPr>
        <w:t>ML</w:t>
      </w:r>
      <w:r w:rsidR="00D21A35" w:rsidRPr="002B51FC">
        <w:rPr>
          <w:rFonts w:eastAsiaTheme="minorHAnsi"/>
          <w:lang w:val="en-GB" w:eastAsia="en-US"/>
        </w:rPr>
        <w:t xml:space="preserve">, instead </w:t>
      </w:r>
      <w:r w:rsidR="00504CD0">
        <w:rPr>
          <w:rFonts w:eastAsiaTheme="minorHAnsi"/>
          <w:lang w:val="en-GB" w:eastAsia="en-US"/>
        </w:rPr>
        <w:t xml:space="preserve">it has to </w:t>
      </w:r>
      <w:r w:rsidR="00D21A35" w:rsidRPr="002B51FC">
        <w:rPr>
          <w:rFonts w:eastAsiaTheme="minorHAnsi"/>
          <w:lang w:val="en-GB" w:eastAsia="en-US"/>
        </w:rPr>
        <w:t>discover</w:t>
      </w:r>
      <w:r w:rsidR="00CB2BD9" w:rsidRPr="002B51FC">
        <w:rPr>
          <w:rFonts w:eastAsiaTheme="minorHAnsi"/>
          <w:lang w:val="en-GB" w:eastAsia="en-US"/>
        </w:rPr>
        <w:t xml:space="preserve"> </w:t>
      </w:r>
      <w:r w:rsidR="00D21A35" w:rsidRPr="002B51FC">
        <w:rPr>
          <w:rFonts w:eastAsiaTheme="minorHAnsi"/>
          <w:lang w:val="en-GB" w:eastAsia="en-US"/>
        </w:rPr>
        <w:t xml:space="preserve">which actions </w:t>
      </w:r>
      <w:r w:rsidR="00504CD0">
        <w:rPr>
          <w:rFonts w:eastAsiaTheme="minorHAnsi"/>
          <w:lang w:val="en-GB" w:eastAsia="en-US"/>
        </w:rPr>
        <w:t xml:space="preserve">may bring </w:t>
      </w:r>
      <w:r w:rsidR="00D21A35" w:rsidRPr="002B51FC">
        <w:rPr>
          <w:rFonts w:eastAsiaTheme="minorHAnsi"/>
          <w:lang w:val="en-GB" w:eastAsia="en-US"/>
        </w:rPr>
        <w:t xml:space="preserve">the most reward </w:t>
      </w:r>
      <w:r w:rsidR="00504CD0">
        <w:rPr>
          <w:rFonts w:eastAsiaTheme="minorHAnsi"/>
          <w:lang w:val="en-GB" w:eastAsia="en-US"/>
        </w:rPr>
        <w:t xml:space="preserve">simply </w:t>
      </w:r>
      <w:r w:rsidR="00D21A35" w:rsidRPr="002B51FC">
        <w:rPr>
          <w:rFonts w:eastAsiaTheme="minorHAnsi"/>
          <w:lang w:val="en-GB" w:eastAsia="en-US"/>
        </w:rPr>
        <w:t xml:space="preserve">trying </w:t>
      </w:r>
      <w:r w:rsidR="00504CD0">
        <w:rPr>
          <w:rFonts w:eastAsiaTheme="minorHAnsi"/>
          <w:lang w:val="en-GB" w:eastAsia="en-US"/>
        </w:rPr>
        <w:t xml:space="preserve">each of </w:t>
      </w:r>
      <w:r w:rsidR="00D21A35" w:rsidRPr="002B51FC">
        <w:rPr>
          <w:rFonts w:eastAsiaTheme="minorHAnsi"/>
          <w:lang w:val="en-GB" w:eastAsia="en-US"/>
        </w:rPr>
        <w:t xml:space="preserve">them. In most challenging </w:t>
      </w:r>
      <w:r w:rsidR="00504CD0">
        <w:rPr>
          <w:rFonts w:eastAsiaTheme="minorHAnsi"/>
          <w:lang w:val="en-GB" w:eastAsia="en-US"/>
        </w:rPr>
        <w:t xml:space="preserve">and </w:t>
      </w:r>
      <w:r w:rsidR="00504CD0" w:rsidRPr="002B51FC">
        <w:rPr>
          <w:rFonts w:eastAsiaTheme="minorHAnsi"/>
          <w:lang w:val="en-GB" w:eastAsia="en-US"/>
        </w:rPr>
        <w:t xml:space="preserve">interesting </w:t>
      </w:r>
      <w:r w:rsidR="00D21A35" w:rsidRPr="002B51FC">
        <w:rPr>
          <w:rFonts w:eastAsiaTheme="minorHAnsi"/>
          <w:lang w:val="en-GB" w:eastAsia="en-US"/>
        </w:rPr>
        <w:t xml:space="preserve">cases, </w:t>
      </w:r>
      <w:r w:rsidR="00504CD0">
        <w:rPr>
          <w:rFonts w:eastAsiaTheme="minorHAnsi"/>
          <w:lang w:val="en-GB" w:eastAsia="en-US"/>
        </w:rPr>
        <w:t xml:space="preserve">these </w:t>
      </w:r>
      <w:r w:rsidR="00D21A35" w:rsidRPr="002B51FC">
        <w:rPr>
          <w:rFonts w:eastAsiaTheme="minorHAnsi"/>
          <w:lang w:val="en-GB" w:eastAsia="en-US"/>
        </w:rPr>
        <w:t xml:space="preserve">actions may </w:t>
      </w:r>
      <w:r w:rsidR="00504CD0">
        <w:rPr>
          <w:rFonts w:eastAsiaTheme="minorHAnsi"/>
          <w:lang w:val="en-GB" w:eastAsia="en-US"/>
        </w:rPr>
        <w:t xml:space="preserve">change </w:t>
      </w:r>
      <w:r w:rsidR="00D21A35" w:rsidRPr="002B51FC">
        <w:rPr>
          <w:rFonts w:eastAsiaTheme="minorHAnsi"/>
          <w:lang w:val="en-GB" w:eastAsia="en-US"/>
        </w:rPr>
        <w:t>not only immediate reward</w:t>
      </w:r>
      <w:r w:rsidR="00504CD0">
        <w:rPr>
          <w:rFonts w:eastAsiaTheme="minorHAnsi"/>
          <w:lang w:val="en-GB" w:eastAsia="en-US"/>
        </w:rPr>
        <w:t xml:space="preserve">, </w:t>
      </w:r>
      <w:r w:rsidR="00D21A35" w:rsidRPr="002B51FC">
        <w:rPr>
          <w:rFonts w:eastAsiaTheme="minorHAnsi"/>
          <w:lang w:val="en-GB" w:eastAsia="en-US"/>
        </w:rPr>
        <w:t xml:space="preserve">also the </w:t>
      </w:r>
      <w:r w:rsidR="00504CD0">
        <w:rPr>
          <w:rFonts w:eastAsiaTheme="minorHAnsi"/>
          <w:lang w:val="en-GB" w:eastAsia="en-US"/>
        </w:rPr>
        <w:t xml:space="preserve">following </w:t>
      </w:r>
      <w:r w:rsidR="00D21A35" w:rsidRPr="002B51FC">
        <w:rPr>
          <w:rFonts w:eastAsiaTheme="minorHAnsi"/>
          <w:lang w:val="en-GB" w:eastAsia="en-US"/>
        </w:rPr>
        <w:t xml:space="preserve">situation and, </w:t>
      </w:r>
      <w:r w:rsidR="00504CD0">
        <w:rPr>
          <w:rFonts w:eastAsiaTheme="minorHAnsi"/>
          <w:lang w:val="en-GB" w:eastAsia="en-US"/>
        </w:rPr>
        <w:t xml:space="preserve">with </w:t>
      </w:r>
      <w:r w:rsidR="00D21A35" w:rsidRPr="002B51FC">
        <w:rPr>
          <w:rFonts w:eastAsiaTheme="minorHAnsi"/>
          <w:lang w:val="en-GB" w:eastAsia="en-US"/>
        </w:rPr>
        <w:t xml:space="preserve">that, all </w:t>
      </w:r>
      <w:r w:rsidR="00504CD0">
        <w:rPr>
          <w:rFonts w:eastAsiaTheme="minorHAnsi"/>
          <w:lang w:val="en-GB" w:eastAsia="en-US"/>
        </w:rPr>
        <w:t xml:space="preserve">consequent </w:t>
      </w:r>
      <w:r w:rsidR="00D21A35" w:rsidRPr="002B51FC">
        <w:rPr>
          <w:rFonts w:eastAsiaTheme="minorHAnsi"/>
          <w:lang w:val="en-GB" w:eastAsia="en-US"/>
        </w:rPr>
        <w:t>rewards. These</w:t>
      </w:r>
      <w:r w:rsidR="00504CD0">
        <w:rPr>
          <w:rFonts w:eastAsiaTheme="minorHAnsi"/>
          <w:lang w:val="en-GB" w:eastAsia="en-US"/>
        </w:rPr>
        <w:t xml:space="preserve"> </w:t>
      </w:r>
      <w:r w:rsidR="00D21A35" w:rsidRPr="002B51FC">
        <w:rPr>
          <w:rFonts w:eastAsiaTheme="minorHAnsi"/>
          <w:lang w:val="en-GB" w:eastAsia="en-US"/>
        </w:rPr>
        <w:t>characteristics</w:t>
      </w:r>
      <w:r w:rsidR="007C7118">
        <w:rPr>
          <w:rFonts w:eastAsiaTheme="minorHAnsi"/>
          <w:lang w:val="en-GB" w:eastAsia="en-US"/>
        </w:rPr>
        <w:t xml:space="preserve"> </w:t>
      </w:r>
      <w:r w:rsidR="00504CD0">
        <w:rPr>
          <w:rFonts w:eastAsiaTheme="minorHAnsi"/>
          <w:lang w:val="en-GB" w:eastAsia="en-US"/>
        </w:rPr>
        <w:t xml:space="preserve">are </w:t>
      </w:r>
      <w:r w:rsidR="00D21A35" w:rsidRPr="002B51FC">
        <w:rPr>
          <w:rFonts w:eastAsiaTheme="minorHAnsi"/>
          <w:lang w:val="en-GB" w:eastAsia="en-US"/>
        </w:rPr>
        <w:t xml:space="preserve">closed-loop in </w:t>
      </w:r>
      <w:r w:rsidR="00504CD0">
        <w:rPr>
          <w:rFonts w:eastAsiaTheme="minorHAnsi"/>
          <w:lang w:val="en-GB" w:eastAsia="en-US"/>
        </w:rPr>
        <w:t xml:space="preserve">a certain </w:t>
      </w:r>
      <w:r w:rsidR="00D21A35" w:rsidRPr="002B51FC">
        <w:rPr>
          <w:rFonts w:eastAsiaTheme="minorHAnsi"/>
          <w:lang w:val="en-GB" w:eastAsia="en-US"/>
        </w:rPr>
        <w:t xml:space="preserve">way, not having instructions </w:t>
      </w:r>
      <w:r w:rsidR="00504CD0">
        <w:rPr>
          <w:rFonts w:eastAsiaTheme="minorHAnsi"/>
          <w:lang w:val="en-GB" w:eastAsia="en-US"/>
        </w:rPr>
        <w:t>of</w:t>
      </w:r>
      <w:r w:rsidR="00D21A35" w:rsidRPr="002B51FC">
        <w:rPr>
          <w:rFonts w:eastAsiaTheme="minorHAnsi"/>
          <w:lang w:val="en-GB" w:eastAsia="en-US"/>
        </w:rPr>
        <w:t xml:space="preserve"> what actions to take,</w:t>
      </w:r>
      <w:r w:rsidR="002A6446">
        <w:rPr>
          <w:rFonts w:eastAsiaTheme="minorHAnsi"/>
          <w:lang w:val="en-GB" w:eastAsia="en-US"/>
        </w:rPr>
        <w:t xml:space="preserve"> </w:t>
      </w:r>
      <w:r w:rsidR="00D21A35" w:rsidRPr="002B51FC">
        <w:rPr>
          <w:rFonts w:eastAsiaTheme="minorHAnsi"/>
          <w:lang w:val="en-GB" w:eastAsia="en-US"/>
        </w:rPr>
        <w:t xml:space="preserve">where consequences of </w:t>
      </w:r>
      <w:r w:rsidR="002A6446">
        <w:rPr>
          <w:rFonts w:eastAsiaTheme="minorHAnsi"/>
          <w:lang w:val="en-GB" w:eastAsia="en-US"/>
        </w:rPr>
        <w:t xml:space="preserve">these </w:t>
      </w:r>
      <w:r w:rsidR="00D21A35" w:rsidRPr="002B51FC">
        <w:rPr>
          <w:rFonts w:eastAsiaTheme="minorHAnsi"/>
          <w:lang w:val="en-GB" w:eastAsia="en-US"/>
        </w:rPr>
        <w:t>actions,</w:t>
      </w:r>
      <w:r w:rsidR="00CB2BD9" w:rsidRPr="002B51FC">
        <w:rPr>
          <w:rFonts w:eastAsiaTheme="minorHAnsi"/>
          <w:lang w:val="en-GB" w:eastAsia="en-US"/>
        </w:rPr>
        <w:t xml:space="preserve"> </w:t>
      </w:r>
      <w:r w:rsidR="00D21A35" w:rsidRPr="002B51FC">
        <w:rPr>
          <w:rFonts w:eastAsiaTheme="minorHAnsi"/>
          <w:lang w:val="en-GB" w:eastAsia="en-US"/>
        </w:rPr>
        <w:t xml:space="preserve">including reward, </w:t>
      </w:r>
      <w:r w:rsidR="002A6446">
        <w:rPr>
          <w:rFonts w:eastAsiaTheme="minorHAnsi"/>
          <w:lang w:val="en-GB" w:eastAsia="en-US"/>
        </w:rPr>
        <w:t xml:space="preserve">lead </w:t>
      </w:r>
      <w:r w:rsidR="00D21A35" w:rsidRPr="002B51FC">
        <w:rPr>
          <w:rFonts w:eastAsiaTheme="minorHAnsi"/>
          <w:lang w:val="en-GB" w:eastAsia="en-US"/>
        </w:rPr>
        <w:t xml:space="preserve">over </w:t>
      </w:r>
      <w:r w:rsidR="002A6446">
        <w:rPr>
          <w:rFonts w:eastAsiaTheme="minorHAnsi"/>
          <w:lang w:val="en-GB" w:eastAsia="en-US"/>
        </w:rPr>
        <w:t xml:space="preserve">some </w:t>
      </w:r>
      <w:r w:rsidR="00D21A35" w:rsidRPr="002B51FC">
        <w:rPr>
          <w:rFonts w:eastAsiaTheme="minorHAnsi"/>
          <w:lang w:val="en-GB" w:eastAsia="en-US"/>
        </w:rPr>
        <w:t>time periods</w:t>
      </w:r>
      <w:r w:rsidR="001264E9">
        <w:rPr>
          <w:rFonts w:eastAsiaTheme="minorHAnsi"/>
          <w:lang w:val="en-GB" w:eastAsia="en-US"/>
        </w:rPr>
        <w:t xml:space="preserve"> </w:t>
      </w:r>
      <w:r w:rsidR="00D21A35" w:rsidRPr="002B51FC">
        <w:rPr>
          <w:rFonts w:eastAsiaTheme="minorHAnsi"/>
          <w:lang w:val="en-GB" w:eastAsia="en-US"/>
        </w:rPr>
        <w:t>are three</w:t>
      </w:r>
      <w:r w:rsidR="00CB2BD9" w:rsidRPr="002B51FC">
        <w:rPr>
          <w:rFonts w:eastAsiaTheme="minorHAnsi"/>
          <w:lang w:val="en-GB" w:eastAsia="en-US"/>
        </w:rPr>
        <w:t xml:space="preserve"> </w:t>
      </w:r>
      <w:r w:rsidR="00D21A35" w:rsidRPr="002B51FC">
        <w:rPr>
          <w:rFonts w:eastAsiaTheme="minorHAnsi"/>
          <w:lang w:val="en-GB" w:eastAsia="en-US"/>
        </w:rPr>
        <w:t xml:space="preserve">important features of </w:t>
      </w:r>
      <w:r w:rsidR="002A6446">
        <w:rPr>
          <w:rFonts w:eastAsiaTheme="minorHAnsi"/>
          <w:lang w:val="en-GB" w:eastAsia="en-US"/>
        </w:rPr>
        <w:t xml:space="preserve">RL </w:t>
      </w:r>
      <w:r w:rsidR="00D21A35" w:rsidRPr="002B51FC">
        <w:rPr>
          <w:rFonts w:eastAsiaTheme="minorHAnsi"/>
          <w:lang w:val="en-GB" w:eastAsia="en-US"/>
        </w:rPr>
        <w:t>problems.</w:t>
      </w:r>
      <w:r w:rsidR="003354D3">
        <w:rPr>
          <w:rFonts w:eastAsiaTheme="minorHAnsi"/>
          <w:lang w:val="en-GB" w:eastAsia="en-US"/>
        </w:rPr>
        <w:t xml:space="preserve"> F</w:t>
      </w:r>
      <w:r w:rsidR="00D21A35" w:rsidRPr="002B51FC">
        <w:rPr>
          <w:rFonts w:eastAsiaTheme="minorHAnsi"/>
          <w:lang w:val="en-GB" w:eastAsia="en-US"/>
        </w:rPr>
        <w:t>ull speci</w:t>
      </w:r>
      <w:r w:rsidR="001264E9">
        <w:rPr>
          <w:rFonts w:eastAsiaTheme="minorHAnsi"/>
          <w:lang w:val="en-GB" w:eastAsia="en-US"/>
        </w:rPr>
        <w:t>fi</w:t>
      </w:r>
      <w:r w:rsidR="00D21A35" w:rsidRPr="002B51FC">
        <w:rPr>
          <w:rFonts w:eastAsiaTheme="minorHAnsi"/>
          <w:lang w:val="en-GB" w:eastAsia="en-US"/>
        </w:rPr>
        <w:t xml:space="preserve">cation of </w:t>
      </w:r>
      <w:r w:rsidR="003354D3">
        <w:rPr>
          <w:rFonts w:eastAsiaTheme="minorHAnsi"/>
          <w:lang w:val="en-GB" w:eastAsia="en-US"/>
        </w:rPr>
        <w:t xml:space="preserve">RL </w:t>
      </w:r>
      <w:r w:rsidR="00D21A35" w:rsidRPr="002B51FC">
        <w:rPr>
          <w:rFonts w:eastAsiaTheme="minorHAnsi"/>
          <w:lang w:val="en-GB" w:eastAsia="en-US"/>
        </w:rPr>
        <w:t xml:space="preserve">problems </w:t>
      </w:r>
      <w:r w:rsidR="00E40BC9">
        <w:rPr>
          <w:rFonts w:eastAsiaTheme="minorHAnsi"/>
          <w:lang w:val="en-GB" w:eastAsia="en-US"/>
        </w:rPr>
        <w:t xml:space="preserve">with the </w:t>
      </w:r>
      <w:r w:rsidR="00D21A35" w:rsidRPr="002B51FC">
        <w:rPr>
          <w:rFonts w:eastAsiaTheme="minorHAnsi"/>
          <w:lang w:val="en-GB" w:eastAsia="en-US"/>
        </w:rPr>
        <w:t>optimal</w:t>
      </w:r>
      <w:r w:rsidR="00CB2BD9" w:rsidRPr="002B51FC">
        <w:rPr>
          <w:rFonts w:eastAsiaTheme="minorHAnsi"/>
          <w:lang w:val="en-GB" w:eastAsia="en-US"/>
        </w:rPr>
        <w:t xml:space="preserve"> </w:t>
      </w:r>
      <w:r w:rsidR="00D21A35" w:rsidRPr="002B51FC">
        <w:rPr>
          <w:rFonts w:eastAsiaTheme="minorHAnsi"/>
          <w:lang w:val="en-GB" w:eastAsia="en-US"/>
        </w:rPr>
        <w:t xml:space="preserve">control </w:t>
      </w:r>
      <w:r w:rsidR="00E40BC9">
        <w:rPr>
          <w:rFonts w:eastAsiaTheme="minorHAnsi"/>
          <w:lang w:val="en-GB" w:eastAsia="en-US"/>
        </w:rPr>
        <w:t xml:space="preserve">are </w:t>
      </w:r>
      <w:r w:rsidR="00196B26">
        <w:rPr>
          <w:rFonts w:eastAsiaTheme="minorHAnsi"/>
          <w:lang w:val="en-GB" w:eastAsia="en-US"/>
        </w:rPr>
        <w:t xml:space="preserve">described </w:t>
      </w:r>
      <w:r w:rsidR="00E40BC9">
        <w:rPr>
          <w:rFonts w:eastAsiaTheme="minorHAnsi"/>
          <w:lang w:val="en-GB" w:eastAsia="en-US"/>
        </w:rPr>
        <w:t xml:space="preserve">by </w:t>
      </w:r>
      <w:r w:rsidR="00D21A35" w:rsidRPr="002B51FC">
        <w:rPr>
          <w:rFonts w:eastAsiaTheme="minorHAnsi"/>
          <w:lang w:val="en-GB" w:eastAsia="en-US"/>
        </w:rPr>
        <w:t>Markov decision processes</w:t>
      </w:r>
      <w:r w:rsidR="00E40BC9">
        <w:rPr>
          <w:rFonts w:eastAsiaTheme="minorHAnsi"/>
          <w:lang w:val="en-GB" w:eastAsia="en-US"/>
        </w:rPr>
        <w:t xml:space="preserve">, it is the </w:t>
      </w:r>
      <w:r w:rsidR="00D21A35" w:rsidRPr="002B51FC">
        <w:rPr>
          <w:rFonts w:eastAsiaTheme="minorHAnsi"/>
          <w:lang w:val="en-GB" w:eastAsia="en-US"/>
        </w:rPr>
        <w:t xml:space="preserve">idea </w:t>
      </w:r>
      <w:r w:rsidR="00E40BC9">
        <w:rPr>
          <w:rFonts w:eastAsiaTheme="minorHAnsi"/>
          <w:lang w:val="en-GB" w:eastAsia="en-US"/>
        </w:rPr>
        <w:lastRenderedPageBreak/>
        <w:t xml:space="preserve">of capturing </w:t>
      </w:r>
      <w:r w:rsidR="00D21A35" w:rsidRPr="002B51FC">
        <w:rPr>
          <w:rFonts w:eastAsiaTheme="minorHAnsi"/>
          <w:lang w:val="en-GB" w:eastAsia="en-US"/>
        </w:rPr>
        <w:t xml:space="preserve">the most important </w:t>
      </w:r>
      <w:r w:rsidR="00E40BC9">
        <w:rPr>
          <w:rFonts w:eastAsiaTheme="minorHAnsi"/>
          <w:lang w:val="en-GB" w:eastAsia="en-US"/>
        </w:rPr>
        <w:t xml:space="preserve">features </w:t>
      </w:r>
      <w:r w:rsidR="00D21A35" w:rsidRPr="002B51FC">
        <w:rPr>
          <w:rFonts w:eastAsiaTheme="minorHAnsi"/>
          <w:lang w:val="en-GB" w:eastAsia="en-US"/>
        </w:rPr>
        <w:t xml:space="preserve">of real problem </w:t>
      </w:r>
      <w:r w:rsidR="00E40BC9">
        <w:rPr>
          <w:rFonts w:eastAsiaTheme="minorHAnsi"/>
          <w:lang w:val="en-GB" w:eastAsia="en-US"/>
        </w:rPr>
        <w:t xml:space="preserve">for </w:t>
      </w:r>
      <w:r w:rsidR="00D21A35" w:rsidRPr="002B51FC">
        <w:rPr>
          <w:rFonts w:eastAsiaTheme="minorHAnsi"/>
          <w:lang w:val="en-GB" w:eastAsia="en-US"/>
        </w:rPr>
        <w:t>a learning agent</w:t>
      </w:r>
      <w:r w:rsidR="00E40BC9">
        <w:rPr>
          <w:rFonts w:eastAsiaTheme="minorHAnsi"/>
          <w:lang w:val="en-GB" w:eastAsia="en-US"/>
        </w:rPr>
        <w:t xml:space="preserve"> which</w:t>
      </w:r>
      <w:r w:rsidR="00D21A35" w:rsidRPr="002B51FC">
        <w:rPr>
          <w:rFonts w:eastAsiaTheme="minorHAnsi"/>
          <w:lang w:val="en-GB" w:eastAsia="en-US"/>
        </w:rPr>
        <w:t xml:space="preserve"> </w:t>
      </w:r>
      <w:r w:rsidR="00E40BC9">
        <w:rPr>
          <w:rFonts w:eastAsiaTheme="minorHAnsi"/>
          <w:lang w:val="en-GB" w:eastAsia="en-US"/>
        </w:rPr>
        <w:t xml:space="preserve">interacts </w:t>
      </w:r>
      <w:r w:rsidR="00D21A35" w:rsidRPr="002B51FC">
        <w:rPr>
          <w:rFonts w:eastAsiaTheme="minorHAnsi"/>
          <w:lang w:val="en-GB" w:eastAsia="en-US"/>
        </w:rPr>
        <w:t xml:space="preserve">with </w:t>
      </w:r>
      <w:r w:rsidR="00E40BC9">
        <w:rPr>
          <w:rFonts w:eastAsiaTheme="minorHAnsi"/>
          <w:lang w:val="en-GB" w:eastAsia="en-US"/>
        </w:rPr>
        <w:t xml:space="preserve">the </w:t>
      </w:r>
      <w:r w:rsidR="00D21A35" w:rsidRPr="002B51FC">
        <w:rPr>
          <w:rFonts w:eastAsiaTheme="minorHAnsi"/>
          <w:lang w:val="en-GB" w:eastAsia="en-US"/>
        </w:rPr>
        <w:t xml:space="preserve">environment </w:t>
      </w:r>
      <w:r w:rsidR="00E40BC9">
        <w:rPr>
          <w:rFonts w:eastAsiaTheme="minorHAnsi"/>
          <w:lang w:val="en-GB" w:eastAsia="en-US"/>
        </w:rPr>
        <w:t xml:space="preserve">in order </w:t>
      </w:r>
      <w:r w:rsidR="00E40BC9" w:rsidRPr="002B51FC">
        <w:rPr>
          <w:rFonts w:eastAsiaTheme="minorHAnsi"/>
          <w:lang w:val="en-GB" w:eastAsia="en-US"/>
        </w:rPr>
        <w:t>to</w:t>
      </w:r>
      <w:r w:rsidR="00E40BC9">
        <w:rPr>
          <w:rFonts w:eastAsiaTheme="minorHAnsi"/>
          <w:lang w:val="en-GB" w:eastAsia="en-US"/>
        </w:rPr>
        <w:t xml:space="preserve"> </w:t>
      </w:r>
      <w:r w:rsidR="00D21A35" w:rsidRPr="002B51FC">
        <w:rPr>
          <w:rFonts w:eastAsiaTheme="minorHAnsi"/>
          <w:lang w:val="en-GB" w:eastAsia="en-US"/>
        </w:rPr>
        <w:t xml:space="preserve">achieve </w:t>
      </w:r>
      <w:r w:rsidR="00E40BC9">
        <w:rPr>
          <w:rFonts w:eastAsiaTheme="minorHAnsi"/>
          <w:lang w:val="en-GB" w:eastAsia="en-US"/>
        </w:rPr>
        <w:t xml:space="preserve">the </w:t>
      </w:r>
      <w:r w:rsidR="00D21A35" w:rsidRPr="002B51FC">
        <w:rPr>
          <w:rFonts w:eastAsiaTheme="minorHAnsi"/>
          <w:lang w:val="en-GB" w:eastAsia="en-US"/>
        </w:rPr>
        <w:t xml:space="preserve">goal. </w:t>
      </w:r>
      <w:r w:rsidR="005F28B3">
        <w:rPr>
          <w:rFonts w:eastAsiaTheme="minorHAnsi"/>
          <w:lang w:val="en-GB" w:eastAsia="en-US"/>
        </w:rPr>
        <w:t>S</w:t>
      </w:r>
      <w:r w:rsidR="00D21A35" w:rsidRPr="002B51FC">
        <w:rPr>
          <w:rFonts w:eastAsiaTheme="minorHAnsi"/>
          <w:lang w:val="en-GB" w:eastAsia="en-US"/>
        </w:rPr>
        <w:t xml:space="preserve">uch agent </w:t>
      </w:r>
      <w:r w:rsidR="005F28B3">
        <w:rPr>
          <w:rFonts w:eastAsiaTheme="minorHAnsi"/>
          <w:lang w:val="en-GB" w:eastAsia="en-US"/>
        </w:rPr>
        <w:t xml:space="preserve">have to </w:t>
      </w:r>
      <w:r w:rsidR="00D21A35" w:rsidRPr="002B51FC">
        <w:rPr>
          <w:rFonts w:eastAsiaTheme="minorHAnsi"/>
          <w:lang w:val="en-GB" w:eastAsia="en-US"/>
        </w:rPr>
        <w:t xml:space="preserve">be able to </w:t>
      </w:r>
      <w:r w:rsidR="005F28B3">
        <w:rPr>
          <w:rFonts w:eastAsiaTheme="minorHAnsi"/>
          <w:lang w:val="en-GB" w:eastAsia="en-US"/>
        </w:rPr>
        <w:t xml:space="preserve">feel </w:t>
      </w:r>
      <w:r w:rsidR="00D21A35" w:rsidRPr="002B51FC">
        <w:rPr>
          <w:rFonts w:eastAsiaTheme="minorHAnsi"/>
          <w:lang w:val="en-GB" w:eastAsia="en-US"/>
        </w:rPr>
        <w:t xml:space="preserve">the state of environment to some </w:t>
      </w:r>
      <w:r w:rsidR="005F28B3">
        <w:rPr>
          <w:rFonts w:eastAsiaTheme="minorHAnsi"/>
          <w:lang w:val="en-GB" w:eastAsia="en-US"/>
        </w:rPr>
        <w:t xml:space="preserve">degree </w:t>
      </w:r>
      <w:r w:rsidR="00D21A35" w:rsidRPr="002B51FC">
        <w:rPr>
          <w:rFonts w:eastAsiaTheme="minorHAnsi"/>
          <w:lang w:val="en-GB" w:eastAsia="en-US"/>
        </w:rPr>
        <w:t xml:space="preserve">and </w:t>
      </w:r>
      <w:r w:rsidR="005F28B3">
        <w:rPr>
          <w:rFonts w:eastAsiaTheme="minorHAnsi"/>
          <w:lang w:val="en-GB" w:eastAsia="en-US"/>
        </w:rPr>
        <w:t xml:space="preserve">should </w:t>
      </w:r>
      <w:r w:rsidR="00D21A35" w:rsidRPr="002B51FC">
        <w:rPr>
          <w:rFonts w:eastAsiaTheme="minorHAnsi"/>
          <w:lang w:val="en-GB" w:eastAsia="en-US"/>
        </w:rPr>
        <w:t xml:space="preserve">be able </w:t>
      </w:r>
      <w:r w:rsidR="005F28B3">
        <w:rPr>
          <w:rFonts w:eastAsiaTheme="minorHAnsi"/>
          <w:lang w:val="en-GB" w:eastAsia="en-US"/>
        </w:rPr>
        <w:t xml:space="preserve">of taking </w:t>
      </w:r>
      <w:r w:rsidR="00D21A35" w:rsidRPr="002B51FC">
        <w:rPr>
          <w:rFonts w:eastAsiaTheme="minorHAnsi"/>
          <w:lang w:val="en-GB" w:eastAsia="en-US"/>
        </w:rPr>
        <w:t xml:space="preserve">actions </w:t>
      </w:r>
      <w:r w:rsidR="005F28B3">
        <w:rPr>
          <w:rFonts w:eastAsiaTheme="minorHAnsi"/>
          <w:lang w:val="en-GB" w:eastAsia="en-US"/>
        </w:rPr>
        <w:t xml:space="preserve">which </w:t>
      </w:r>
      <w:r w:rsidR="00D21A35" w:rsidRPr="002B51FC">
        <w:rPr>
          <w:rFonts w:eastAsiaTheme="minorHAnsi"/>
          <w:lang w:val="en-GB" w:eastAsia="en-US"/>
        </w:rPr>
        <w:t>a</w:t>
      </w:r>
      <w:r w:rsidR="001264E9">
        <w:rPr>
          <w:rFonts w:eastAsiaTheme="minorHAnsi"/>
          <w:lang w:val="en-GB" w:eastAsia="en-US"/>
        </w:rPr>
        <w:t>ff</w:t>
      </w:r>
      <w:r w:rsidR="00D21A35" w:rsidRPr="002B51FC">
        <w:rPr>
          <w:rFonts w:eastAsiaTheme="minorHAnsi"/>
          <w:lang w:val="en-GB" w:eastAsia="en-US"/>
        </w:rPr>
        <w:t>ect the state. The agent must</w:t>
      </w:r>
      <w:r w:rsidR="001264E9">
        <w:rPr>
          <w:rFonts w:eastAsiaTheme="minorHAnsi"/>
          <w:lang w:val="en-GB" w:eastAsia="en-US"/>
        </w:rPr>
        <w:t xml:space="preserve"> </w:t>
      </w:r>
      <w:r w:rsidR="005F28B3">
        <w:rPr>
          <w:rFonts w:eastAsiaTheme="minorHAnsi"/>
          <w:lang w:val="en-GB" w:eastAsia="en-US"/>
        </w:rPr>
        <w:t xml:space="preserve">as well </w:t>
      </w:r>
      <w:r w:rsidR="00D21A35" w:rsidRPr="002B51FC">
        <w:rPr>
          <w:rFonts w:eastAsiaTheme="minorHAnsi"/>
          <w:lang w:val="en-GB" w:eastAsia="en-US"/>
        </w:rPr>
        <w:t xml:space="preserve">have goals </w:t>
      </w:r>
      <w:r w:rsidR="005F28B3">
        <w:rPr>
          <w:rFonts w:eastAsiaTheme="minorHAnsi"/>
          <w:lang w:val="en-GB" w:eastAsia="en-US"/>
        </w:rPr>
        <w:t xml:space="preserve">related </w:t>
      </w:r>
      <w:r w:rsidR="00D21A35" w:rsidRPr="002B51FC">
        <w:rPr>
          <w:rFonts w:eastAsiaTheme="minorHAnsi"/>
          <w:lang w:val="en-GB" w:eastAsia="en-US"/>
        </w:rPr>
        <w:t xml:space="preserve">to the state of environment. </w:t>
      </w:r>
      <w:r w:rsidR="005F28B3">
        <w:rPr>
          <w:rFonts w:eastAsiaTheme="minorHAnsi"/>
          <w:lang w:val="en-GB" w:eastAsia="en-US"/>
        </w:rPr>
        <w:t>Generally, three aspects are included</w:t>
      </w:r>
      <w:r w:rsidR="001264E9">
        <w:rPr>
          <w:rFonts w:eastAsiaTheme="minorHAnsi"/>
          <w:lang w:val="en-GB" w:eastAsia="en-US"/>
        </w:rPr>
        <w:t>:</w:t>
      </w:r>
      <w:r w:rsidR="005F28B3">
        <w:rPr>
          <w:rFonts w:eastAsiaTheme="minorHAnsi"/>
          <w:lang w:val="en-GB" w:eastAsia="en-US"/>
        </w:rPr>
        <w:t xml:space="preserve"> </w:t>
      </w:r>
      <w:r w:rsidR="00D21A35" w:rsidRPr="002B51FC">
        <w:rPr>
          <w:rFonts w:eastAsiaTheme="minorHAnsi"/>
          <w:lang w:val="en-GB" w:eastAsia="en-US"/>
        </w:rPr>
        <w:t xml:space="preserve">action, </w:t>
      </w:r>
      <w:r w:rsidR="005F28B3" w:rsidRPr="002B51FC">
        <w:rPr>
          <w:rFonts w:eastAsiaTheme="minorHAnsi"/>
          <w:lang w:val="en-GB" w:eastAsia="en-US"/>
        </w:rPr>
        <w:t>goal</w:t>
      </w:r>
      <w:r w:rsidR="005F28B3">
        <w:rPr>
          <w:rFonts w:eastAsiaTheme="minorHAnsi"/>
          <w:lang w:val="en-GB" w:eastAsia="en-US"/>
        </w:rPr>
        <w:t xml:space="preserve"> and </w:t>
      </w:r>
      <w:r w:rsidR="005F28B3" w:rsidRPr="002B51FC">
        <w:rPr>
          <w:rFonts w:eastAsiaTheme="minorHAnsi"/>
          <w:lang w:val="en-GB" w:eastAsia="en-US"/>
        </w:rPr>
        <w:t xml:space="preserve">sensation </w:t>
      </w:r>
      <w:r w:rsidR="00D21A35" w:rsidRPr="002B51FC">
        <w:rPr>
          <w:rFonts w:eastAsiaTheme="minorHAnsi"/>
          <w:lang w:val="en-GB" w:eastAsia="en-US"/>
        </w:rPr>
        <w:t>in</w:t>
      </w:r>
      <w:r w:rsidR="001264E9">
        <w:rPr>
          <w:rFonts w:eastAsiaTheme="minorHAnsi"/>
          <w:lang w:val="en-GB" w:eastAsia="en-US"/>
        </w:rPr>
        <w:t xml:space="preserve"> </w:t>
      </w:r>
      <w:r w:rsidR="005F28B3">
        <w:rPr>
          <w:rFonts w:eastAsiaTheme="minorHAnsi"/>
          <w:lang w:val="en-GB" w:eastAsia="en-US"/>
        </w:rPr>
        <w:t xml:space="preserve">the </w:t>
      </w:r>
      <w:r w:rsidR="00D21A35" w:rsidRPr="002B51FC">
        <w:rPr>
          <w:rFonts w:eastAsiaTheme="minorHAnsi"/>
          <w:lang w:val="en-GB" w:eastAsia="en-US"/>
        </w:rPr>
        <w:t>simplest</w:t>
      </w:r>
      <w:r w:rsidR="00091D31">
        <w:rPr>
          <w:rFonts w:eastAsiaTheme="minorHAnsi"/>
          <w:lang w:val="en-GB" w:eastAsia="en-US"/>
        </w:rPr>
        <w:t xml:space="preserve"> </w:t>
      </w:r>
      <w:r w:rsidR="00D21A35" w:rsidRPr="002B51FC">
        <w:rPr>
          <w:rFonts w:eastAsiaTheme="minorHAnsi"/>
          <w:lang w:val="en-GB" w:eastAsia="en-US"/>
        </w:rPr>
        <w:t xml:space="preserve">forms without </w:t>
      </w:r>
      <w:r w:rsidR="005F28B3">
        <w:rPr>
          <w:rFonts w:eastAsiaTheme="minorHAnsi"/>
          <w:lang w:val="en-GB" w:eastAsia="en-US"/>
        </w:rPr>
        <w:t xml:space="preserve">generalizing </w:t>
      </w:r>
      <w:r w:rsidR="00D21A35" w:rsidRPr="002B51FC">
        <w:rPr>
          <w:rFonts w:eastAsiaTheme="minorHAnsi"/>
          <w:lang w:val="en-GB" w:eastAsia="en-US"/>
        </w:rPr>
        <w:t>any of them.</w:t>
      </w:r>
      <w:r w:rsidR="001264E9">
        <w:rPr>
          <w:rFonts w:eastAsiaTheme="minorHAnsi"/>
          <w:lang w:val="en-GB" w:eastAsia="en-US"/>
        </w:rPr>
        <w:t xml:space="preserve"> </w:t>
      </w:r>
      <w:r w:rsidR="00D21A35" w:rsidRPr="002B51FC">
        <w:rPr>
          <w:rFonts w:eastAsiaTheme="minorHAnsi"/>
          <w:lang w:val="en-GB" w:eastAsia="en-US"/>
        </w:rPr>
        <w:t xml:space="preserve">Any </w:t>
      </w:r>
      <w:r w:rsidR="005F28B3">
        <w:rPr>
          <w:rFonts w:eastAsiaTheme="minorHAnsi"/>
          <w:lang w:val="en-GB" w:eastAsia="en-US"/>
        </w:rPr>
        <w:t xml:space="preserve">good </w:t>
      </w:r>
      <w:r w:rsidR="00D21A35" w:rsidRPr="002B51FC">
        <w:rPr>
          <w:rFonts w:eastAsiaTheme="minorHAnsi"/>
          <w:lang w:val="en-GB" w:eastAsia="en-US"/>
        </w:rPr>
        <w:t xml:space="preserve">method </w:t>
      </w:r>
      <w:r w:rsidR="005F28B3">
        <w:rPr>
          <w:rFonts w:eastAsiaTheme="minorHAnsi"/>
          <w:lang w:val="en-GB" w:eastAsia="en-US"/>
        </w:rPr>
        <w:t xml:space="preserve">which is suitable to </w:t>
      </w:r>
      <w:r w:rsidR="00D21A35" w:rsidRPr="002B51FC">
        <w:rPr>
          <w:rFonts w:eastAsiaTheme="minorHAnsi"/>
          <w:lang w:val="en-GB" w:eastAsia="en-US"/>
        </w:rPr>
        <w:t>solv</w:t>
      </w:r>
      <w:r w:rsidR="005F28B3">
        <w:rPr>
          <w:rFonts w:eastAsiaTheme="minorHAnsi"/>
          <w:lang w:val="en-GB" w:eastAsia="en-US"/>
        </w:rPr>
        <w:t>e</w:t>
      </w:r>
      <w:r w:rsidR="00D21A35" w:rsidRPr="002B51FC">
        <w:rPr>
          <w:rFonts w:eastAsiaTheme="minorHAnsi"/>
          <w:lang w:val="en-GB" w:eastAsia="en-US"/>
        </w:rPr>
        <w:t xml:space="preserve"> this </w:t>
      </w:r>
      <w:r w:rsidR="005F28B3">
        <w:rPr>
          <w:rFonts w:eastAsiaTheme="minorHAnsi"/>
          <w:lang w:val="en-GB" w:eastAsia="en-US"/>
        </w:rPr>
        <w:t xml:space="preserve">type </w:t>
      </w:r>
      <w:r w:rsidR="00D21A35" w:rsidRPr="002B51FC">
        <w:rPr>
          <w:rFonts w:eastAsiaTheme="minorHAnsi"/>
          <w:lang w:val="en-GB" w:eastAsia="en-US"/>
        </w:rPr>
        <w:t xml:space="preserve">of problem </w:t>
      </w:r>
      <w:r w:rsidR="005F28B3">
        <w:rPr>
          <w:rFonts w:eastAsiaTheme="minorHAnsi"/>
          <w:lang w:val="en-GB" w:eastAsia="en-US"/>
        </w:rPr>
        <w:t xml:space="preserve">is </w:t>
      </w:r>
      <w:r w:rsidR="00D21A35" w:rsidRPr="002B51FC">
        <w:rPr>
          <w:rFonts w:eastAsiaTheme="minorHAnsi"/>
          <w:lang w:val="en-GB" w:eastAsia="en-US"/>
        </w:rPr>
        <w:t>consider</w:t>
      </w:r>
      <w:r w:rsidR="005F28B3">
        <w:rPr>
          <w:rFonts w:eastAsiaTheme="minorHAnsi"/>
          <w:lang w:val="en-GB" w:eastAsia="en-US"/>
        </w:rPr>
        <w:t>ed</w:t>
      </w:r>
      <w:r w:rsidR="001264E9">
        <w:rPr>
          <w:rFonts w:eastAsiaTheme="minorHAnsi"/>
          <w:lang w:val="en-GB" w:eastAsia="en-US"/>
        </w:rPr>
        <w:t xml:space="preserve"> </w:t>
      </w:r>
      <w:r w:rsidR="00D21A35" w:rsidRPr="002B51FC">
        <w:rPr>
          <w:rFonts w:eastAsiaTheme="minorHAnsi"/>
          <w:lang w:val="en-GB" w:eastAsia="en-US"/>
        </w:rPr>
        <w:t xml:space="preserve">to be a </w:t>
      </w:r>
      <w:r w:rsidR="005F28B3">
        <w:rPr>
          <w:rFonts w:eastAsiaTheme="minorHAnsi"/>
          <w:lang w:val="en-GB" w:eastAsia="en-US"/>
        </w:rPr>
        <w:t>RL</w:t>
      </w:r>
      <w:r w:rsidR="00D21A35" w:rsidRPr="002B51FC">
        <w:rPr>
          <w:rFonts w:eastAsiaTheme="minorHAnsi"/>
          <w:lang w:val="en-GB" w:eastAsia="en-US"/>
        </w:rPr>
        <w:t xml:space="preserve"> method. </w:t>
      </w:r>
      <w:r w:rsidR="005F28B3">
        <w:rPr>
          <w:rFonts w:eastAsiaTheme="minorHAnsi"/>
          <w:lang w:val="en-GB" w:eastAsia="en-US"/>
        </w:rPr>
        <w:t>RL</w:t>
      </w:r>
      <w:r w:rsidR="00D21A35" w:rsidRPr="002B51FC">
        <w:rPr>
          <w:rFonts w:eastAsiaTheme="minorHAnsi"/>
          <w:lang w:val="en-GB" w:eastAsia="en-US"/>
        </w:rPr>
        <w:t xml:space="preserve"> </w:t>
      </w:r>
      <w:r w:rsidR="005F28B3">
        <w:rPr>
          <w:rFonts w:eastAsiaTheme="minorHAnsi"/>
          <w:lang w:val="en-GB" w:eastAsia="en-US"/>
        </w:rPr>
        <w:t xml:space="preserve">differs a lot </w:t>
      </w:r>
      <w:r w:rsidR="00D21A35" w:rsidRPr="002B51FC">
        <w:rPr>
          <w:rFonts w:eastAsiaTheme="minorHAnsi"/>
          <w:lang w:val="en-GB" w:eastAsia="en-US"/>
        </w:rPr>
        <w:t xml:space="preserve">from supervised learning, the </w:t>
      </w:r>
      <w:r w:rsidR="005F28B3">
        <w:rPr>
          <w:rFonts w:eastAsiaTheme="minorHAnsi"/>
          <w:lang w:val="en-GB" w:eastAsia="en-US"/>
        </w:rPr>
        <w:t xml:space="preserve">type </w:t>
      </w:r>
      <w:r w:rsidR="00D21A35" w:rsidRPr="002B51FC">
        <w:rPr>
          <w:rFonts w:eastAsiaTheme="minorHAnsi"/>
          <w:lang w:val="en-GB" w:eastAsia="en-US"/>
        </w:rPr>
        <w:t xml:space="preserve">of learning </w:t>
      </w:r>
      <w:r w:rsidR="005F28B3">
        <w:rPr>
          <w:rFonts w:eastAsiaTheme="minorHAnsi"/>
          <w:lang w:val="en-GB" w:eastAsia="en-US"/>
        </w:rPr>
        <w:t xml:space="preserve">which is </w:t>
      </w:r>
      <w:r w:rsidR="00D21A35" w:rsidRPr="002B51FC">
        <w:rPr>
          <w:rFonts w:eastAsiaTheme="minorHAnsi"/>
          <w:lang w:val="en-GB" w:eastAsia="en-US"/>
        </w:rPr>
        <w:t xml:space="preserve">studied in </w:t>
      </w:r>
      <w:r w:rsidR="005F28B3">
        <w:rPr>
          <w:rFonts w:eastAsiaTheme="minorHAnsi"/>
          <w:lang w:val="en-GB" w:eastAsia="en-US"/>
        </w:rPr>
        <w:t xml:space="preserve">the </w:t>
      </w:r>
      <w:r w:rsidR="00D21A35" w:rsidRPr="002B51FC">
        <w:rPr>
          <w:rFonts w:eastAsiaTheme="minorHAnsi"/>
          <w:lang w:val="en-GB" w:eastAsia="en-US"/>
        </w:rPr>
        <w:t>most current research</w:t>
      </w:r>
      <w:r w:rsidR="005F28B3">
        <w:rPr>
          <w:rFonts w:eastAsiaTheme="minorHAnsi"/>
          <w:lang w:val="en-GB" w:eastAsia="en-US"/>
        </w:rPr>
        <w:t>es</w:t>
      </w:r>
      <w:r w:rsidR="001264E9">
        <w:rPr>
          <w:rFonts w:eastAsiaTheme="minorHAnsi"/>
          <w:lang w:val="en-GB" w:eastAsia="en-US"/>
        </w:rPr>
        <w:t xml:space="preserve"> </w:t>
      </w:r>
      <w:r w:rsidR="00D21A35" w:rsidRPr="002B51FC">
        <w:rPr>
          <w:rFonts w:eastAsiaTheme="minorHAnsi"/>
          <w:lang w:val="en-GB" w:eastAsia="en-US"/>
        </w:rPr>
        <w:t xml:space="preserve">in </w:t>
      </w:r>
      <w:r w:rsidR="005F28B3">
        <w:rPr>
          <w:rFonts w:eastAsiaTheme="minorHAnsi"/>
          <w:lang w:val="en-GB" w:eastAsia="en-US"/>
        </w:rPr>
        <w:t xml:space="preserve">the </w:t>
      </w:r>
      <w:r w:rsidR="001264E9">
        <w:rPr>
          <w:rFonts w:eastAsiaTheme="minorHAnsi"/>
          <w:lang w:val="en-GB" w:eastAsia="en-US"/>
        </w:rPr>
        <w:t>fi</w:t>
      </w:r>
      <w:r w:rsidR="00D21A35" w:rsidRPr="002B51FC">
        <w:rPr>
          <w:rFonts w:eastAsiaTheme="minorHAnsi"/>
          <w:lang w:val="en-GB" w:eastAsia="en-US"/>
        </w:rPr>
        <w:t xml:space="preserve">eld of </w:t>
      </w:r>
      <w:r w:rsidR="005F28B3">
        <w:rPr>
          <w:rFonts w:eastAsiaTheme="minorHAnsi"/>
          <w:lang w:val="en-GB" w:eastAsia="en-US"/>
        </w:rPr>
        <w:t>ML</w:t>
      </w:r>
      <w:r w:rsidR="00D21A35" w:rsidRPr="002B51FC">
        <w:rPr>
          <w:rFonts w:eastAsiaTheme="minorHAnsi"/>
          <w:lang w:val="en-GB" w:eastAsia="en-US"/>
        </w:rPr>
        <w:t xml:space="preserve">. </w:t>
      </w:r>
      <w:r w:rsidR="000D0A60">
        <w:rPr>
          <w:rFonts w:eastAsiaTheme="minorHAnsi"/>
          <w:lang w:val="en-GB" w:eastAsia="en-US"/>
        </w:rPr>
        <w:t>RL</w:t>
      </w:r>
      <w:r w:rsidR="00D21A35" w:rsidRPr="002B51FC">
        <w:rPr>
          <w:rFonts w:eastAsiaTheme="minorHAnsi"/>
          <w:lang w:val="en-GB" w:eastAsia="en-US"/>
        </w:rPr>
        <w:t xml:space="preserve"> also di</w:t>
      </w:r>
      <w:r w:rsidR="002F4619">
        <w:rPr>
          <w:rFonts w:eastAsiaTheme="minorHAnsi"/>
          <w:lang w:val="en-GB" w:eastAsia="en-US"/>
        </w:rPr>
        <w:t>ff</w:t>
      </w:r>
      <w:r w:rsidR="00D21A35" w:rsidRPr="002B51FC">
        <w:rPr>
          <w:rFonts w:eastAsiaTheme="minorHAnsi"/>
          <w:lang w:val="en-GB" w:eastAsia="en-US"/>
        </w:rPr>
        <w:t>er</w:t>
      </w:r>
      <w:r w:rsidR="000D0A60">
        <w:rPr>
          <w:rFonts w:eastAsiaTheme="minorHAnsi"/>
          <w:lang w:val="en-GB" w:eastAsia="en-US"/>
        </w:rPr>
        <w:t>s</w:t>
      </w:r>
      <w:r w:rsidR="00D21A35" w:rsidRPr="002B51FC">
        <w:rPr>
          <w:rFonts w:eastAsiaTheme="minorHAnsi"/>
          <w:lang w:val="en-GB" w:eastAsia="en-US"/>
        </w:rPr>
        <w:t xml:space="preserve"> from what </w:t>
      </w:r>
      <w:r w:rsidR="000D0A60">
        <w:rPr>
          <w:rFonts w:eastAsiaTheme="minorHAnsi"/>
          <w:lang w:val="en-GB" w:eastAsia="en-US"/>
        </w:rPr>
        <w:t xml:space="preserve">ML </w:t>
      </w:r>
      <w:r w:rsidR="00D21A35" w:rsidRPr="002B51FC">
        <w:rPr>
          <w:rFonts w:eastAsiaTheme="minorHAnsi"/>
          <w:lang w:val="en-GB" w:eastAsia="en-US"/>
        </w:rPr>
        <w:t>researchers</w:t>
      </w:r>
      <w:r w:rsidR="002F4619">
        <w:rPr>
          <w:rFonts w:eastAsiaTheme="minorHAnsi"/>
          <w:lang w:val="en-GB" w:eastAsia="en-US"/>
        </w:rPr>
        <w:t xml:space="preserve"> </w:t>
      </w:r>
      <w:r w:rsidR="000D0A60">
        <w:rPr>
          <w:rFonts w:eastAsiaTheme="minorHAnsi"/>
          <w:lang w:val="en-GB" w:eastAsia="en-US"/>
        </w:rPr>
        <w:t xml:space="preserve">name </w:t>
      </w:r>
      <w:r w:rsidR="00D21A35" w:rsidRPr="002B51FC">
        <w:rPr>
          <w:rFonts w:eastAsiaTheme="minorHAnsi"/>
          <w:lang w:val="en-GB" w:eastAsia="en-US"/>
        </w:rPr>
        <w:t xml:space="preserve">unsupervised learning, which is </w:t>
      </w:r>
      <w:r w:rsidR="000D0A60">
        <w:rPr>
          <w:rFonts w:eastAsiaTheme="minorHAnsi"/>
          <w:lang w:val="en-GB" w:eastAsia="en-US"/>
        </w:rPr>
        <w:t>usually</w:t>
      </w:r>
      <w:r w:rsidR="00D21A35" w:rsidRPr="002B51FC">
        <w:rPr>
          <w:rFonts w:eastAsiaTheme="minorHAnsi"/>
          <w:lang w:val="en-GB" w:eastAsia="en-US"/>
        </w:rPr>
        <w:t xml:space="preserve"> </w:t>
      </w:r>
      <w:r w:rsidR="000D0A60">
        <w:rPr>
          <w:rFonts w:eastAsiaTheme="minorHAnsi"/>
          <w:lang w:val="en-GB" w:eastAsia="en-US"/>
        </w:rPr>
        <w:t xml:space="preserve">all </w:t>
      </w:r>
      <w:r w:rsidR="00D21A35" w:rsidRPr="002B51FC">
        <w:rPr>
          <w:rFonts w:eastAsiaTheme="minorHAnsi"/>
          <w:lang w:val="en-GB" w:eastAsia="en-US"/>
        </w:rPr>
        <w:t xml:space="preserve">about </w:t>
      </w:r>
      <w:r w:rsidR="000D0A60">
        <w:rPr>
          <w:rFonts w:eastAsiaTheme="minorHAnsi"/>
          <w:lang w:val="en-GB" w:eastAsia="en-US"/>
        </w:rPr>
        <w:t xml:space="preserve">looking for a </w:t>
      </w:r>
      <w:r w:rsidR="00D21A35" w:rsidRPr="002B51FC">
        <w:rPr>
          <w:rFonts w:eastAsiaTheme="minorHAnsi"/>
          <w:lang w:val="en-GB" w:eastAsia="en-US"/>
        </w:rPr>
        <w:t>structure</w:t>
      </w:r>
      <w:r w:rsidR="002F4619">
        <w:rPr>
          <w:rFonts w:eastAsiaTheme="minorHAnsi"/>
          <w:lang w:val="en-GB" w:eastAsia="en-US"/>
        </w:rPr>
        <w:t xml:space="preserve"> </w:t>
      </w:r>
      <w:r w:rsidR="00D21A35" w:rsidRPr="002B51FC">
        <w:rPr>
          <w:rFonts w:eastAsiaTheme="minorHAnsi"/>
          <w:lang w:val="en-GB" w:eastAsia="en-US"/>
        </w:rPr>
        <w:t>hidden in</w:t>
      </w:r>
      <w:r w:rsidR="000D0A60">
        <w:rPr>
          <w:rFonts w:eastAsiaTheme="minorHAnsi"/>
          <w:lang w:val="en-GB" w:eastAsia="en-US"/>
        </w:rPr>
        <w:t xml:space="preserve"> the</w:t>
      </w:r>
      <w:r w:rsidR="00D21A35" w:rsidRPr="002B51FC">
        <w:rPr>
          <w:rFonts w:eastAsiaTheme="minorHAnsi"/>
          <w:lang w:val="en-GB" w:eastAsia="en-US"/>
        </w:rPr>
        <w:t xml:space="preserve"> </w:t>
      </w:r>
      <w:r w:rsidR="000D0A60">
        <w:rPr>
          <w:rFonts w:eastAsiaTheme="minorHAnsi"/>
          <w:lang w:val="en-GB" w:eastAsia="en-US"/>
        </w:rPr>
        <w:t>unlabelled data collections</w:t>
      </w:r>
      <w:r w:rsidR="00D21A35" w:rsidRPr="002B51FC">
        <w:rPr>
          <w:rFonts w:eastAsiaTheme="minorHAnsi"/>
          <w:lang w:val="en-GB" w:eastAsia="en-US"/>
        </w:rPr>
        <w:t xml:space="preserve">. </w:t>
      </w:r>
    </w:p>
    <w:p w14:paraId="011CFBBA" w14:textId="77777777" w:rsidR="007F429D" w:rsidRDefault="007F429D" w:rsidP="00082F3D">
      <w:pPr>
        <w:autoSpaceDE w:val="0"/>
        <w:autoSpaceDN w:val="0"/>
        <w:adjustRightInd w:val="0"/>
        <w:spacing w:line="360" w:lineRule="auto"/>
        <w:jc w:val="both"/>
        <w:rPr>
          <w:rFonts w:eastAsiaTheme="minorHAnsi"/>
          <w:lang w:val="en-GB" w:eastAsia="en-US"/>
        </w:rPr>
      </w:pPr>
    </w:p>
    <w:p w14:paraId="596F8B06" w14:textId="59D33CFC" w:rsidR="00D21A3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The terms unsupervised learning</w:t>
      </w:r>
      <w:ins w:id="246" w:author="Олександр Романченко" w:date="2020-05-16T22:45:00Z">
        <w:r w:rsidR="00BE2954">
          <w:rPr>
            <w:rStyle w:val="FootnoteReference"/>
            <w:rFonts w:eastAsiaTheme="minorHAnsi"/>
            <w:lang w:val="en-GB" w:eastAsia="en-US"/>
          </w:rPr>
          <w:footnoteReference w:id="17"/>
        </w:r>
      </w:ins>
      <w:r w:rsidRPr="002B51FC">
        <w:rPr>
          <w:rFonts w:eastAsiaTheme="minorHAnsi"/>
          <w:lang w:val="en-GB" w:eastAsia="en-US"/>
        </w:rPr>
        <w:t xml:space="preserve"> </w:t>
      </w:r>
      <w:r w:rsidR="00877FDE">
        <w:rPr>
          <w:rFonts w:eastAsiaTheme="minorHAnsi"/>
          <w:lang w:val="en-GB" w:eastAsia="en-US"/>
        </w:rPr>
        <w:t xml:space="preserve">and </w:t>
      </w:r>
      <w:r w:rsidR="00877FDE" w:rsidRPr="002B51FC">
        <w:rPr>
          <w:rFonts w:eastAsiaTheme="minorHAnsi"/>
          <w:lang w:val="en-GB" w:eastAsia="en-US"/>
        </w:rPr>
        <w:t>supervised learning</w:t>
      </w:r>
      <w:r w:rsidR="00851ED6">
        <w:rPr>
          <w:rFonts w:eastAsiaTheme="minorHAnsi"/>
          <w:lang w:val="en-GB" w:eastAsia="en-US"/>
        </w:rPr>
        <w:t xml:space="preserve"> appear to</w:t>
      </w:r>
      <w:r w:rsidR="00877FDE" w:rsidRPr="002B51FC">
        <w:rPr>
          <w:rFonts w:eastAsiaTheme="minorHAnsi"/>
          <w:lang w:val="en-GB" w:eastAsia="en-US"/>
        </w:rPr>
        <w:t xml:space="preserve"> </w:t>
      </w:r>
      <w:r w:rsidRPr="002B51FC">
        <w:rPr>
          <w:rFonts w:eastAsiaTheme="minorHAnsi"/>
          <w:lang w:val="en-GB" w:eastAsia="en-US"/>
        </w:rPr>
        <w:t>classif</w:t>
      </w:r>
      <w:r w:rsidR="00877FDE">
        <w:rPr>
          <w:rFonts w:eastAsiaTheme="minorHAnsi"/>
          <w:lang w:val="en-GB" w:eastAsia="en-US"/>
        </w:rPr>
        <w:t>y</w:t>
      </w:r>
      <w:r w:rsidRPr="002B51FC">
        <w:rPr>
          <w:rFonts w:eastAsiaTheme="minorHAnsi"/>
          <w:lang w:val="en-GB" w:eastAsia="en-US"/>
        </w:rPr>
        <w:t xml:space="preserve"> </w:t>
      </w:r>
      <w:r w:rsidR="00877FDE">
        <w:rPr>
          <w:rFonts w:eastAsiaTheme="minorHAnsi"/>
          <w:lang w:val="en-GB" w:eastAsia="en-US"/>
        </w:rPr>
        <w:t>ML</w:t>
      </w:r>
      <w:r w:rsidR="002F4619">
        <w:rPr>
          <w:rFonts w:eastAsiaTheme="minorHAnsi"/>
          <w:lang w:val="en-GB" w:eastAsia="en-US"/>
        </w:rPr>
        <w:t xml:space="preserve"> </w:t>
      </w:r>
      <w:r w:rsidRPr="002B51FC">
        <w:rPr>
          <w:rFonts w:eastAsiaTheme="minorHAnsi"/>
          <w:lang w:val="en-GB" w:eastAsia="en-US"/>
        </w:rPr>
        <w:t xml:space="preserve">paradigms, but they </w:t>
      </w:r>
      <w:r w:rsidR="00851ED6">
        <w:rPr>
          <w:rFonts w:eastAsiaTheme="minorHAnsi"/>
          <w:lang w:val="en-GB" w:eastAsia="en-US"/>
        </w:rPr>
        <w:t xml:space="preserve">actually </w:t>
      </w:r>
      <w:r w:rsidRPr="002B51FC">
        <w:rPr>
          <w:rFonts w:eastAsiaTheme="minorHAnsi"/>
          <w:lang w:val="en-GB" w:eastAsia="en-US"/>
        </w:rPr>
        <w:t xml:space="preserve">do not. Although one might think of </w:t>
      </w:r>
      <w:r w:rsidR="006F3D81">
        <w:rPr>
          <w:rFonts w:eastAsiaTheme="minorHAnsi"/>
          <w:lang w:val="en-GB" w:eastAsia="en-US"/>
        </w:rPr>
        <w:t>RL</w:t>
      </w:r>
      <w:r w:rsidRPr="002B51FC">
        <w:rPr>
          <w:rFonts w:eastAsiaTheme="minorHAnsi"/>
          <w:lang w:val="en-GB" w:eastAsia="en-US"/>
        </w:rPr>
        <w:t xml:space="preserve"> as a </w:t>
      </w:r>
      <w:r w:rsidR="006F3D81">
        <w:rPr>
          <w:rFonts w:eastAsiaTheme="minorHAnsi"/>
          <w:lang w:val="en-GB" w:eastAsia="en-US"/>
        </w:rPr>
        <w:t>type</w:t>
      </w:r>
      <w:r w:rsidRPr="002B51FC">
        <w:rPr>
          <w:rFonts w:eastAsiaTheme="minorHAnsi"/>
          <w:lang w:val="en-GB" w:eastAsia="en-US"/>
        </w:rPr>
        <w:t xml:space="preserve"> of unsupervised learning </w:t>
      </w:r>
      <w:r w:rsidR="006F3D81">
        <w:rPr>
          <w:rFonts w:eastAsiaTheme="minorHAnsi"/>
          <w:lang w:val="en-GB" w:eastAsia="en-US"/>
        </w:rPr>
        <w:t xml:space="preserve">since </w:t>
      </w:r>
      <w:r w:rsidRPr="002B51FC">
        <w:rPr>
          <w:rFonts w:eastAsiaTheme="minorHAnsi"/>
          <w:lang w:val="en-GB" w:eastAsia="en-US"/>
        </w:rPr>
        <w:t xml:space="preserve">it </w:t>
      </w:r>
      <w:r w:rsidR="006F3D81">
        <w:rPr>
          <w:rFonts w:eastAsiaTheme="minorHAnsi"/>
          <w:lang w:val="en-GB" w:eastAsia="en-US"/>
        </w:rPr>
        <w:t xml:space="preserve">is not </w:t>
      </w:r>
      <w:r w:rsidRPr="002B51FC">
        <w:rPr>
          <w:rFonts w:eastAsiaTheme="minorHAnsi"/>
          <w:lang w:val="en-GB" w:eastAsia="en-US"/>
        </w:rPr>
        <w:t>rel</w:t>
      </w:r>
      <w:r w:rsidR="006F3D81">
        <w:rPr>
          <w:rFonts w:eastAsiaTheme="minorHAnsi"/>
          <w:lang w:val="en-GB" w:eastAsia="en-US"/>
        </w:rPr>
        <w:t>ying</w:t>
      </w:r>
      <w:r w:rsidR="002F4619">
        <w:rPr>
          <w:rFonts w:eastAsiaTheme="minorHAnsi"/>
          <w:lang w:val="en-GB" w:eastAsia="en-US"/>
        </w:rPr>
        <w:t xml:space="preserve"> </w:t>
      </w:r>
      <w:r w:rsidRPr="002B51FC">
        <w:rPr>
          <w:rFonts w:eastAsiaTheme="minorHAnsi"/>
          <w:lang w:val="en-GB" w:eastAsia="en-US"/>
        </w:rPr>
        <w:t xml:space="preserve">on </w:t>
      </w:r>
      <w:r w:rsidR="006F3D81">
        <w:rPr>
          <w:rFonts w:eastAsiaTheme="minorHAnsi"/>
          <w:lang w:val="en-GB" w:eastAsia="en-US"/>
        </w:rPr>
        <w:t xml:space="preserve">the </w:t>
      </w:r>
      <w:r w:rsidRPr="002B51FC">
        <w:rPr>
          <w:rFonts w:eastAsiaTheme="minorHAnsi"/>
          <w:lang w:val="en-GB" w:eastAsia="en-US"/>
        </w:rPr>
        <w:t xml:space="preserve">examples of correct </w:t>
      </w:r>
      <w:r w:rsidR="002F4619" w:rsidRPr="002B51FC">
        <w:rPr>
          <w:rFonts w:eastAsiaTheme="minorHAnsi"/>
          <w:lang w:val="en-GB" w:eastAsia="en-US"/>
        </w:rPr>
        <w:t>behaviour</w:t>
      </w:r>
      <w:r w:rsidRPr="002B51FC">
        <w:rPr>
          <w:rFonts w:eastAsiaTheme="minorHAnsi"/>
          <w:lang w:val="en-GB" w:eastAsia="en-US"/>
        </w:rPr>
        <w:t xml:space="preserve">, </w:t>
      </w:r>
      <w:r w:rsidR="006F3D81">
        <w:rPr>
          <w:rFonts w:eastAsiaTheme="minorHAnsi"/>
          <w:lang w:val="en-GB" w:eastAsia="en-US"/>
        </w:rPr>
        <w:t>RL</w:t>
      </w:r>
      <w:r w:rsidRPr="002B51FC">
        <w:rPr>
          <w:rFonts w:eastAsiaTheme="minorHAnsi"/>
          <w:lang w:val="en-GB" w:eastAsia="en-US"/>
        </w:rPr>
        <w:t xml:space="preserve"> tr</w:t>
      </w:r>
      <w:r w:rsidR="006F3D81">
        <w:rPr>
          <w:rFonts w:eastAsiaTheme="minorHAnsi"/>
          <w:lang w:val="en-GB" w:eastAsia="en-US"/>
        </w:rPr>
        <w:t>ies</w:t>
      </w:r>
      <w:r w:rsidRPr="002B51FC">
        <w:rPr>
          <w:rFonts w:eastAsiaTheme="minorHAnsi"/>
          <w:lang w:val="en-GB" w:eastAsia="en-US"/>
        </w:rPr>
        <w:t xml:space="preserve"> to maximize</w:t>
      </w:r>
      <w:r w:rsidR="004E6EF6">
        <w:rPr>
          <w:rFonts w:eastAsiaTheme="minorHAnsi"/>
          <w:lang w:val="en-GB" w:eastAsia="en-US"/>
        </w:rPr>
        <w:t xml:space="preserve"> </w:t>
      </w:r>
      <w:r w:rsidR="006F3D81">
        <w:rPr>
          <w:rFonts w:eastAsiaTheme="minorHAnsi"/>
          <w:lang w:val="en-GB" w:eastAsia="en-US"/>
        </w:rPr>
        <w:t>the</w:t>
      </w:r>
      <w:r w:rsidRPr="002B51FC">
        <w:rPr>
          <w:rFonts w:eastAsiaTheme="minorHAnsi"/>
          <w:lang w:val="en-GB" w:eastAsia="en-US"/>
        </w:rPr>
        <w:t xml:space="preserve"> reward instead of </w:t>
      </w:r>
      <w:r w:rsidR="006F3D81">
        <w:rPr>
          <w:rFonts w:eastAsiaTheme="minorHAnsi"/>
          <w:lang w:val="en-GB" w:eastAsia="en-US"/>
        </w:rPr>
        <w:t xml:space="preserve">looking for a </w:t>
      </w:r>
      <w:r w:rsidRPr="002B51FC">
        <w:rPr>
          <w:rFonts w:eastAsiaTheme="minorHAnsi"/>
          <w:lang w:val="en-GB" w:eastAsia="en-US"/>
        </w:rPr>
        <w:t>hidden structure. Uncovering structure</w:t>
      </w:r>
      <w:r w:rsidR="004E6EF6">
        <w:rPr>
          <w:rFonts w:eastAsiaTheme="minorHAnsi"/>
          <w:lang w:val="en-GB" w:eastAsia="en-US"/>
        </w:rPr>
        <w:t xml:space="preserve"> </w:t>
      </w:r>
      <w:r w:rsidRPr="002B51FC">
        <w:rPr>
          <w:rFonts w:eastAsiaTheme="minorHAnsi"/>
          <w:lang w:val="en-GB" w:eastAsia="en-US"/>
        </w:rPr>
        <w:t xml:space="preserve">in </w:t>
      </w:r>
      <w:r w:rsidR="006B6648">
        <w:rPr>
          <w:rFonts w:eastAsiaTheme="minorHAnsi"/>
          <w:lang w:val="en-GB" w:eastAsia="en-US"/>
        </w:rPr>
        <w:t xml:space="preserve">the </w:t>
      </w:r>
      <w:r w:rsidRPr="002B51FC">
        <w:rPr>
          <w:rFonts w:eastAsiaTheme="minorHAnsi"/>
          <w:lang w:val="en-GB" w:eastAsia="en-US"/>
        </w:rPr>
        <w:t xml:space="preserve">agent's experience </w:t>
      </w:r>
      <w:r w:rsidR="006B6648">
        <w:rPr>
          <w:rFonts w:eastAsiaTheme="minorHAnsi"/>
          <w:lang w:val="en-GB" w:eastAsia="en-US"/>
        </w:rPr>
        <w:t>may</w:t>
      </w:r>
      <w:r w:rsidRPr="002B51FC">
        <w:rPr>
          <w:rFonts w:eastAsiaTheme="minorHAnsi"/>
          <w:lang w:val="en-GB" w:eastAsia="en-US"/>
        </w:rPr>
        <w:t xml:space="preserve"> certainly be </w:t>
      </w:r>
      <w:r w:rsidR="006B6648">
        <w:rPr>
          <w:rFonts w:eastAsiaTheme="minorHAnsi"/>
          <w:lang w:val="en-GB" w:eastAsia="en-US"/>
        </w:rPr>
        <w:t xml:space="preserve">used </w:t>
      </w:r>
      <w:r w:rsidRPr="002B51FC">
        <w:rPr>
          <w:rFonts w:eastAsiaTheme="minorHAnsi"/>
          <w:lang w:val="en-GB" w:eastAsia="en-US"/>
        </w:rPr>
        <w:t xml:space="preserve">in </w:t>
      </w:r>
      <w:r w:rsidR="006B6648">
        <w:rPr>
          <w:rFonts w:eastAsiaTheme="minorHAnsi"/>
          <w:lang w:val="en-GB" w:eastAsia="en-US"/>
        </w:rPr>
        <w:t>RL</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but by </w:t>
      </w:r>
      <w:r w:rsidR="0013006D">
        <w:rPr>
          <w:rFonts w:eastAsiaTheme="minorHAnsi"/>
          <w:lang w:val="en-GB" w:eastAsia="en-US"/>
        </w:rPr>
        <w:t xml:space="preserve">isn’t </w:t>
      </w:r>
      <w:r w:rsidRPr="002B51FC">
        <w:rPr>
          <w:rFonts w:eastAsiaTheme="minorHAnsi"/>
          <w:lang w:val="en-GB" w:eastAsia="en-US"/>
        </w:rPr>
        <w:t>address</w:t>
      </w:r>
      <w:r w:rsidR="0013006D">
        <w:rPr>
          <w:rFonts w:eastAsiaTheme="minorHAnsi"/>
          <w:lang w:val="en-GB" w:eastAsia="en-US"/>
        </w:rPr>
        <w:t>ing</w:t>
      </w:r>
      <w:r w:rsidRPr="002B51FC">
        <w:rPr>
          <w:rFonts w:eastAsiaTheme="minorHAnsi"/>
          <w:lang w:val="en-GB" w:eastAsia="en-US"/>
        </w:rPr>
        <w:t xml:space="preserve"> the </w:t>
      </w:r>
      <w:r w:rsidR="0013006D">
        <w:rPr>
          <w:rFonts w:eastAsiaTheme="minorHAnsi"/>
          <w:lang w:val="en-GB" w:eastAsia="en-US"/>
        </w:rPr>
        <w:t>RL</w:t>
      </w:r>
      <w:r w:rsidRPr="002B51FC">
        <w:rPr>
          <w:rFonts w:eastAsiaTheme="minorHAnsi"/>
          <w:lang w:val="en-GB" w:eastAsia="en-US"/>
        </w:rPr>
        <w:t xml:space="preserve"> problem </w:t>
      </w:r>
      <w:r w:rsidR="00422FFD">
        <w:rPr>
          <w:rFonts w:eastAsiaTheme="minorHAnsi"/>
          <w:lang w:val="en-GB" w:eastAsia="en-US"/>
        </w:rPr>
        <w:t>–</w:t>
      </w:r>
      <w:r w:rsidR="004E6EF6">
        <w:rPr>
          <w:rFonts w:eastAsiaTheme="minorHAnsi"/>
          <w:lang w:val="en-GB" w:eastAsia="en-US"/>
        </w:rPr>
        <w:t xml:space="preserve"> </w:t>
      </w:r>
      <w:r w:rsidR="00422FFD">
        <w:rPr>
          <w:rFonts w:eastAsiaTheme="minorHAnsi"/>
          <w:lang w:val="en-GB" w:eastAsia="en-US"/>
        </w:rPr>
        <w:t xml:space="preserve">to </w:t>
      </w:r>
      <w:r w:rsidRPr="002B51FC">
        <w:rPr>
          <w:rFonts w:eastAsiaTheme="minorHAnsi"/>
          <w:lang w:val="en-GB" w:eastAsia="en-US"/>
        </w:rPr>
        <w:t>maximiz</w:t>
      </w:r>
      <w:r w:rsidR="00422FFD">
        <w:rPr>
          <w:rFonts w:eastAsiaTheme="minorHAnsi"/>
          <w:lang w:val="en-GB" w:eastAsia="en-US"/>
        </w:rPr>
        <w:t>e</w:t>
      </w:r>
      <w:r w:rsidRPr="002B51FC">
        <w:rPr>
          <w:rFonts w:eastAsiaTheme="minorHAnsi"/>
          <w:lang w:val="en-GB" w:eastAsia="en-US"/>
        </w:rPr>
        <w:t xml:space="preserve"> a rewar</w:t>
      </w:r>
      <w:r w:rsidR="00422FFD">
        <w:rPr>
          <w:rFonts w:eastAsiaTheme="minorHAnsi"/>
          <w:lang w:val="en-GB" w:eastAsia="en-US"/>
        </w:rPr>
        <w:t>d</w:t>
      </w:r>
      <w:r w:rsidRPr="002B51FC">
        <w:rPr>
          <w:rFonts w:eastAsiaTheme="minorHAnsi"/>
          <w:lang w:val="en-GB" w:eastAsia="en-US"/>
        </w:rPr>
        <w:t xml:space="preserve">. </w:t>
      </w:r>
      <w:r w:rsidR="00A911B8">
        <w:rPr>
          <w:rFonts w:eastAsiaTheme="minorHAnsi"/>
          <w:lang w:val="en-GB" w:eastAsia="en-US"/>
        </w:rPr>
        <w:t>Hence, RL is considered to be a third ML paradigm</w:t>
      </w:r>
      <w:r w:rsidRPr="002B51FC">
        <w:rPr>
          <w:rFonts w:eastAsiaTheme="minorHAnsi"/>
          <w:lang w:val="en-GB" w:eastAsia="en-US"/>
        </w:rPr>
        <w:t>, alongside of</w:t>
      </w:r>
      <w:r w:rsidR="00A911B8">
        <w:rPr>
          <w:rFonts w:eastAsiaTheme="minorHAnsi"/>
          <w:lang w:val="en-GB" w:eastAsia="en-US"/>
        </w:rPr>
        <w:t xml:space="preserve"> </w:t>
      </w:r>
      <w:r w:rsidRPr="002B51FC">
        <w:rPr>
          <w:rFonts w:eastAsiaTheme="minorHAnsi"/>
          <w:lang w:val="en-GB" w:eastAsia="en-US"/>
        </w:rPr>
        <w:t>unsupervised</w:t>
      </w:r>
      <w:r w:rsidR="00E0306F">
        <w:rPr>
          <w:rFonts w:eastAsiaTheme="minorHAnsi"/>
          <w:lang w:val="en-GB" w:eastAsia="en-US"/>
        </w:rPr>
        <w:t xml:space="preserve"> </w:t>
      </w:r>
      <w:r w:rsidRPr="002B51FC">
        <w:rPr>
          <w:rFonts w:eastAsiaTheme="minorHAnsi"/>
          <w:lang w:val="en-GB" w:eastAsia="en-US"/>
        </w:rPr>
        <w:t>learning,</w:t>
      </w:r>
      <w:r w:rsidR="00A911B8">
        <w:rPr>
          <w:rFonts w:eastAsiaTheme="minorHAnsi"/>
          <w:lang w:val="en-GB" w:eastAsia="en-US"/>
        </w:rPr>
        <w:t xml:space="preserve"> </w:t>
      </w:r>
      <w:r w:rsidR="00A911B8" w:rsidRPr="002B51FC">
        <w:rPr>
          <w:rFonts w:eastAsiaTheme="minorHAnsi"/>
          <w:lang w:val="en-GB" w:eastAsia="en-US"/>
        </w:rPr>
        <w:t>supervised learning</w:t>
      </w:r>
      <w:ins w:id="254" w:author="Олександр Романченко" w:date="2020-05-16T22:47:00Z">
        <w:r w:rsidR="00BE2954">
          <w:rPr>
            <w:rStyle w:val="FootnoteReference"/>
            <w:rFonts w:eastAsiaTheme="minorHAnsi"/>
            <w:lang w:val="en-GB" w:eastAsia="en-US"/>
          </w:rPr>
          <w:footnoteReference w:id="18"/>
        </w:r>
      </w:ins>
      <w:r w:rsidRPr="002B51FC">
        <w:rPr>
          <w:rFonts w:eastAsiaTheme="minorHAnsi"/>
          <w:lang w:val="en-GB" w:eastAsia="en-US"/>
        </w:rPr>
        <w:t xml:space="preserve"> and </w:t>
      </w:r>
      <w:r w:rsidR="00A911B8">
        <w:rPr>
          <w:rFonts w:eastAsiaTheme="minorHAnsi"/>
          <w:lang w:val="en-GB" w:eastAsia="en-US"/>
        </w:rPr>
        <w:t xml:space="preserve">may be </w:t>
      </w:r>
      <w:r w:rsidRPr="002B51FC">
        <w:rPr>
          <w:rFonts w:eastAsiaTheme="minorHAnsi"/>
          <w:lang w:val="en-GB" w:eastAsia="en-US"/>
        </w:rPr>
        <w:t>other paradigm</w:t>
      </w:r>
      <w:r w:rsidR="00A911B8">
        <w:rPr>
          <w:rFonts w:eastAsiaTheme="minorHAnsi"/>
          <w:lang w:val="en-GB" w:eastAsia="en-US"/>
        </w:rPr>
        <w:t>s</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One of the </w:t>
      </w:r>
      <w:r w:rsidR="009542CC">
        <w:rPr>
          <w:rFonts w:eastAsiaTheme="minorHAnsi"/>
          <w:lang w:val="en-GB" w:eastAsia="en-US"/>
        </w:rPr>
        <w:t xml:space="preserve">biggest </w:t>
      </w:r>
      <w:r w:rsidRPr="002B51FC">
        <w:rPr>
          <w:rFonts w:eastAsiaTheme="minorHAnsi"/>
          <w:lang w:val="en-GB" w:eastAsia="en-US"/>
        </w:rPr>
        <w:t xml:space="preserve">challenges </w:t>
      </w:r>
      <w:r w:rsidR="009542CC">
        <w:rPr>
          <w:rFonts w:eastAsiaTheme="minorHAnsi"/>
          <w:lang w:val="en-GB" w:eastAsia="en-US"/>
        </w:rPr>
        <w:t xml:space="preserve">arising </w:t>
      </w:r>
      <w:r w:rsidRPr="002B51FC">
        <w:rPr>
          <w:rFonts w:eastAsiaTheme="minorHAnsi"/>
          <w:lang w:val="en-GB" w:eastAsia="en-US"/>
        </w:rPr>
        <w:t xml:space="preserve">in </w:t>
      </w:r>
      <w:r w:rsidR="009542CC">
        <w:rPr>
          <w:rFonts w:eastAsiaTheme="minorHAnsi"/>
          <w:lang w:val="en-GB" w:eastAsia="en-US"/>
        </w:rPr>
        <w:t>RL</w:t>
      </w:r>
      <w:r w:rsidRPr="002B51FC">
        <w:rPr>
          <w:rFonts w:eastAsiaTheme="minorHAnsi"/>
          <w:lang w:val="en-GB" w:eastAsia="en-US"/>
        </w:rPr>
        <w:t xml:space="preserve">, </w:t>
      </w:r>
      <w:r w:rsidR="009542CC">
        <w:rPr>
          <w:rFonts w:eastAsiaTheme="minorHAnsi"/>
          <w:lang w:val="en-GB" w:eastAsia="en-US"/>
        </w:rPr>
        <w:t>which is not present in the other types of ML</w:t>
      </w:r>
      <w:r w:rsidRPr="002B51FC">
        <w:rPr>
          <w:rFonts w:eastAsiaTheme="minorHAnsi"/>
          <w:lang w:val="en-GB" w:eastAsia="en-US"/>
        </w:rPr>
        <w:t xml:space="preserve">, is </w:t>
      </w:r>
      <w:r w:rsidR="009542CC">
        <w:rPr>
          <w:rFonts w:eastAsiaTheme="minorHAnsi"/>
          <w:lang w:val="en-GB" w:eastAsia="en-US"/>
        </w:rPr>
        <w:t xml:space="preserve">a </w:t>
      </w:r>
      <w:r w:rsidRPr="002B51FC">
        <w:rPr>
          <w:rFonts w:eastAsiaTheme="minorHAnsi"/>
          <w:lang w:val="en-GB" w:eastAsia="en-US"/>
        </w:rPr>
        <w:t>trade-o</w:t>
      </w:r>
      <w:r w:rsidR="004E6EF6">
        <w:rPr>
          <w:rFonts w:eastAsiaTheme="minorHAnsi"/>
          <w:lang w:val="en-GB" w:eastAsia="en-US"/>
        </w:rPr>
        <w:t>ff</w:t>
      </w:r>
      <w:r w:rsidRPr="002B51FC">
        <w:rPr>
          <w:rFonts w:eastAsiaTheme="minorHAnsi"/>
          <w:lang w:val="en-GB" w:eastAsia="en-US"/>
        </w:rPr>
        <w:t xml:space="preserve"> between exploitation</w:t>
      </w:r>
      <w:r w:rsidR="009542CC">
        <w:rPr>
          <w:rFonts w:eastAsiaTheme="minorHAnsi"/>
          <w:lang w:val="en-GB" w:eastAsia="en-US"/>
        </w:rPr>
        <w:t xml:space="preserve"> and </w:t>
      </w:r>
      <w:r w:rsidR="009542CC" w:rsidRPr="002B51FC">
        <w:rPr>
          <w:rFonts w:eastAsiaTheme="minorHAnsi"/>
          <w:lang w:val="en-GB" w:eastAsia="en-US"/>
        </w:rPr>
        <w:t>exploration</w:t>
      </w:r>
      <w:r w:rsidRPr="002B51FC">
        <w:rPr>
          <w:rFonts w:eastAsiaTheme="minorHAnsi"/>
          <w:lang w:val="en-GB" w:eastAsia="en-US"/>
        </w:rPr>
        <w:t>. To</w:t>
      </w:r>
      <w:r w:rsidR="004E6EF6">
        <w:rPr>
          <w:rFonts w:eastAsiaTheme="minorHAnsi"/>
          <w:lang w:val="en-GB" w:eastAsia="en-US"/>
        </w:rPr>
        <w:t xml:space="preserve"> </w:t>
      </w:r>
      <w:r w:rsidR="00355707">
        <w:rPr>
          <w:rFonts w:eastAsiaTheme="minorHAnsi"/>
          <w:lang w:val="en-GB" w:eastAsia="en-US"/>
        </w:rPr>
        <w:t xml:space="preserve">get </w:t>
      </w:r>
      <w:r w:rsidRPr="002B51FC">
        <w:rPr>
          <w:rFonts w:eastAsiaTheme="minorHAnsi"/>
          <w:lang w:val="en-GB" w:eastAsia="en-US"/>
        </w:rPr>
        <w:t xml:space="preserve">a </w:t>
      </w:r>
      <w:r w:rsidR="00355707">
        <w:rPr>
          <w:rFonts w:eastAsiaTheme="minorHAnsi"/>
          <w:lang w:val="en-GB" w:eastAsia="en-US"/>
        </w:rPr>
        <w:t xml:space="preserve">bigger </w:t>
      </w:r>
      <w:r w:rsidRPr="002B51FC">
        <w:rPr>
          <w:rFonts w:eastAsiaTheme="minorHAnsi"/>
          <w:lang w:val="en-GB" w:eastAsia="en-US"/>
        </w:rPr>
        <w:t xml:space="preserve">reward, a </w:t>
      </w:r>
      <w:r w:rsidR="00355707">
        <w:rPr>
          <w:rFonts w:eastAsiaTheme="minorHAnsi"/>
          <w:lang w:val="en-GB" w:eastAsia="en-US"/>
        </w:rPr>
        <w:t>RL</w:t>
      </w:r>
      <w:r w:rsidRPr="002B51FC">
        <w:rPr>
          <w:rFonts w:eastAsiaTheme="minorHAnsi"/>
          <w:lang w:val="en-GB" w:eastAsia="en-US"/>
        </w:rPr>
        <w:t xml:space="preserve"> agent </w:t>
      </w:r>
      <w:r w:rsidR="00355707">
        <w:rPr>
          <w:rFonts w:eastAsiaTheme="minorHAnsi"/>
          <w:lang w:val="en-GB" w:eastAsia="en-US"/>
        </w:rPr>
        <w:t xml:space="preserve">has to </w:t>
      </w:r>
      <w:r w:rsidRPr="002B51FC">
        <w:rPr>
          <w:rFonts w:eastAsiaTheme="minorHAnsi"/>
          <w:lang w:val="en-GB" w:eastAsia="en-US"/>
        </w:rPr>
        <w:t>prefer actions</w:t>
      </w:r>
      <w:r w:rsidR="0084248C">
        <w:rPr>
          <w:rFonts w:eastAsiaTheme="minorHAnsi"/>
          <w:lang w:val="en-GB" w:eastAsia="en-US"/>
        </w:rPr>
        <w:t xml:space="preserve"> </w:t>
      </w:r>
      <w:r w:rsidRPr="002B51FC">
        <w:rPr>
          <w:rFonts w:eastAsiaTheme="minorHAnsi"/>
          <w:lang w:val="en-GB" w:eastAsia="en-US"/>
        </w:rPr>
        <w:t xml:space="preserve">that </w:t>
      </w:r>
      <w:r w:rsidR="00153858">
        <w:rPr>
          <w:rFonts w:eastAsiaTheme="minorHAnsi"/>
          <w:lang w:val="en-GB" w:eastAsia="en-US"/>
        </w:rPr>
        <w:t xml:space="preserve">have been </w:t>
      </w:r>
      <w:r w:rsidRPr="002B51FC">
        <w:rPr>
          <w:rFonts w:eastAsiaTheme="minorHAnsi"/>
          <w:lang w:val="en-GB" w:eastAsia="en-US"/>
        </w:rPr>
        <w:t xml:space="preserve">tried in past </w:t>
      </w:r>
      <w:r w:rsidR="00153858">
        <w:rPr>
          <w:rFonts w:eastAsiaTheme="minorHAnsi"/>
          <w:lang w:val="en-GB" w:eastAsia="en-US"/>
        </w:rPr>
        <w:t xml:space="preserve">and still </w:t>
      </w:r>
      <w:r w:rsidRPr="002B51FC">
        <w:rPr>
          <w:rFonts w:eastAsiaTheme="minorHAnsi"/>
          <w:lang w:val="en-GB" w:eastAsia="en-US"/>
        </w:rPr>
        <w:t>be e</w:t>
      </w:r>
      <w:r w:rsidR="00AA007A">
        <w:rPr>
          <w:rFonts w:eastAsiaTheme="minorHAnsi"/>
          <w:lang w:val="en-GB" w:eastAsia="en-US"/>
        </w:rPr>
        <w:t>ff</w:t>
      </w:r>
      <w:r w:rsidRPr="002B51FC">
        <w:rPr>
          <w:rFonts w:eastAsiaTheme="minorHAnsi"/>
          <w:lang w:val="en-GB" w:eastAsia="en-US"/>
        </w:rPr>
        <w:t xml:space="preserve">ective in </w:t>
      </w:r>
      <w:r w:rsidR="00153858">
        <w:rPr>
          <w:rFonts w:eastAsiaTheme="minorHAnsi"/>
          <w:lang w:val="en-GB" w:eastAsia="en-US"/>
        </w:rPr>
        <w:t xml:space="preserve">yielding </w:t>
      </w:r>
      <w:r w:rsidRPr="002B51FC">
        <w:rPr>
          <w:rFonts w:eastAsiaTheme="minorHAnsi"/>
          <w:lang w:val="en-GB" w:eastAsia="en-US"/>
        </w:rPr>
        <w:t>reward</w:t>
      </w:r>
      <w:r w:rsidR="00153858">
        <w:rPr>
          <w:rFonts w:eastAsiaTheme="minorHAnsi"/>
          <w:lang w:val="en-GB" w:eastAsia="en-US"/>
        </w:rPr>
        <w:t>s</w:t>
      </w:r>
      <w:r w:rsidRPr="002B51FC">
        <w:rPr>
          <w:rFonts w:eastAsiaTheme="minorHAnsi"/>
          <w:lang w:val="en-GB" w:eastAsia="en-US"/>
        </w:rPr>
        <w:t>.</w:t>
      </w:r>
      <w:r w:rsidR="0057032A">
        <w:rPr>
          <w:rFonts w:eastAsiaTheme="minorHAnsi"/>
          <w:lang w:val="en-GB" w:eastAsia="en-US"/>
        </w:rPr>
        <w:t xml:space="preserve"> </w:t>
      </w:r>
      <w:r w:rsidR="00CA3C98">
        <w:rPr>
          <w:rFonts w:eastAsiaTheme="minorHAnsi"/>
          <w:lang w:val="en-GB" w:eastAsia="en-US"/>
        </w:rPr>
        <w:t>T</w:t>
      </w:r>
      <w:r w:rsidRPr="002B51FC">
        <w:rPr>
          <w:rFonts w:eastAsiaTheme="minorHAnsi"/>
          <w:lang w:val="en-GB" w:eastAsia="en-US"/>
        </w:rPr>
        <w:t xml:space="preserve">o discover </w:t>
      </w:r>
      <w:r w:rsidR="00CA3C98">
        <w:rPr>
          <w:rFonts w:eastAsiaTheme="minorHAnsi"/>
          <w:lang w:val="en-GB" w:eastAsia="en-US"/>
        </w:rPr>
        <w:t xml:space="preserve">this type of </w:t>
      </w:r>
      <w:r w:rsidRPr="002B51FC">
        <w:rPr>
          <w:rFonts w:eastAsiaTheme="minorHAnsi"/>
          <w:lang w:val="en-GB" w:eastAsia="en-US"/>
        </w:rPr>
        <w:t xml:space="preserve">actions, it </w:t>
      </w:r>
      <w:r w:rsidR="00CE7316">
        <w:rPr>
          <w:rFonts w:eastAsiaTheme="minorHAnsi"/>
          <w:lang w:val="en-GB" w:eastAsia="en-US"/>
        </w:rPr>
        <w:t>must</w:t>
      </w:r>
      <w:r w:rsidRPr="002B51FC">
        <w:rPr>
          <w:rFonts w:eastAsiaTheme="minorHAnsi"/>
          <w:lang w:val="en-GB" w:eastAsia="en-US"/>
        </w:rPr>
        <w:t xml:space="preserve"> try </w:t>
      </w:r>
      <w:r w:rsidR="00CE7316">
        <w:rPr>
          <w:rFonts w:eastAsiaTheme="minorHAnsi"/>
          <w:lang w:val="en-GB" w:eastAsia="en-US"/>
        </w:rPr>
        <w:t xml:space="preserve">some </w:t>
      </w:r>
      <w:r w:rsidRPr="002B51FC">
        <w:rPr>
          <w:rFonts w:eastAsiaTheme="minorHAnsi"/>
          <w:lang w:val="en-GB" w:eastAsia="en-US"/>
        </w:rPr>
        <w:t xml:space="preserve">actions that </w:t>
      </w:r>
      <w:r w:rsidR="00CE7316">
        <w:rPr>
          <w:rFonts w:eastAsiaTheme="minorHAnsi"/>
          <w:lang w:val="en-GB" w:eastAsia="en-US"/>
        </w:rPr>
        <w:t>haven’t been</w:t>
      </w:r>
      <w:r w:rsidRPr="002B51FC">
        <w:rPr>
          <w:rFonts w:eastAsiaTheme="minorHAnsi"/>
          <w:lang w:val="en-GB" w:eastAsia="en-US"/>
        </w:rPr>
        <w:t xml:space="preserve"> selected</w:t>
      </w:r>
      <w:r w:rsidR="0057032A">
        <w:rPr>
          <w:rFonts w:eastAsiaTheme="minorHAnsi"/>
          <w:lang w:val="en-GB" w:eastAsia="en-US"/>
        </w:rPr>
        <w:t xml:space="preserve"> </w:t>
      </w:r>
      <w:r w:rsidRPr="002B51FC">
        <w:rPr>
          <w:rFonts w:eastAsiaTheme="minorHAnsi"/>
          <w:lang w:val="en-GB" w:eastAsia="en-US"/>
        </w:rPr>
        <w:t xml:space="preserve">before. The agent </w:t>
      </w:r>
      <w:r w:rsidR="00345F6D">
        <w:rPr>
          <w:rFonts w:eastAsiaTheme="minorHAnsi"/>
          <w:lang w:val="en-GB" w:eastAsia="en-US"/>
        </w:rPr>
        <w:t>must</w:t>
      </w:r>
      <w:r w:rsidRPr="002B51FC">
        <w:rPr>
          <w:rFonts w:eastAsiaTheme="minorHAnsi"/>
          <w:lang w:val="en-GB" w:eastAsia="en-US"/>
        </w:rPr>
        <w:t xml:space="preserve"> exploit what it knows </w:t>
      </w:r>
      <w:r w:rsidR="00345F6D" w:rsidRPr="002B51FC">
        <w:rPr>
          <w:rFonts w:eastAsiaTheme="minorHAnsi"/>
          <w:lang w:val="en-GB" w:eastAsia="en-US"/>
        </w:rPr>
        <w:t xml:space="preserve">already </w:t>
      </w:r>
      <w:r w:rsidRPr="002B51FC">
        <w:rPr>
          <w:rFonts w:eastAsiaTheme="minorHAnsi"/>
          <w:lang w:val="en-GB" w:eastAsia="en-US"/>
        </w:rPr>
        <w:t xml:space="preserve">to </w:t>
      </w:r>
      <w:r w:rsidR="00345F6D">
        <w:rPr>
          <w:rFonts w:eastAsiaTheme="minorHAnsi"/>
          <w:lang w:val="en-GB" w:eastAsia="en-US"/>
        </w:rPr>
        <w:t>get the</w:t>
      </w:r>
      <w:r w:rsidR="0057032A">
        <w:rPr>
          <w:rFonts w:eastAsiaTheme="minorHAnsi"/>
          <w:lang w:val="en-GB" w:eastAsia="en-US"/>
        </w:rPr>
        <w:t xml:space="preserve"> </w:t>
      </w:r>
      <w:r w:rsidRPr="002B51FC">
        <w:rPr>
          <w:rFonts w:eastAsiaTheme="minorHAnsi"/>
          <w:lang w:val="en-GB" w:eastAsia="en-US"/>
        </w:rPr>
        <w:t xml:space="preserve">reward, </w:t>
      </w:r>
      <w:r w:rsidR="00345F6D">
        <w:rPr>
          <w:rFonts w:eastAsiaTheme="minorHAnsi"/>
          <w:lang w:val="en-GB" w:eastAsia="en-US"/>
        </w:rPr>
        <w:t>but at the same time it must</w:t>
      </w:r>
      <w:r w:rsidRPr="002B51FC">
        <w:rPr>
          <w:rFonts w:eastAsiaTheme="minorHAnsi"/>
          <w:lang w:val="en-GB" w:eastAsia="en-US"/>
        </w:rPr>
        <w:t xml:space="preserve"> explore </w:t>
      </w:r>
      <w:r w:rsidR="00D63853">
        <w:rPr>
          <w:rFonts w:eastAsiaTheme="minorHAnsi"/>
          <w:lang w:val="en-GB" w:eastAsia="en-US"/>
        </w:rPr>
        <w:t>–</w:t>
      </w:r>
      <w:r w:rsidR="00345F6D">
        <w:rPr>
          <w:rFonts w:eastAsiaTheme="minorHAnsi"/>
          <w:lang w:val="en-GB" w:eastAsia="en-US"/>
        </w:rPr>
        <w:t xml:space="preserve"> </w:t>
      </w:r>
      <w:r w:rsidR="00D63853">
        <w:rPr>
          <w:rFonts w:eastAsiaTheme="minorHAnsi"/>
          <w:lang w:val="en-GB" w:eastAsia="en-US"/>
        </w:rPr>
        <w:t xml:space="preserve">making better action choices </w:t>
      </w:r>
      <w:r w:rsidRPr="002B51FC">
        <w:rPr>
          <w:rFonts w:eastAsiaTheme="minorHAnsi"/>
          <w:lang w:val="en-GB" w:eastAsia="en-US"/>
        </w:rPr>
        <w:t>in</w:t>
      </w:r>
      <w:r w:rsidR="0057032A">
        <w:rPr>
          <w:rFonts w:eastAsiaTheme="minorHAnsi"/>
          <w:lang w:val="en-GB" w:eastAsia="en-US"/>
        </w:rPr>
        <w:t xml:space="preserve"> </w:t>
      </w:r>
      <w:r w:rsidRPr="002B51FC">
        <w:rPr>
          <w:rFonts w:eastAsiaTheme="minorHAnsi"/>
          <w:lang w:val="en-GB" w:eastAsia="en-US"/>
        </w:rPr>
        <w:t>future. The dilemma is</w:t>
      </w:r>
      <w:r w:rsidR="00603EC8">
        <w:rPr>
          <w:rFonts w:eastAsiaTheme="minorHAnsi"/>
          <w:lang w:val="en-GB" w:eastAsia="en-US"/>
        </w:rPr>
        <w:t xml:space="preserve">: </w:t>
      </w:r>
      <w:r w:rsidRPr="002B51FC">
        <w:rPr>
          <w:rFonts w:eastAsiaTheme="minorHAnsi"/>
          <w:lang w:val="en-GB" w:eastAsia="en-US"/>
        </w:rPr>
        <w:t xml:space="preserve">neither exploitation </w:t>
      </w:r>
      <w:r w:rsidR="00603EC8">
        <w:rPr>
          <w:rFonts w:eastAsiaTheme="minorHAnsi"/>
          <w:lang w:val="en-GB" w:eastAsia="en-US"/>
        </w:rPr>
        <w:t xml:space="preserve">nor </w:t>
      </w:r>
      <w:r w:rsidR="00603EC8" w:rsidRPr="002B51FC">
        <w:rPr>
          <w:rFonts w:eastAsiaTheme="minorHAnsi"/>
          <w:lang w:val="en-GB" w:eastAsia="en-US"/>
        </w:rPr>
        <w:t xml:space="preserve">exploration </w:t>
      </w:r>
      <w:r w:rsidR="00603EC8">
        <w:rPr>
          <w:rFonts w:eastAsiaTheme="minorHAnsi"/>
          <w:lang w:val="en-GB" w:eastAsia="en-US"/>
        </w:rPr>
        <w:t xml:space="preserve">may </w:t>
      </w:r>
      <w:r w:rsidRPr="002B51FC">
        <w:rPr>
          <w:rFonts w:eastAsiaTheme="minorHAnsi"/>
          <w:lang w:val="en-GB" w:eastAsia="en-US"/>
        </w:rPr>
        <w:t>be</w:t>
      </w:r>
      <w:r w:rsidR="001F2FD7">
        <w:rPr>
          <w:rFonts w:eastAsiaTheme="minorHAnsi"/>
          <w:lang w:val="en-GB" w:eastAsia="en-US"/>
        </w:rPr>
        <w:t xml:space="preserve"> </w:t>
      </w:r>
      <w:r w:rsidRPr="002B51FC">
        <w:rPr>
          <w:rFonts w:eastAsiaTheme="minorHAnsi"/>
          <w:lang w:val="en-GB" w:eastAsia="en-US"/>
        </w:rPr>
        <w:t xml:space="preserve">pursued without </w:t>
      </w:r>
      <w:r w:rsidR="00603EC8">
        <w:rPr>
          <w:rFonts w:eastAsiaTheme="minorHAnsi"/>
          <w:lang w:val="en-GB" w:eastAsia="en-US"/>
        </w:rPr>
        <w:t>a risk to fail at task</w:t>
      </w:r>
      <w:r w:rsidRPr="002B51FC">
        <w:rPr>
          <w:rFonts w:eastAsiaTheme="minorHAnsi"/>
          <w:lang w:val="en-GB" w:eastAsia="en-US"/>
        </w:rPr>
        <w:t xml:space="preserve">. The agent </w:t>
      </w:r>
      <w:r w:rsidR="001D1E6F">
        <w:rPr>
          <w:rFonts w:eastAsiaTheme="minorHAnsi"/>
          <w:lang w:val="en-GB" w:eastAsia="en-US"/>
        </w:rPr>
        <w:t xml:space="preserve">has to </w:t>
      </w:r>
      <w:r w:rsidRPr="002B51FC">
        <w:rPr>
          <w:rFonts w:eastAsiaTheme="minorHAnsi"/>
          <w:lang w:val="en-GB" w:eastAsia="en-US"/>
        </w:rPr>
        <w:t>try a variety of</w:t>
      </w:r>
      <w:r w:rsidR="0057032A">
        <w:rPr>
          <w:rFonts w:eastAsiaTheme="minorHAnsi"/>
          <w:lang w:val="en-GB" w:eastAsia="en-US"/>
        </w:rPr>
        <w:t xml:space="preserve"> </w:t>
      </w:r>
      <w:r w:rsidR="00636ACB">
        <w:rPr>
          <w:rFonts w:eastAsiaTheme="minorHAnsi"/>
          <w:lang w:val="en-GB" w:eastAsia="en-US"/>
        </w:rPr>
        <w:t xml:space="preserve">different </w:t>
      </w:r>
      <w:r w:rsidRPr="002B51FC">
        <w:rPr>
          <w:rFonts w:eastAsiaTheme="minorHAnsi"/>
          <w:lang w:val="en-GB" w:eastAsia="en-US"/>
        </w:rPr>
        <w:t xml:space="preserve">actions and </w:t>
      </w:r>
      <w:r w:rsidR="00D47151">
        <w:rPr>
          <w:rFonts w:eastAsiaTheme="minorHAnsi"/>
          <w:lang w:val="en-GB" w:eastAsia="en-US"/>
        </w:rPr>
        <w:t>iteratively</w:t>
      </w:r>
      <w:r w:rsidRPr="002B51FC">
        <w:rPr>
          <w:rFonts w:eastAsiaTheme="minorHAnsi"/>
          <w:lang w:val="en-GB" w:eastAsia="en-US"/>
        </w:rPr>
        <w:t xml:space="preserve"> </w:t>
      </w:r>
      <w:r w:rsidR="00D47151">
        <w:rPr>
          <w:rFonts w:eastAsiaTheme="minorHAnsi"/>
          <w:lang w:val="en-GB" w:eastAsia="en-US"/>
        </w:rPr>
        <w:t xml:space="preserve">choose </w:t>
      </w:r>
      <w:r w:rsidRPr="002B51FC">
        <w:rPr>
          <w:rFonts w:eastAsiaTheme="minorHAnsi"/>
          <w:lang w:val="en-GB" w:eastAsia="en-US"/>
        </w:rPr>
        <w:t xml:space="preserve">those that </w:t>
      </w:r>
      <w:r w:rsidR="00D47151">
        <w:rPr>
          <w:rFonts w:eastAsiaTheme="minorHAnsi"/>
          <w:lang w:val="en-GB" w:eastAsia="en-US"/>
        </w:rPr>
        <w:t>seems</w:t>
      </w:r>
      <w:r w:rsidRPr="002B51FC">
        <w:rPr>
          <w:rFonts w:eastAsiaTheme="minorHAnsi"/>
          <w:lang w:val="en-GB" w:eastAsia="en-US"/>
        </w:rPr>
        <w:t xml:space="preserve"> to be </w:t>
      </w:r>
      <w:r w:rsidR="00D47151">
        <w:rPr>
          <w:rFonts w:eastAsiaTheme="minorHAnsi"/>
          <w:lang w:val="en-GB" w:eastAsia="en-US"/>
        </w:rPr>
        <w:t xml:space="preserve">the </w:t>
      </w:r>
      <w:r w:rsidRPr="002B51FC">
        <w:rPr>
          <w:rFonts w:eastAsiaTheme="minorHAnsi"/>
          <w:lang w:val="en-GB" w:eastAsia="en-US"/>
        </w:rPr>
        <w:t>best</w:t>
      </w:r>
      <w:r w:rsidR="00D47151">
        <w:rPr>
          <w:rFonts w:eastAsiaTheme="minorHAnsi"/>
          <w:lang w:val="en-GB" w:eastAsia="en-US"/>
        </w:rPr>
        <w:t xml:space="preserve"> ones</w:t>
      </w:r>
      <w:r w:rsidRPr="002B51FC">
        <w:rPr>
          <w:rFonts w:eastAsiaTheme="minorHAnsi"/>
          <w:lang w:val="en-GB" w:eastAsia="en-US"/>
        </w:rPr>
        <w:t>. On stochastic</w:t>
      </w:r>
      <w:r w:rsidR="0057032A">
        <w:rPr>
          <w:rFonts w:eastAsiaTheme="minorHAnsi"/>
          <w:lang w:val="en-GB" w:eastAsia="en-US"/>
        </w:rPr>
        <w:t xml:space="preserve"> </w:t>
      </w:r>
      <w:r w:rsidRPr="002B51FC">
        <w:rPr>
          <w:rFonts w:eastAsiaTheme="minorHAnsi"/>
          <w:lang w:val="en-GB" w:eastAsia="en-US"/>
        </w:rPr>
        <w:t xml:space="preserve">task, </w:t>
      </w:r>
      <w:r w:rsidR="00E57EC1">
        <w:rPr>
          <w:rFonts w:eastAsiaTheme="minorHAnsi"/>
          <w:lang w:val="en-GB" w:eastAsia="en-US"/>
        </w:rPr>
        <w:t xml:space="preserve">every </w:t>
      </w:r>
      <w:r w:rsidRPr="002B51FC">
        <w:rPr>
          <w:rFonts w:eastAsiaTheme="minorHAnsi"/>
          <w:lang w:val="en-GB" w:eastAsia="en-US"/>
        </w:rPr>
        <w:t xml:space="preserve">action </w:t>
      </w:r>
      <w:r w:rsidR="00E57EC1">
        <w:rPr>
          <w:rFonts w:eastAsiaTheme="minorHAnsi"/>
          <w:lang w:val="en-GB" w:eastAsia="en-US"/>
        </w:rPr>
        <w:t xml:space="preserve">has to </w:t>
      </w:r>
      <w:r w:rsidRPr="002B51FC">
        <w:rPr>
          <w:rFonts w:eastAsiaTheme="minorHAnsi"/>
          <w:lang w:val="en-GB" w:eastAsia="en-US"/>
        </w:rPr>
        <w:t xml:space="preserve">be tried </w:t>
      </w:r>
      <w:r w:rsidR="00E57EC1">
        <w:rPr>
          <w:rFonts w:eastAsiaTheme="minorHAnsi"/>
          <w:lang w:val="en-GB" w:eastAsia="en-US"/>
        </w:rPr>
        <w:t>multiple</w:t>
      </w:r>
      <w:r w:rsidRPr="002B51FC">
        <w:rPr>
          <w:rFonts w:eastAsiaTheme="minorHAnsi"/>
          <w:lang w:val="en-GB" w:eastAsia="en-US"/>
        </w:rPr>
        <w:t xml:space="preserve"> times </w:t>
      </w:r>
      <w:r w:rsidR="00E57EC1">
        <w:rPr>
          <w:rFonts w:eastAsiaTheme="minorHAnsi"/>
          <w:lang w:val="en-GB" w:eastAsia="en-US"/>
        </w:rPr>
        <w:t xml:space="preserve">in order </w:t>
      </w:r>
      <w:r w:rsidRPr="002B51FC">
        <w:rPr>
          <w:rFonts w:eastAsiaTheme="minorHAnsi"/>
          <w:lang w:val="en-GB" w:eastAsia="en-US"/>
        </w:rPr>
        <w:t>to</w:t>
      </w:r>
      <w:r w:rsidR="00E57EC1">
        <w:rPr>
          <w:rFonts w:eastAsiaTheme="minorHAnsi"/>
          <w:lang w:val="en-GB" w:eastAsia="en-US"/>
        </w:rPr>
        <w:t xml:space="preserve"> </w:t>
      </w:r>
      <w:r w:rsidRPr="002B51FC">
        <w:rPr>
          <w:rFonts w:eastAsiaTheme="minorHAnsi"/>
          <w:lang w:val="en-GB" w:eastAsia="en-US"/>
        </w:rPr>
        <w:t xml:space="preserve">gain a </w:t>
      </w:r>
      <w:r w:rsidR="00E57EC1">
        <w:rPr>
          <w:rFonts w:eastAsiaTheme="minorHAnsi"/>
          <w:lang w:val="en-GB" w:eastAsia="en-US"/>
        </w:rPr>
        <w:t>decent</w:t>
      </w:r>
      <w:r w:rsidRPr="002B51FC">
        <w:rPr>
          <w:rFonts w:eastAsiaTheme="minorHAnsi"/>
          <w:lang w:val="en-GB" w:eastAsia="en-US"/>
        </w:rPr>
        <w:t xml:space="preserve"> estimate</w:t>
      </w:r>
      <w:r w:rsidR="00E57EC1">
        <w:rPr>
          <w:rFonts w:eastAsiaTheme="minorHAnsi"/>
          <w:lang w:val="en-GB" w:eastAsia="en-US"/>
        </w:rPr>
        <w:t xml:space="preserve"> </w:t>
      </w:r>
      <w:r w:rsidR="00460122">
        <w:rPr>
          <w:rFonts w:eastAsiaTheme="minorHAnsi"/>
          <w:lang w:val="en-GB" w:eastAsia="en-US"/>
        </w:rPr>
        <w:t xml:space="preserve">- </w:t>
      </w:r>
      <w:r w:rsidR="00460122" w:rsidRPr="002B51FC">
        <w:rPr>
          <w:rFonts w:eastAsiaTheme="minorHAnsi"/>
          <w:lang w:val="en-GB" w:eastAsia="en-US"/>
        </w:rPr>
        <w:t>expected</w:t>
      </w:r>
      <w:r w:rsidRPr="002B51FC">
        <w:rPr>
          <w:rFonts w:eastAsiaTheme="minorHAnsi"/>
          <w:lang w:val="en-GB" w:eastAsia="en-US"/>
        </w:rPr>
        <w:t xml:space="preserve"> reward. The exploitation</w:t>
      </w:r>
      <w:r w:rsidR="00460122">
        <w:rPr>
          <w:rFonts w:eastAsiaTheme="minorHAnsi"/>
          <w:lang w:val="en-GB" w:eastAsia="en-US"/>
        </w:rPr>
        <w:t>-</w:t>
      </w:r>
      <w:r w:rsidR="00460122" w:rsidRPr="002B51FC">
        <w:rPr>
          <w:rFonts w:eastAsiaTheme="minorHAnsi"/>
          <w:lang w:val="en-GB" w:eastAsia="en-US"/>
        </w:rPr>
        <w:t>exploration</w:t>
      </w:r>
      <w:r w:rsidRPr="002B51FC">
        <w:rPr>
          <w:rFonts w:eastAsiaTheme="minorHAnsi"/>
          <w:lang w:val="en-GB" w:eastAsia="en-US"/>
        </w:rPr>
        <w:t xml:space="preserve"> dilemma</w:t>
      </w:r>
      <w:r w:rsidR="00460122">
        <w:rPr>
          <w:rFonts w:eastAsiaTheme="minorHAnsi"/>
          <w:lang w:val="en-GB" w:eastAsia="en-US"/>
        </w:rPr>
        <w:t xml:space="preserve"> was </w:t>
      </w:r>
      <w:r w:rsidRPr="002B51FC">
        <w:rPr>
          <w:rFonts w:eastAsiaTheme="minorHAnsi"/>
          <w:lang w:val="en-GB" w:eastAsia="en-US"/>
        </w:rPr>
        <w:t>intensively</w:t>
      </w:r>
      <w:r w:rsidR="0057032A">
        <w:rPr>
          <w:rFonts w:eastAsiaTheme="minorHAnsi"/>
          <w:lang w:val="en-GB" w:eastAsia="en-US"/>
        </w:rPr>
        <w:t xml:space="preserve"> </w:t>
      </w:r>
      <w:r w:rsidRPr="002B51FC">
        <w:rPr>
          <w:rFonts w:eastAsiaTheme="minorHAnsi"/>
          <w:lang w:val="en-GB" w:eastAsia="en-US"/>
        </w:rPr>
        <w:t xml:space="preserve">studied by </w:t>
      </w:r>
      <w:r w:rsidR="00460122">
        <w:rPr>
          <w:rFonts w:eastAsiaTheme="minorHAnsi"/>
          <w:lang w:val="en-GB" w:eastAsia="en-US"/>
        </w:rPr>
        <w:t xml:space="preserve">different </w:t>
      </w:r>
      <w:r w:rsidRPr="002B51FC">
        <w:rPr>
          <w:rFonts w:eastAsiaTheme="minorHAnsi"/>
          <w:lang w:val="en-GB" w:eastAsia="en-US"/>
        </w:rPr>
        <w:t xml:space="preserve">mathematicians for many </w:t>
      </w:r>
      <w:r w:rsidR="00460122">
        <w:rPr>
          <w:rFonts w:eastAsiaTheme="minorHAnsi"/>
          <w:lang w:val="en-GB" w:eastAsia="en-US"/>
        </w:rPr>
        <w:t>years</w:t>
      </w:r>
      <w:r w:rsidRPr="002B51FC">
        <w:rPr>
          <w:rFonts w:eastAsiaTheme="minorHAnsi"/>
          <w:lang w:val="en-GB" w:eastAsia="en-US"/>
        </w:rPr>
        <w:t xml:space="preserve">. </w:t>
      </w:r>
    </w:p>
    <w:p w14:paraId="1247D44C" w14:textId="77777777" w:rsidR="00512FCC" w:rsidRPr="002B51FC" w:rsidRDefault="00512FCC" w:rsidP="00082F3D">
      <w:pPr>
        <w:autoSpaceDE w:val="0"/>
        <w:autoSpaceDN w:val="0"/>
        <w:adjustRightInd w:val="0"/>
        <w:spacing w:line="360" w:lineRule="auto"/>
        <w:jc w:val="both"/>
        <w:rPr>
          <w:rFonts w:eastAsiaTheme="minorHAnsi"/>
          <w:lang w:val="en-GB" w:eastAsia="en-US"/>
        </w:rPr>
      </w:pPr>
    </w:p>
    <w:p w14:paraId="7896251B" w14:textId="6E85A2A5"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Another </w:t>
      </w:r>
      <w:r w:rsidR="00460122">
        <w:rPr>
          <w:rFonts w:eastAsiaTheme="minorHAnsi"/>
          <w:lang w:val="en-GB" w:eastAsia="en-US"/>
        </w:rPr>
        <w:t>main</w:t>
      </w:r>
      <w:r w:rsidRPr="002B51FC">
        <w:rPr>
          <w:rFonts w:eastAsiaTheme="minorHAnsi"/>
          <w:lang w:val="en-GB" w:eastAsia="en-US"/>
        </w:rPr>
        <w:t xml:space="preserve"> feature of </w:t>
      </w:r>
      <w:r w:rsidR="00460122">
        <w:rPr>
          <w:rFonts w:eastAsiaTheme="minorHAnsi"/>
          <w:lang w:val="en-GB" w:eastAsia="en-US"/>
        </w:rPr>
        <w:t>RL</w:t>
      </w:r>
      <w:r w:rsidRPr="002B51FC">
        <w:rPr>
          <w:rFonts w:eastAsiaTheme="minorHAnsi"/>
          <w:lang w:val="en-GB" w:eastAsia="en-US"/>
        </w:rPr>
        <w:t xml:space="preserve"> is that it considers</w:t>
      </w:r>
      <w:r w:rsidR="0057032A">
        <w:rPr>
          <w:rFonts w:eastAsiaTheme="minorHAnsi"/>
          <w:lang w:val="en-GB" w:eastAsia="en-US"/>
        </w:rPr>
        <w:t xml:space="preserve"> </w:t>
      </w:r>
      <w:r w:rsidR="00460122" w:rsidRPr="002B51FC">
        <w:rPr>
          <w:rFonts w:eastAsiaTheme="minorHAnsi"/>
          <w:lang w:val="en-GB" w:eastAsia="en-US"/>
        </w:rPr>
        <w:t xml:space="preserve">explicitly </w:t>
      </w:r>
      <w:r w:rsidRPr="002B51FC">
        <w:rPr>
          <w:rFonts w:eastAsiaTheme="minorHAnsi"/>
          <w:lang w:val="en-GB" w:eastAsia="en-US"/>
        </w:rPr>
        <w:t xml:space="preserve">the whole problem of agent </w:t>
      </w:r>
      <w:r w:rsidR="00460122">
        <w:rPr>
          <w:rFonts w:eastAsiaTheme="minorHAnsi"/>
          <w:lang w:val="en-GB" w:eastAsia="en-US"/>
        </w:rPr>
        <w:t xml:space="preserve">as </w:t>
      </w:r>
      <w:r w:rsidR="00460122" w:rsidRPr="002B51FC">
        <w:rPr>
          <w:rFonts w:eastAsiaTheme="minorHAnsi"/>
          <w:lang w:val="en-GB" w:eastAsia="en-US"/>
        </w:rPr>
        <w:t xml:space="preserve">a goal-directed </w:t>
      </w:r>
      <w:r w:rsidRPr="002B51FC">
        <w:rPr>
          <w:rFonts w:eastAsiaTheme="minorHAnsi"/>
          <w:lang w:val="en-GB" w:eastAsia="en-US"/>
        </w:rPr>
        <w:t xml:space="preserve">interacting </w:t>
      </w:r>
      <w:r w:rsidR="00460122">
        <w:rPr>
          <w:rFonts w:eastAsiaTheme="minorHAnsi"/>
          <w:lang w:val="en-GB" w:eastAsia="en-US"/>
        </w:rPr>
        <w:t xml:space="preserve">in </w:t>
      </w:r>
      <w:r w:rsidRPr="002B51FC">
        <w:rPr>
          <w:rFonts w:eastAsiaTheme="minorHAnsi"/>
          <w:lang w:val="en-GB" w:eastAsia="en-US"/>
        </w:rPr>
        <w:t>an uncertain environment.</w:t>
      </w:r>
      <w:r w:rsidR="0057032A">
        <w:rPr>
          <w:rFonts w:eastAsiaTheme="minorHAnsi"/>
          <w:lang w:val="en-GB" w:eastAsia="en-US"/>
        </w:rPr>
        <w:t xml:space="preserve"> </w:t>
      </w:r>
      <w:r w:rsidRPr="002B51FC">
        <w:rPr>
          <w:rFonts w:eastAsiaTheme="minorHAnsi"/>
          <w:lang w:val="en-GB" w:eastAsia="en-US"/>
        </w:rPr>
        <w:t xml:space="preserve">This is in </w:t>
      </w:r>
      <w:r w:rsidR="00460122">
        <w:rPr>
          <w:rFonts w:eastAsiaTheme="minorHAnsi"/>
          <w:lang w:val="en-GB" w:eastAsia="en-US"/>
        </w:rPr>
        <w:t xml:space="preserve">opposite to </w:t>
      </w:r>
      <w:r w:rsidRPr="002B51FC">
        <w:rPr>
          <w:rFonts w:eastAsiaTheme="minorHAnsi"/>
          <w:lang w:val="en-GB" w:eastAsia="en-US"/>
        </w:rPr>
        <w:t xml:space="preserve">many approaches that </w:t>
      </w:r>
      <w:r w:rsidR="00460122">
        <w:rPr>
          <w:rFonts w:eastAsiaTheme="minorHAnsi"/>
          <w:lang w:val="en-GB" w:eastAsia="en-US"/>
        </w:rPr>
        <w:lastRenderedPageBreak/>
        <w:t xml:space="preserve">look at </w:t>
      </w:r>
      <w:r w:rsidRPr="002B51FC">
        <w:rPr>
          <w:rFonts w:eastAsiaTheme="minorHAnsi"/>
          <w:lang w:val="en-GB" w:eastAsia="en-US"/>
        </w:rPr>
        <w:t>subproblems</w:t>
      </w:r>
      <w:r w:rsidR="0057032A">
        <w:rPr>
          <w:rFonts w:eastAsiaTheme="minorHAnsi"/>
          <w:lang w:val="en-GB" w:eastAsia="en-US"/>
        </w:rPr>
        <w:t xml:space="preserve"> </w:t>
      </w:r>
      <w:r w:rsidRPr="002B51FC">
        <w:rPr>
          <w:rFonts w:eastAsiaTheme="minorHAnsi"/>
          <w:lang w:val="en-GB" w:eastAsia="en-US"/>
        </w:rPr>
        <w:t xml:space="preserve">without </w:t>
      </w:r>
      <w:r w:rsidR="00460122">
        <w:rPr>
          <w:rFonts w:eastAsiaTheme="minorHAnsi"/>
          <w:lang w:val="en-GB" w:eastAsia="en-US"/>
        </w:rPr>
        <w:t xml:space="preserve">thinking </w:t>
      </w:r>
      <w:r w:rsidRPr="002B51FC">
        <w:rPr>
          <w:rFonts w:eastAsiaTheme="minorHAnsi"/>
          <w:lang w:val="en-GB" w:eastAsia="en-US"/>
        </w:rPr>
        <w:t xml:space="preserve">how they might </w:t>
      </w:r>
      <w:r w:rsidR="00460122">
        <w:rPr>
          <w:rFonts w:eastAsiaTheme="minorHAnsi"/>
          <w:lang w:val="en-GB" w:eastAsia="en-US"/>
        </w:rPr>
        <w:t>possibly ge</w:t>
      </w:r>
      <w:r w:rsidRPr="002B51FC">
        <w:rPr>
          <w:rFonts w:eastAsiaTheme="minorHAnsi"/>
          <w:lang w:val="en-GB" w:eastAsia="en-US"/>
        </w:rPr>
        <w:t xml:space="preserve">t </w:t>
      </w:r>
      <w:r w:rsidR="00460122">
        <w:rPr>
          <w:rFonts w:eastAsiaTheme="minorHAnsi"/>
          <w:lang w:val="en-GB" w:eastAsia="en-US"/>
        </w:rPr>
        <w:t xml:space="preserve">to </w:t>
      </w:r>
      <w:r w:rsidRPr="002B51FC">
        <w:rPr>
          <w:rFonts w:eastAsiaTheme="minorHAnsi"/>
          <w:lang w:val="en-GB" w:eastAsia="en-US"/>
        </w:rPr>
        <w:t xml:space="preserve">a larger picture. For </w:t>
      </w:r>
      <w:r w:rsidR="00460122">
        <w:rPr>
          <w:rFonts w:eastAsiaTheme="minorHAnsi"/>
          <w:lang w:val="en-GB" w:eastAsia="en-US"/>
        </w:rPr>
        <w:t>instance</w:t>
      </w:r>
      <w:r w:rsidRPr="002B51FC">
        <w:rPr>
          <w:rFonts w:eastAsiaTheme="minorHAnsi"/>
          <w:lang w:val="en-GB" w:eastAsia="en-US"/>
        </w:rPr>
        <w:t>,</w:t>
      </w:r>
      <w:r w:rsidR="0057032A">
        <w:rPr>
          <w:rFonts w:eastAsiaTheme="minorHAnsi"/>
          <w:lang w:val="en-GB" w:eastAsia="en-US"/>
        </w:rPr>
        <w:t xml:space="preserve"> </w:t>
      </w:r>
      <w:r w:rsidR="003D2676">
        <w:rPr>
          <w:rFonts w:eastAsiaTheme="minorHAnsi"/>
          <w:lang w:val="en-GB" w:eastAsia="en-US"/>
        </w:rPr>
        <w:t xml:space="preserve">it was </w:t>
      </w:r>
      <w:r w:rsidRPr="002B51FC">
        <w:rPr>
          <w:rFonts w:eastAsiaTheme="minorHAnsi"/>
          <w:lang w:val="en-GB" w:eastAsia="en-US"/>
        </w:rPr>
        <w:t xml:space="preserve">mentioned that </w:t>
      </w:r>
      <w:r w:rsidR="003D2676">
        <w:rPr>
          <w:rFonts w:eastAsiaTheme="minorHAnsi"/>
          <w:lang w:val="en-GB" w:eastAsia="en-US"/>
        </w:rPr>
        <w:t xml:space="preserve">most </w:t>
      </w:r>
      <w:r w:rsidRPr="002B51FC">
        <w:rPr>
          <w:rFonts w:eastAsiaTheme="minorHAnsi"/>
          <w:lang w:val="en-GB" w:eastAsia="en-US"/>
        </w:rPr>
        <w:t xml:space="preserve">of </w:t>
      </w:r>
      <w:r w:rsidR="003D2676">
        <w:rPr>
          <w:rFonts w:eastAsiaTheme="minorHAnsi"/>
          <w:lang w:val="en-GB" w:eastAsia="en-US"/>
        </w:rPr>
        <w:t>ML</w:t>
      </w:r>
      <w:r w:rsidRPr="002B51FC">
        <w:rPr>
          <w:rFonts w:eastAsiaTheme="minorHAnsi"/>
          <w:lang w:val="en-GB" w:eastAsia="en-US"/>
        </w:rPr>
        <w:t xml:space="preserve"> research is </w:t>
      </w:r>
      <w:r w:rsidR="003D2676">
        <w:rPr>
          <w:rFonts w:eastAsiaTheme="minorHAnsi"/>
          <w:lang w:val="en-GB" w:eastAsia="en-US"/>
        </w:rPr>
        <w:t>connected</w:t>
      </w:r>
      <w:r w:rsidRPr="002B51FC">
        <w:rPr>
          <w:rFonts w:eastAsiaTheme="minorHAnsi"/>
          <w:lang w:val="en-GB" w:eastAsia="en-US"/>
        </w:rPr>
        <w:t xml:space="preserve"> with</w:t>
      </w:r>
      <w:r w:rsidR="0057032A">
        <w:rPr>
          <w:rFonts w:eastAsiaTheme="minorHAnsi"/>
          <w:lang w:val="en-GB" w:eastAsia="en-US"/>
        </w:rPr>
        <w:t xml:space="preserve"> </w:t>
      </w:r>
      <w:r w:rsidRPr="002B51FC">
        <w:rPr>
          <w:rFonts w:eastAsiaTheme="minorHAnsi"/>
          <w:lang w:val="en-GB" w:eastAsia="en-US"/>
        </w:rPr>
        <w:t xml:space="preserve">supervised learning without specifying how such </w:t>
      </w:r>
      <w:r w:rsidR="005731A9">
        <w:rPr>
          <w:rFonts w:eastAsiaTheme="minorHAnsi"/>
          <w:lang w:val="en-GB" w:eastAsia="en-US"/>
        </w:rPr>
        <w:t>possibility may be</w:t>
      </w:r>
      <w:r w:rsidRPr="002B51FC">
        <w:rPr>
          <w:rFonts w:eastAsiaTheme="minorHAnsi"/>
          <w:lang w:val="en-GB" w:eastAsia="en-US"/>
        </w:rPr>
        <w:t xml:space="preserve"> useful. Other researchers developed theories</w:t>
      </w:r>
      <w:r w:rsidR="004E00DB">
        <w:rPr>
          <w:rFonts w:eastAsiaTheme="minorHAnsi"/>
          <w:lang w:val="en-GB" w:eastAsia="en-US"/>
        </w:rPr>
        <w:t>:</w:t>
      </w:r>
      <w:r w:rsidRPr="002B51FC">
        <w:rPr>
          <w:rFonts w:eastAsiaTheme="minorHAnsi"/>
          <w:lang w:val="en-GB" w:eastAsia="en-US"/>
        </w:rPr>
        <w:t xml:space="preserve"> planning with</w:t>
      </w:r>
      <w:r w:rsidR="0057032A">
        <w:rPr>
          <w:rFonts w:eastAsiaTheme="minorHAnsi"/>
          <w:lang w:val="en-GB" w:eastAsia="en-US"/>
        </w:rPr>
        <w:t xml:space="preserve"> </w:t>
      </w:r>
      <w:r w:rsidR="004E00DB">
        <w:rPr>
          <w:rFonts w:eastAsiaTheme="minorHAnsi"/>
          <w:lang w:val="en-GB" w:eastAsia="en-US"/>
        </w:rPr>
        <w:t xml:space="preserve">main </w:t>
      </w:r>
      <w:r w:rsidRPr="002B51FC">
        <w:rPr>
          <w:rFonts w:eastAsiaTheme="minorHAnsi"/>
          <w:lang w:val="en-GB" w:eastAsia="en-US"/>
        </w:rPr>
        <w:t xml:space="preserve">goals, without considering </w:t>
      </w:r>
      <w:r w:rsidR="004E00DB">
        <w:rPr>
          <w:rFonts w:eastAsiaTheme="minorHAnsi"/>
          <w:lang w:val="en-GB" w:eastAsia="en-US"/>
        </w:rPr>
        <w:t>a role of planning</w:t>
      </w:r>
      <w:r w:rsidRPr="002B51FC">
        <w:rPr>
          <w:rFonts w:eastAsiaTheme="minorHAnsi"/>
          <w:lang w:val="en-GB" w:eastAsia="en-US"/>
        </w:rPr>
        <w:t xml:space="preserve"> in </w:t>
      </w:r>
      <w:r w:rsidR="004E00DB">
        <w:rPr>
          <w:rFonts w:eastAsiaTheme="minorHAnsi"/>
          <w:lang w:val="en-GB" w:eastAsia="en-US"/>
        </w:rPr>
        <w:t xml:space="preserve">the </w:t>
      </w:r>
      <w:r w:rsidRPr="002B51FC">
        <w:rPr>
          <w:rFonts w:eastAsiaTheme="minorHAnsi"/>
          <w:lang w:val="en-GB" w:eastAsia="en-US"/>
        </w:rPr>
        <w:t>decision</w:t>
      </w:r>
      <w:r w:rsidR="0057032A">
        <w:rPr>
          <w:rFonts w:eastAsiaTheme="minorHAnsi"/>
          <w:lang w:val="en-GB" w:eastAsia="en-US"/>
        </w:rPr>
        <w:t>-</w:t>
      </w:r>
      <w:r w:rsidRPr="002B51FC">
        <w:rPr>
          <w:rFonts w:eastAsiaTheme="minorHAnsi"/>
          <w:lang w:val="en-GB" w:eastAsia="en-US"/>
        </w:rPr>
        <w:t>making</w:t>
      </w:r>
      <w:r w:rsidR="004E00DB">
        <w:rPr>
          <w:rFonts w:eastAsiaTheme="minorHAnsi"/>
          <w:lang w:val="en-GB" w:eastAsia="en-US"/>
        </w:rPr>
        <w:t xml:space="preserve"> </w:t>
      </w:r>
      <w:r w:rsidR="004E00DB" w:rsidRPr="002B51FC">
        <w:rPr>
          <w:rFonts w:eastAsiaTheme="minorHAnsi"/>
          <w:lang w:val="en-GB" w:eastAsia="en-US"/>
        </w:rPr>
        <w:t>real-time</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or question</w:t>
      </w:r>
      <w:r w:rsidR="008819C1">
        <w:rPr>
          <w:rFonts w:eastAsiaTheme="minorHAnsi"/>
          <w:lang w:val="en-GB" w:eastAsia="en-US"/>
        </w:rPr>
        <w:t>:</w:t>
      </w:r>
      <w:r w:rsidRPr="002B51FC">
        <w:rPr>
          <w:rFonts w:eastAsiaTheme="minorHAnsi"/>
          <w:lang w:val="en-GB" w:eastAsia="en-US"/>
        </w:rPr>
        <w:t xml:space="preserve"> where predictive models </w:t>
      </w:r>
      <w:r w:rsidR="003457B0">
        <w:rPr>
          <w:rFonts w:eastAsiaTheme="minorHAnsi"/>
          <w:lang w:val="en-GB" w:eastAsia="en-US"/>
        </w:rPr>
        <w:t xml:space="preserve">are </w:t>
      </w:r>
      <w:r w:rsidRPr="002B51FC">
        <w:rPr>
          <w:rFonts w:eastAsiaTheme="minorHAnsi"/>
          <w:lang w:val="en-GB" w:eastAsia="en-US"/>
        </w:rPr>
        <w:t xml:space="preserve">necessary </w:t>
      </w:r>
      <w:r w:rsidR="003457B0">
        <w:rPr>
          <w:rFonts w:eastAsiaTheme="minorHAnsi"/>
          <w:lang w:val="en-GB" w:eastAsia="en-US"/>
        </w:rPr>
        <w:t xml:space="preserve">in order to plan </w:t>
      </w:r>
      <w:r w:rsidRPr="002B51FC">
        <w:rPr>
          <w:rFonts w:eastAsiaTheme="minorHAnsi"/>
          <w:lang w:val="en-GB" w:eastAsia="en-US"/>
        </w:rPr>
        <w:t xml:space="preserve">would come from. Although these approaches yielded </w:t>
      </w:r>
      <w:r w:rsidR="00794003">
        <w:rPr>
          <w:rFonts w:eastAsiaTheme="minorHAnsi"/>
          <w:lang w:val="en-GB" w:eastAsia="en-US"/>
        </w:rPr>
        <w:t xml:space="preserve">a lot of </w:t>
      </w:r>
      <w:r w:rsidRPr="002B51FC">
        <w:rPr>
          <w:rFonts w:eastAsiaTheme="minorHAnsi"/>
          <w:lang w:val="en-GB" w:eastAsia="en-US"/>
        </w:rPr>
        <w:t>useful results,</w:t>
      </w:r>
      <w:r w:rsidR="0057032A">
        <w:rPr>
          <w:rFonts w:eastAsiaTheme="minorHAnsi"/>
          <w:lang w:val="en-GB" w:eastAsia="en-US"/>
        </w:rPr>
        <w:t xml:space="preserve"> </w:t>
      </w:r>
      <w:r w:rsidR="00794003">
        <w:rPr>
          <w:rFonts w:eastAsiaTheme="minorHAnsi"/>
          <w:lang w:val="en-GB" w:eastAsia="en-US"/>
        </w:rPr>
        <w:t xml:space="preserve">the </w:t>
      </w:r>
      <w:r w:rsidRPr="002B51FC">
        <w:rPr>
          <w:rFonts w:eastAsiaTheme="minorHAnsi"/>
          <w:lang w:val="en-GB" w:eastAsia="en-US"/>
        </w:rPr>
        <w:t xml:space="preserve">focus on </w:t>
      </w:r>
      <w:r w:rsidR="00794003">
        <w:rPr>
          <w:rFonts w:eastAsiaTheme="minorHAnsi"/>
          <w:lang w:val="en-GB" w:eastAsia="en-US"/>
        </w:rPr>
        <w:t xml:space="preserve">the </w:t>
      </w:r>
      <w:r w:rsidRPr="002B51FC">
        <w:rPr>
          <w:rFonts w:eastAsiaTheme="minorHAnsi"/>
          <w:lang w:val="en-GB" w:eastAsia="en-US"/>
        </w:rPr>
        <w:t xml:space="preserve">subproblems is a </w:t>
      </w:r>
      <w:r w:rsidR="00794003">
        <w:rPr>
          <w:rFonts w:eastAsiaTheme="minorHAnsi"/>
          <w:lang w:val="en-GB" w:eastAsia="en-US"/>
        </w:rPr>
        <w:t>tremendous</w:t>
      </w:r>
      <w:r w:rsidR="009901E7">
        <w:rPr>
          <w:rFonts w:eastAsiaTheme="minorHAnsi"/>
          <w:lang w:val="en-GB" w:eastAsia="en-US"/>
        </w:rPr>
        <w:t xml:space="preserve"> </w:t>
      </w:r>
      <w:r w:rsidRPr="002B51FC">
        <w:rPr>
          <w:rFonts w:eastAsiaTheme="minorHAnsi"/>
          <w:lang w:val="en-GB" w:eastAsia="en-US"/>
        </w:rPr>
        <w:t>limitation.</w:t>
      </w:r>
      <w:r w:rsidR="0057032A">
        <w:rPr>
          <w:rFonts w:eastAsiaTheme="minorHAnsi"/>
          <w:lang w:val="en-GB" w:eastAsia="en-US"/>
        </w:rPr>
        <w:t xml:space="preserve"> </w:t>
      </w:r>
      <w:r w:rsidR="005F47F0">
        <w:rPr>
          <w:rFonts w:eastAsiaTheme="minorHAnsi"/>
          <w:lang w:val="en-GB" w:eastAsia="en-US"/>
        </w:rPr>
        <w:t>RL</w:t>
      </w:r>
      <w:r w:rsidRPr="002B51FC">
        <w:rPr>
          <w:rFonts w:eastAsiaTheme="minorHAnsi"/>
          <w:lang w:val="en-GB" w:eastAsia="en-US"/>
        </w:rPr>
        <w:t xml:space="preserve"> takes the opposite </w:t>
      </w:r>
      <w:r w:rsidR="00124885">
        <w:rPr>
          <w:rFonts w:eastAsiaTheme="minorHAnsi"/>
          <w:lang w:val="en-GB" w:eastAsia="en-US"/>
        </w:rPr>
        <w:t>approach</w:t>
      </w:r>
      <w:r w:rsidRPr="002B51FC">
        <w:rPr>
          <w:rFonts w:eastAsiaTheme="minorHAnsi"/>
          <w:lang w:val="en-GB" w:eastAsia="en-US"/>
        </w:rPr>
        <w:t xml:space="preserve">, </w:t>
      </w:r>
      <w:r w:rsidR="00124885">
        <w:rPr>
          <w:rFonts w:eastAsiaTheme="minorHAnsi"/>
          <w:lang w:val="en-GB" w:eastAsia="en-US"/>
        </w:rPr>
        <w:t xml:space="preserve">it starts </w:t>
      </w:r>
      <w:r w:rsidRPr="002B51FC">
        <w:rPr>
          <w:rFonts w:eastAsiaTheme="minorHAnsi"/>
          <w:lang w:val="en-GB" w:eastAsia="en-US"/>
        </w:rPr>
        <w:t xml:space="preserve">with a </w:t>
      </w:r>
      <w:r w:rsidR="00124885" w:rsidRPr="002B51FC">
        <w:rPr>
          <w:rFonts w:eastAsiaTheme="minorHAnsi"/>
          <w:lang w:val="en-GB" w:eastAsia="en-US"/>
        </w:rPr>
        <w:t>goal-seeking</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interactive</w:t>
      </w:r>
      <w:r w:rsidR="00124885">
        <w:rPr>
          <w:rFonts w:eastAsiaTheme="minorHAnsi"/>
          <w:lang w:val="en-GB" w:eastAsia="en-US"/>
        </w:rPr>
        <w:t xml:space="preserve"> and </w:t>
      </w:r>
      <w:r w:rsidR="00124885" w:rsidRPr="002B51FC">
        <w:rPr>
          <w:rFonts w:eastAsiaTheme="minorHAnsi"/>
          <w:lang w:val="en-GB" w:eastAsia="en-US"/>
        </w:rPr>
        <w:t>complete</w:t>
      </w:r>
      <w:r w:rsidRPr="002B51FC">
        <w:rPr>
          <w:rFonts w:eastAsiaTheme="minorHAnsi"/>
          <w:lang w:val="en-GB" w:eastAsia="en-US"/>
        </w:rPr>
        <w:t xml:space="preserve"> agent. All </w:t>
      </w:r>
      <w:r w:rsidR="00124885">
        <w:rPr>
          <w:rFonts w:eastAsiaTheme="minorHAnsi"/>
          <w:lang w:val="en-GB" w:eastAsia="en-US"/>
        </w:rPr>
        <w:t>RL</w:t>
      </w:r>
      <w:r w:rsidRPr="002B51FC">
        <w:rPr>
          <w:rFonts w:eastAsiaTheme="minorHAnsi"/>
          <w:lang w:val="en-GB" w:eastAsia="en-US"/>
        </w:rPr>
        <w:t xml:space="preserve"> agents have </w:t>
      </w:r>
      <w:r w:rsidR="005F45A4">
        <w:rPr>
          <w:rFonts w:eastAsiaTheme="minorHAnsi"/>
          <w:lang w:val="en-GB" w:eastAsia="en-US"/>
        </w:rPr>
        <w:t>concrete</w:t>
      </w:r>
      <w:r w:rsidR="0057032A">
        <w:rPr>
          <w:rFonts w:eastAsiaTheme="minorHAnsi"/>
          <w:lang w:val="en-GB" w:eastAsia="en-US"/>
        </w:rPr>
        <w:t xml:space="preserve"> </w:t>
      </w:r>
      <w:r w:rsidRPr="002B51FC">
        <w:rPr>
          <w:rFonts w:eastAsiaTheme="minorHAnsi"/>
          <w:lang w:val="en-GB" w:eastAsia="en-US"/>
        </w:rPr>
        <w:t xml:space="preserve">goals, can </w:t>
      </w:r>
      <w:r w:rsidR="005F45A4">
        <w:rPr>
          <w:rFonts w:eastAsiaTheme="minorHAnsi"/>
          <w:lang w:val="en-GB" w:eastAsia="en-US"/>
        </w:rPr>
        <w:t xml:space="preserve">feel the </w:t>
      </w:r>
      <w:r w:rsidRPr="002B51FC">
        <w:rPr>
          <w:rFonts w:eastAsiaTheme="minorHAnsi"/>
          <w:lang w:val="en-GB" w:eastAsia="en-US"/>
        </w:rPr>
        <w:t xml:space="preserve">aspects of environments, and </w:t>
      </w:r>
      <w:r w:rsidR="005F45A4">
        <w:rPr>
          <w:rFonts w:eastAsiaTheme="minorHAnsi"/>
          <w:lang w:val="en-GB" w:eastAsia="en-US"/>
        </w:rPr>
        <w:t xml:space="preserve">are able to </w:t>
      </w:r>
      <w:r w:rsidRPr="002B51FC">
        <w:rPr>
          <w:rFonts w:eastAsiaTheme="minorHAnsi"/>
          <w:lang w:val="en-GB" w:eastAsia="en-US"/>
        </w:rPr>
        <w:t xml:space="preserve">choose </w:t>
      </w:r>
      <w:r w:rsidR="005F45A4">
        <w:rPr>
          <w:rFonts w:eastAsiaTheme="minorHAnsi"/>
          <w:lang w:val="en-GB" w:eastAsia="en-US"/>
        </w:rPr>
        <w:t xml:space="preserve">proper </w:t>
      </w:r>
      <w:r w:rsidRPr="002B51FC">
        <w:rPr>
          <w:rFonts w:eastAsiaTheme="minorHAnsi"/>
          <w:lang w:val="en-GB" w:eastAsia="en-US"/>
        </w:rPr>
        <w:t xml:space="preserve">actions </w:t>
      </w:r>
      <w:r w:rsidR="005F45A4">
        <w:rPr>
          <w:rFonts w:eastAsiaTheme="minorHAnsi"/>
          <w:lang w:val="en-GB" w:eastAsia="en-US"/>
        </w:rPr>
        <w:t xml:space="preserve">in order </w:t>
      </w:r>
      <w:r w:rsidRPr="002B51FC">
        <w:rPr>
          <w:rFonts w:eastAsiaTheme="minorHAnsi"/>
          <w:lang w:val="en-GB" w:eastAsia="en-US"/>
        </w:rPr>
        <w:t xml:space="preserve">to </w:t>
      </w:r>
      <w:r w:rsidR="005F45A4">
        <w:rPr>
          <w:rFonts w:eastAsiaTheme="minorHAnsi"/>
          <w:lang w:val="en-GB" w:eastAsia="en-US"/>
        </w:rPr>
        <w:t>affect</w:t>
      </w:r>
      <w:r w:rsidR="0057032A">
        <w:rPr>
          <w:rFonts w:eastAsiaTheme="minorHAnsi"/>
          <w:lang w:val="en-GB" w:eastAsia="en-US"/>
        </w:rPr>
        <w:t xml:space="preserve"> </w:t>
      </w:r>
      <w:r w:rsidRPr="002B51FC">
        <w:rPr>
          <w:rFonts w:eastAsiaTheme="minorHAnsi"/>
          <w:lang w:val="en-GB" w:eastAsia="en-US"/>
        </w:rPr>
        <w:t xml:space="preserve">their environments. Moreover, usually </w:t>
      </w:r>
      <w:r w:rsidR="004B4425">
        <w:rPr>
          <w:rFonts w:eastAsiaTheme="minorHAnsi"/>
          <w:lang w:val="en-GB" w:eastAsia="en-US"/>
        </w:rPr>
        <w:t xml:space="preserve">it’s </w:t>
      </w:r>
      <w:r w:rsidRPr="002B51FC">
        <w:rPr>
          <w:rFonts w:eastAsiaTheme="minorHAnsi"/>
          <w:lang w:val="en-GB" w:eastAsia="en-US"/>
        </w:rPr>
        <w:t xml:space="preserve">assumed from the </w:t>
      </w:r>
      <w:r w:rsidR="004B4425">
        <w:rPr>
          <w:rFonts w:eastAsiaTheme="minorHAnsi"/>
          <w:lang w:val="en-GB" w:eastAsia="en-US"/>
        </w:rPr>
        <w:t xml:space="preserve">very </w:t>
      </w:r>
      <w:r w:rsidRPr="002B51FC">
        <w:rPr>
          <w:rFonts w:eastAsiaTheme="minorHAnsi"/>
          <w:lang w:val="en-GB" w:eastAsia="en-US"/>
        </w:rPr>
        <w:t>beginning</w:t>
      </w:r>
      <w:r w:rsidR="0057032A">
        <w:rPr>
          <w:rFonts w:eastAsiaTheme="minorHAnsi"/>
          <w:lang w:val="en-GB" w:eastAsia="en-US"/>
        </w:rPr>
        <w:t xml:space="preserve"> </w:t>
      </w:r>
      <w:r w:rsidRPr="002B51FC">
        <w:rPr>
          <w:rFonts w:eastAsiaTheme="minorHAnsi"/>
          <w:lang w:val="en-GB" w:eastAsia="en-US"/>
        </w:rPr>
        <w:t xml:space="preserve">that agent </w:t>
      </w:r>
      <w:r w:rsidR="004B4425">
        <w:rPr>
          <w:rFonts w:eastAsiaTheme="minorHAnsi"/>
          <w:lang w:val="en-GB" w:eastAsia="en-US"/>
        </w:rPr>
        <w:t>must</w:t>
      </w:r>
      <w:r w:rsidRPr="002B51FC">
        <w:rPr>
          <w:rFonts w:eastAsiaTheme="minorHAnsi"/>
          <w:lang w:val="en-GB" w:eastAsia="en-US"/>
        </w:rPr>
        <w:t xml:space="preserve"> operate </w:t>
      </w:r>
      <w:r w:rsidR="002A413A">
        <w:rPr>
          <w:rFonts w:eastAsiaTheme="minorHAnsi"/>
          <w:lang w:val="en-GB" w:eastAsia="en-US"/>
        </w:rPr>
        <w:t xml:space="preserve">in spite of </w:t>
      </w:r>
      <w:r w:rsidRPr="002B51FC">
        <w:rPr>
          <w:rFonts w:eastAsiaTheme="minorHAnsi"/>
          <w:lang w:val="en-GB" w:eastAsia="en-US"/>
        </w:rPr>
        <w:t>signi</w:t>
      </w:r>
      <w:r w:rsidR="0057032A">
        <w:rPr>
          <w:rFonts w:eastAsiaTheme="minorHAnsi"/>
          <w:lang w:val="en-GB" w:eastAsia="en-US"/>
        </w:rPr>
        <w:t>fi</w:t>
      </w:r>
      <w:r w:rsidRPr="002B51FC">
        <w:rPr>
          <w:rFonts w:eastAsiaTheme="minorHAnsi"/>
          <w:lang w:val="en-GB" w:eastAsia="en-US"/>
        </w:rPr>
        <w:t xml:space="preserve">cant </w:t>
      </w:r>
      <w:r w:rsidR="002A413A">
        <w:rPr>
          <w:rFonts w:eastAsiaTheme="minorHAnsi"/>
          <w:lang w:val="en-GB" w:eastAsia="en-US"/>
        </w:rPr>
        <w:t>environment’s uncertainty</w:t>
      </w:r>
      <w:r w:rsidR="0057032A">
        <w:rPr>
          <w:rFonts w:eastAsiaTheme="minorHAnsi"/>
          <w:lang w:val="en-GB" w:eastAsia="en-US"/>
        </w:rPr>
        <w:t xml:space="preserve"> </w:t>
      </w:r>
      <w:r w:rsidRPr="002B51FC">
        <w:rPr>
          <w:rFonts w:eastAsiaTheme="minorHAnsi"/>
          <w:lang w:val="en-GB" w:eastAsia="en-US"/>
        </w:rPr>
        <w:t xml:space="preserve">it faces. When </w:t>
      </w:r>
      <w:r w:rsidR="002A413A">
        <w:rPr>
          <w:rFonts w:eastAsiaTheme="minorHAnsi"/>
          <w:lang w:val="en-GB" w:eastAsia="en-US"/>
        </w:rPr>
        <w:t>RL</w:t>
      </w:r>
      <w:r w:rsidRPr="002B51FC">
        <w:rPr>
          <w:rFonts w:eastAsiaTheme="minorHAnsi"/>
          <w:lang w:val="en-GB" w:eastAsia="en-US"/>
        </w:rPr>
        <w:t xml:space="preserve"> involves planning, it </w:t>
      </w:r>
      <w:r w:rsidR="00DE10D6">
        <w:rPr>
          <w:rFonts w:eastAsiaTheme="minorHAnsi"/>
          <w:lang w:val="en-GB" w:eastAsia="en-US"/>
        </w:rPr>
        <w:t xml:space="preserve">must </w:t>
      </w:r>
      <w:r w:rsidRPr="002B51FC">
        <w:rPr>
          <w:rFonts w:eastAsiaTheme="minorHAnsi"/>
          <w:lang w:val="en-GB" w:eastAsia="en-US"/>
        </w:rPr>
        <w:t>address</w:t>
      </w:r>
      <w:r w:rsidR="0057032A">
        <w:rPr>
          <w:rFonts w:eastAsiaTheme="minorHAnsi"/>
          <w:lang w:val="en-GB" w:eastAsia="en-US"/>
        </w:rPr>
        <w:t xml:space="preserve"> </w:t>
      </w:r>
      <w:r w:rsidRPr="002B51FC">
        <w:rPr>
          <w:rFonts w:eastAsiaTheme="minorHAnsi"/>
          <w:lang w:val="en-GB" w:eastAsia="en-US"/>
        </w:rPr>
        <w:t xml:space="preserve">the interplay between </w:t>
      </w:r>
      <w:r w:rsidR="00DE10D6" w:rsidRPr="002B51FC">
        <w:rPr>
          <w:rFonts w:eastAsiaTheme="minorHAnsi"/>
          <w:lang w:val="en-GB" w:eastAsia="en-US"/>
        </w:rPr>
        <w:t xml:space="preserve">real-time action selection </w:t>
      </w:r>
      <w:r w:rsidR="00DE10D6">
        <w:rPr>
          <w:rFonts w:eastAsiaTheme="minorHAnsi"/>
          <w:lang w:val="en-GB" w:eastAsia="en-US"/>
        </w:rPr>
        <w:t xml:space="preserve">and </w:t>
      </w:r>
      <w:r w:rsidRPr="002B51FC">
        <w:rPr>
          <w:rFonts w:eastAsiaTheme="minorHAnsi"/>
          <w:lang w:val="en-GB" w:eastAsia="en-US"/>
        </w:rPr>
        <w:t xml:space="preserve">planning, as well as question of how </w:t>
      </w:r>
      <w:r w:rsidR="00EE1B8F">
        <w:rPr>
          <w:rFonts w:eastAsiaTheme="minorHAnsi"/>
          <w:lang w:val="en-GB" w:eastAsia="en-US"/>
        </w:rPr>
        <w:t xml:space="preserve">models of environment </w:t>
      </w:r>
      <w:r w:rsidRPr="002B51FC">
        <w:rPr>
          <w:rFonts w:eastAsiaTheme="minorHAnsi"/>
          <w:lang w:val="en-GB" w:eastAsia="en-US"/>
        </w:rPr>
        <w:t xml:space="preserve">are acquired and improved. </w:t>
      </w:r>
      <w:r w:rsidR="006D37A3">
        <w:rPr>
          <w:rFonts w:eastAsiaTheme="minorHAnsi"/>
          <w:lang w:val="en-GB" w:eastAsia="en-US"/>
        </w:rPr>
        <w:t>T</w:t>
      </w:r>
      <w:r w:rsidRPr="002B51FC">
        <w:rPr>
          <w:rFonts w:eastAsiaTheme="minorHAnsi"/>
          <w:lang w:val="en-GB" w:eastAsia="en-US"/>
        </w:rPr>
        <w:t>o make progress</w:t>
      </w:r>
      <w:r w:rsidR="006D37A3">
        <w:rPr>
          <w:rFonts w:eastAsiaTheme="minorHAnsi"/>
          <w:lang w:val="en-GB" w:eastAsia="en-US"/>
        </w:rPr>
        <w:t xml:space="preserve"> f</w:t>
      </w:r>
      <w:r w:rsidR="006D37A3" w:rsidRPr="002B51FC">
        <w:rPr>
          <w:rFonts w:eastAsiaTheme="minorHAnsi"/>
          <w:lang w:val="en-GB" w:eastAsia="en-US"/>
        </w:rPr>
        <w:t>or learning</w:t>
      </w:r>
      <w:r w:rsidR="006D37A3">
        <w:rPr>
          <w:rFonts w:eastAsiaTheme="minorHAnsi"/>
          <w:lang w:val="en-GB" w:eastAsia="en-US"/>
        </w:rPr>
        <w:t xml:space="preserve"> </w:t>
      </w:r>
      <w:r w:rsidR="006D37A3" w:rsidRPr="002B51FC">
        <w:rPr>
          <w:rFonts w:eastAsiaTheme="minorHAnsi"/>
          <w:lang w:val="en-GB" w:eastAsia="en-US"/>
        </w:rPr>
        <w:t>research</w:t>
      </w:r>
      <w:r w:rsidRPr="002B51FC">
        <w:rPr>
          <w:rFonts w:eastAsiaTheme="minorHAnsi"/>
          <w:lang w:val="en-GB" w:eastAsia="en-US"/>
        </w:rPr>
        <w:t xml:space="preserve">, subproblems </w:t>
      </w:r>
      <w:r w:rsidR="006D37A3">
        <w:rPr>
          <w:rFonts w:eastAsiaTheme="minorHAnsi"/>
          <w:lang w:val="en-GB" w:eastAsia="en-US"/>
        </w:rPr>
        <w:t xml:space="preserve">must </w:t>
      </w:r>
      <w:r w:rsidRPr="002B51FC">
        <w:rPr>
          <w:rFonts w:eastAsiaTheme="minorHAnsi"/>
          <w:lang w:val="en-GB" w:eastAsia="en-US"/>
        </w:rPr>
        <w:t>be</w:t>
      </w:r>
      <w:r w:rsidR="00C324B5">
        <w:rPr>
          <w:rFonts w:eastAsiaTheme="minorHAnsi"/>
          <w:lang w:val="en-GB" w:eastAsia="en-US"/>
        </w:rPr>
        <w:t xml:space="preserve"> studied and isolated</w:t>
      </w:r>
      <w:r w:rsidRPr="002B51FC">
        <w:rPr>
          <w:rFonts w:eastAsiaTheme="minorHAnsi"/>
          <w:lang w:val="en-GB" w:eastAsia="en-US"/>
        </w:rPr>
        <w:t xml:space="preserve">, </w:t>
      </w:r>
      <w:r w:rsidR="008A2008">
        <w:rPr>
          <w:rFonts w:eastAsiaTheme="minorHAnsi"/>
          <w:lang w:val="en-GB" w:eastAsia="en-US"/>
        </w:rPr>
        <w:t>however</w:t>
      </w:r>
      <w:r w:rsidRPr="002B51FC">
        <w:rPr>
          <w:rFonts w:eastAsiaTheme="minorHAnsi"/>
          <w:lang w:val="en-GB" w:eastAsia="en-US"/>
        </w:rPr>
        <w:t xml:space="preserve"> they should </w:t>
      </w:r>
      <w:r w:rsidR="00E93AF1">
        <w:rPr>
          <w:rFonts w:eastAsiaTheme="minorHAnsi"/>
          <w:lang w:val="en-GB" w:eastAsia="en-US"/>
        </w:rPr>
        <w:t xml:space="preserve">represent </w:t>
      </w:r>
      <w:r w:rsidRPr="002B51FC">
        <w:rPr>
          <w:rFonts w:eastAsiaTheme="minorHAnsi"/>
          <w:lang w:val="en-GB" w:eastAsia="en-US"/>
        </w:rPr>
        <w:t xml:space="preserve">subproblems </w:t>
      </w:r>
      <w:r w:rsidR="00E93AF1">
        <w:rPr>
          <w:rFonts w:eastAsiaTheme="minorHAnsi"/>
          <w:lang w:val="en-GB" w:eastAsia="en-US"/>
        </w:rPr>
        <w:t xml:space="preserve">playing </w:t>
      </w:r>
      <w:r w:rsidRPr="002B51FC">
        <w:rPr>
          <w:rFonts w:eastAsiaTheme="minorHAnsi"/>
          <w:lang w:val="en-GB" w:eastAsia="en-US"/>
        </w:rPr>
        <w:t xml:space="preserve">clear roles in </w:t>
      </w:r>
      <w:r w:rsidR="00E93AF1" w:rsidRPr="002B51FC">
        <w:rPr>
          <w:rFonts w:eastAsiaTheme="minorHAnsi"/>
          <w:lang w:val="en-GB" w:eastAsia="en-US"/>
        </w:rPr>
        <w:t>interactive</w:t>
      </w:r>
      <w:r w:rsidR="00E93AF1">
        <w:rPr>
          <w:rFonts w:eastAsiaTheme="minorHAnsi"/>
          <w:lang w:val="en-GB" w:eastAsia="en-US"/>
        </w:rPr>
        <w:t>,</w:t>
      </w:r>
      <w:r w:rsidR="00E93AF1" w:rsidRPr="002B51FC">
        <w:rPr>
          <w:rFonts w:eastAsiaTheme="minorHAnsi"/>
          <w:lang w:val="en-GB" w:eastAsia="en-US"/>
        </w:rPr>
        <w:t xml:space="preserve"> </w:t>
      </w:r>
      <w:r w:rsidRPr="002B51FC">
        <w:rPr>
          <w:rFonts w:eastAsiaTheme="minorHAnsi"/>
          <w:lang w:val="en-GB" w:eastAsia="en-US"/>
        </w:rPr>
        <w:t>complete</w:t>
      </w:r>
      <w:r w:rsidR="00E93AF1">
        <w:rPr>
          <w:rFonts w:eastAsiaTheme="minorHAnsi"/>
          <w:lang w:val="en-GB" w:eastAsia="en-US"/>
        </w:rPr>
        <w:t xml:space="preserve"> and</w:t>
      </w:r>
      <w:r w:rsidRPr="002B51FC">
        <w:rPr>
          <w:rFonts w:eastAsiaTheme="minorHAnsi"/>
          <w:lang w:val="en-GB" w:eastAsia="en-US"/>
        </w:rPr>
        <w:t xml:space="preserve"> goal</w:t>
      </w:r>
      <w:r w:rsidR="00E93AF1">
        <w:rPr>
          <w:rFonts w:eastAsiaTheme="minorHAnsi"/>
          <w:lang w:val="en-GB" w:eastAsia="en-US"/>
        </w:rPr>
        <w:t>-oriented</w:t>
      </w:r>
      <w:r w:rsidRPr="002B51FC">
        <w:rPr>
          <w:rFonts w:eastAsiaTheme="minorHAnsi"/>
          <w:lang w:val="en-GB" w:eastAsia="en-US"/>
        </w:rPr>
        <w:t xml:space="preserve"> agents, even if all </w:t>
      </w:r>
      <w:r w:rsidR="00DE0979">
        <w:rPr>
          <w:rFonts w:eastAsiaTheme="minorHAnsi"/>
          <w:lang w:val="en-GB" w:eastAsia="en-US"/>
        </w:rPr>
        <w:t xml:space="preserve">of the </w:t>
      </w:r>
      <w:r w:rsidRPr="002B51FC">
        <w:rPr>
          <w:rFonts w:eastAsiaTheme="minorHAnsi"/>
          <w:lang w:val="en-GB" w:eastAsia="en-US"/>
        </w:rPr>
        <w:t>details of complete agent</w:t>
      </w:r>
      <w:r w:rsidR="0057032A">
        <w:rPr>
          <w:rFonts w:eastAsiaTheme="minorHAnsi"/>
          <w:lang w:val="en-GB" w:eastAsia="en-US"/>
        </w:rPr>
        <w:t xml:space="preserve"> </w:t>
      </w:r>
      <w:r w:rsidRPr="002B51FC">
        <w:rPr>
          <w:rFonts w:eastAsiaTheme="minorHAnsi"/>
          <w:lang w:val="en-GB" w:eastAsia="en-US"/>
        </w:rPr>
        <w:t xml:space="preserve">cannot be </w:t>
      </w:r>
      <w:r w:rsidR="004132B4">
        <w:rPr>
          <w:rFonts w:eastAsiaTheme="minorHAnsi"/>
          <w:lang w:val="en-GB" w:eastAsia="en-US"/>
        </w:rPr>
        <w:t>fi</w:t>
      </w:r>
      <w:r w:rsidRPr="002B51FC">
        <w:rPr>
          <w:rFonts w:eastAsiaTheme="minorHAnsi"/>
          <w:lang w:val="en-GB" w:eastAsia="en-US"/>
        </w:rPr>
        <w:t>lled in</w:t>
      </w:r>
      <w:r w:rsidR="006935F9">
        <w:rPr>
          <w:rFonts w:eastAsiaTheme="minorHAnsi"/>
          <w:lang w:val="en-GB" w:eastAsia="en-US"/>
        </w:rPr>
        <w:t xml:space="preserve"> yet</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One of most exciting </w:t>
      </w:r>
      <w:r w:rsidR="003B799B">
        <w:rPr>
          <w:rFonts w:eastAsiaTheme="minorHAnsi"/>
          <w:lang w:val="en-GB" w:eastAsia="en-US"/>
        </w:rPr>
        <w:t>features</w:t>
      </w:r>
      <w:r w:rsidRPr="002B51FC">
        <w:rPr>
          <w:rFonts w:eastAsiaTheme="minorHAnsi"/>
          <w:lang w:val="en-GB" w:eastAsia="en-US"/>
        </w:rPr>
        <w:t xml:space="preserve"> of modern </w:t>
      </w:r>
      <w:r w:rsidR="003B799B">
        <w:rPr>
          <w:rFonts w:eastAsiaTheme="minorHAnsi"/>
          <w:lang w:val="en-GB" w:eastAsia="en-US"/>
        </w:rPr>
        <w:t>RL</w:t>
      </w:r>
      <w:r w:rsidRPr="002B51FC">
        <w:rPr>
          <w:rFonts w:eastAsiaTheme="minorHAnsi"/>
          <w:lang w:val="en-GB" w:eastAsia="en-US"/>
        </w:rPr>
        <w:t xml:space="preserve"> is its</w:t>
      </w:r>
      <w:r w:rsidR="0057032A">
        <w:rPr>
          <w:rFonts w:eastAsiaTheme="minorHAnsi"/>
          <w:lang w:val="en-GB" w:eastAsia="en-US"/>
        </w:rPr>
        <w:t xml:space="preserve"> </w:t>
      </w:r>
      <w:r w:rsidRPr="002B51FC">
        <w:rPr>
          <w:rFonts w:eastAsiaTheme="minorHAnsi"/>
          <w:lang w:val="en-GB" w:eastAsia="en-US"/>
        </w:rPr>
        <w:t>fruitful</w:t>
      </w:r>
      <w:r w:rsidR="003B799B">
        <w:rPr>
          <w:rFonts w:eastAsiaTheme="minorHAnsi"/>
          <w:lang w:val="en-GB" w:eastAsia="en-US"/>
        </w:rPr>
        <w:t xml:space="preserve"> and </w:t>
      </w:r>
      <w:r w:rsidR="003B799B" w:rsidRPr="002B51FC">
        <w:rPr>
          <w:rFonts w:eastAsiaTheme="minorHAnsi"/>
          <w:lang w:val="en-GB" w:eastAsia="en-US"/>
        </w:rPr>
        <w:t>substantive</w:t>
      </w:r>
      <w:r w:rsidRPr="002B51FC">
        <w:rPr>
          <w:rFonts w:eastAsiaTheme="minorHAnsi"/>
          <w:lang w:val="en-GB" w:eastAsia="en-US"/>
        </w:rPr>
        <w:t xml:space="preserve"> interactions with other scienti</w:t>
      </w:r>
      <w:r w:rsidR="0057032A">
        <w:rPr>
          <w:rFonts w:eastAsiaTheme="minorHAnsi"/>
          <w:lang w:val="en-GB" w:eastAsia="en-US"/>
        </w:rPr>
        <w:t>fi</w:t>
      </w:r>
      <w:r w:rsidRPr="002B51FC">
        <w:rPr>
          <w:rFonts w:eastAsiaTheme="minorHAnsi"/>
          <w:lang w:val="en-GB" w:eastAsia="en-US"/>
        </w:rPr>
        <w:t xml:space="preserve">c </w:t>
      </w:r>
      <w:r w:rsidR="003B799B">
        <w:rPr>
          <w:rFonts w:eastAsiaTheme="minorHAnsi"/>
          <w:lang w:val="en-GB" w:eastAsia="en-US"/>
        </w:rPr>
        <w:t xml:space="preserve">and </w:t>
      </w:r>
      <w:r w:rsidR="003B799B" w:rsidRPr="002B51FC">
        <w:rPr>
          <w:rFonts w:eastAsiaTheme="minorHAnsi"/>
          <w:lang w:val="en-GB" w:eastAsia="en-US"/>
        </w:rPr>
        <w:t xml:space="preserve">engineering </w:t>
      </w:r>
      <w:r w:rsidRPr="002B51FC">
        <w:rPr>
          <w:rFonts w:eastAsiaTheme="minorHAnsi"/>
          <w:lang w:val="en-GB" w:eastAsia="en-US"/>
        </w:rPr>
        <w:t>disciplines.</w:t>
      </w:r>
      <w:r w:rsidR="0057032A">
        <w:rPr>
          <w:rFonts w:eastAsiaTheme="minorHAnsi"/>
          <w:lang w:val="en-GB" w:eastAsia="en-US"/>
        </w:rPr>
        <w:t xml:space="preserve"> </w:t>
      </w:r>
      <w:r w:rsidR="004976A2">
        <w:rPr>
          <w:rFonts w:eastAsiaTheme="minorHAnsi"/>
          <w:lang w:val="en-GB" w:eastAsia="en-US"/>
        </w:rPr>
        <w:t>RL</w:t>
      </w:r>
      <w:r w:rsidRPr="002B51FC">
        <w:rPr>
          <w:rFonts w:eastAsiaTheme="minorHAnsi"/>
          <w:lang w:val="en-GB" w:eastAsia="en-US"/>
        </w:rPr>
        <w:t xml:space="preserve"> is part of long trend within </w:t>
      </w:r>
      <w:r w:rsidR="003E7EE8">
        <w:rPr>
          <w:rFonts w:eastAsiaTheme="minorHAnsi"/>
          <w:lang w:val="en-GB" w:eastAsia="en-US"/>
        </w:rPr>
        <w:t>AI</w:t>
      </w:r>
      <w:r w:rsidRPr="002B51FC">
        <w:rPr>
          <w:rFonts w:eastAsiaTheme="minorHAnsi"/>
          <w:lang w:val="en-GB" w:eastAsia="en-US"/>
        </w:rPr>
        <w:t xml:space="preserve"> and </w:t>
      </w:r>
      <w:r w:rsidR="00A357AF">
        <w:rPr>
          <w:rFonts w:eastAsiaTheme="minorHAnsi"/>
          <w:lang w:val="en-GB" w:eastAsia="en-US"/>
        </w:rPr>
        <w:t>ML</w:t>
      </w:r>
      <w:r w:rsidRPr="002B51FC">
        <w:rPr>
          <w:rFonts w:eastAsiaTheme="minorHAnsi"/>
          <w:lang w:val="en-GB" w:eastAsia="en-US"/>
        </w:rPr>
        <w:t xml:space="preserve"> toward</w:t>
      </w:r>
      <w:r w:rsidR="00251D46">
        <w:rPr>
          <w:rFonts w:eastAsiaTheme="minorHAnsi"/>
          <w:lang w:val="en-GB" w:eastAsia="en-US"/>
        </w:rPr>
        <w:t>s</w:t>
      </w:r>
      <w:r w:rsidRPr="002B51FC">
        <w:rPr>
          <w:rFonts w:eastAsiaTheme="minorHAnsi"/>
          <w:lang w:val="en-GB" w:eastAsia="en-US"/>
        </w:rPr>
        <w:t xml:space="preserve"> greater integration with</w:t>
      </w:r>
      <w:r w:rsidR="006D37A3">
        <w:rPr>
          <w:rFonts w:eastAsiaTheme="minorHAnsi"/>
          <w:lang w:val="en-GB" w:eastAsia="en-US"/>
        </w:rPr>
        <w:t xml:space="preserve"> </w:t>
      </w:r>
      <w:r w:rsidRPr="002B51FC">
        <w:rPr>
          <w:rFonts w:eastAsiaTheme="minorHAnsi"/>
          <w:lang w:val="en-GB" w:eastAsia="en-US"/>
        </w:rPr>
        <w:t>optimization,</w:t>
      </w:r>
      <w:r w:rsidR="00251D46">
        <w:rPr>
          <w:rFonts w:eastAsiaTheme="minorHAnsi"/>
          <w:lang w:val="en-GB" w:eastAsia="en-US"/>
        </w:rPr>
        <w:t xml:space="preserve"> </w:t>
      </w:r>
      <w:r w:rsidR="00251D46" w:rsidRPr="002B51FC">
        <w:rPr>
          <w:rFonts w:eastAsiaTheme="minorHAnsi"/>
          <w:lang w:val="en-GB" w:eastAsia="en-US"/>
        </w:rPr>
        <w:t>statistics</w:t>
      </w:r>
      <w:r w:rsidRPr="002B51FC">
        <w:rPr>
          <w:rFonts w:eastAsiaTheme="minorHAnsi"/>
          <w:lang w:val="en-GB" w:eastAsia="en-US"/>
        </w:rPr>
        <w:t xml:space="preserve"> and other </w:t>
      </w:r>
      <w:r w:rsidR="00D0724A">
        <w:rPr>
          <w:rFonts w:eastAsiaTheme="minorHAnsi"/>
          <w:lang w:val="en-GB" w:eastAsia="en-US"/>
        </w:rPr>
        <w:t>computing</w:t>
      </w:r>
      <w:r w:rsidRPr="002B51FC">
        <w:rPr>
          <w:rFonts w:eastAsiaTheme="minorHAnsi"/>
          <w:lang w:val="en-GB" w:eastAsia="en-US"/>
        </w:rPr>
        <w:t xml:space="preserve"> subjects. For </w:t>
      </w:r>
      <w:r w:rsidR="00581F46">
        <w:rPr>
          <w:rFonts w:eastAsiaTheme="minorHAnsi"/>
          <w:lang w:val="en-GB" w:eastAsia="en-US"/>
        </w:rPr>
        <w:t>instance</w:t>
      </w:r>
      <w:r w:rsidRPr="002B51FC">
        <w:rPr>
          <w:rFonts w:eastAsiaTheme="minorHAnsi"/>
          <w:lang w:val="en-GB" w:eastAsia="en-US"/>
        </w:rPr>
        <w:t>, ability of</w:t>
      </w:r>
      <w:r w:rsidR="0057032A">
        <w:rPr>
          <w:rFonts w:eastAsiaTheme="minorHAnsi"/>
          <w:lang w:val="en-GB" w:eastAsia="en-US"/>
        </w:rPr>
        <w:t xml:space="preserve"> </w:t>
      </w:r>
      <w:r w:rsidRPr="002B51FC">
        <w:rPr>
          <w:rFonts w:eastAsiaTheme="minorHAnsi"/>
          <w:lang w:val="en-GB" w:eastAsia="en-US"/>
        </w:rPr>
        <w:t xml:space="preserve">some </w:t>
      </w:r>
      <w:r w:rsidR="00186AA5">
        <w:rPr>
          <w:rFonts w:eastAsiaTheme="minorHAnsi"/>
          <w:lang w:val="en-GB" w:eastAsia="en-US"/>
        </w:rPr>
        <w:t>RL</w:t>
      </w:r>
      <w:r w:rsidRPr="002B51FC">
        <w:rPr>
          <w:rFonts w:eastAsiaTheme="minorHAnsi"/>
          <w:lang w:val="en-GB" w:eastAsia="en-US"/>
        </w:rPr>
        <w:t xml:space="preserve"> methods to learn with </w:t>
      </w:r>
      <w:r w:rsidR="00BC43D2">
        <w:rPr>
          <w:rFonts w:eastAsiaTheme="minorHAnsi"/>
          <w:lang w:val="en-GB" w:eastAsia="en-US"/>
        </w:rPr>
        <w:t xml:space="preserve">several </w:t>
      </w:r>
      <w:r w:rsidRPr="002B51FC">
        <w:rPr>
          <w:rFonts w:eastAsiaTheme="minorHAnsi"/>
          <w:lang w:val="en-GB" w:eastAsia="en-US"/>
        </w:rPr>
        <w:t>parameterized approximators</w:t>
      </w:r>
      <w:r w:rsidR="0057032A">
        <w:rPr>
          <w:rFonts w:eastAsiaTheme="minorHAnsi"/>
          <w:lang w:val="en-GB" w:eastAsia="en-US"/>
        </w:rPr>
        <w:t xml:space="preserve"> </w:t>
      </w:r>
      <w:r w:rsidR="00BC43D2">
        <w:rPr>
          <w:rFonts w:eastAsiaTheme="minorHAnsi"/>
          <w:lang w:val="en-GB" w:eastAsia="en-US"/>
        </w:rPr>
        <w:t>demonstrates</w:t>
      </w:r>
      <w:r w:rsidRPr="002B51FC">
        <w:rPr>
          <w:rFonts w:eastAsiaTheme="minorHAnsi"/>
          <w:lang w:val="en-GB" w:eastAsia="en-US"/>
        </w:rPr>
        <w:t xml:space="preserve"> the classical </w:t>
      </w:r>
      <w:r w:rsidR="00186AA5">
        <w:rPr>
          <w:rFonts w:eastAsiaTheme="minorHAnsi"/>
          <w:lang w:val="en-GB" w:eastAsia="en-US"/>
        </w:rPr>
        <w:t>“</w:t>
      </w:r>
      <w:r w:rsidR="00BC43D2">
        <w:rPr>
          <w:rFonts w:eastAsiaTheme="minorHAnsi"/>
          <w:lang w:val="en-GB" w:eastAsia="en-US"/>
        </w:rPr>
        <w:t>dimensionality curse</w:t>
      </w:r>
      <w:r w:rsidRPr="002B51FC">
        <w:rPr>
          <w:rFonts w:eastAsiaTheme="minorHAnsi"/>
          <w:lang w:val="en-GB" w:eastAsia="en-US"/>
        </w:rPr>
        <w:t>" in control theory</w:t>
      </w:r>
      <w:r w:rsidR="000041D0">
        <w:rPr>
          <w:rFonts w:eastAsiaTheme="minorHAnsi"/>
          <w:lang w:val="en-GB" w:eastAsia="en-US"/>
        </w:rPr>
        <w:t xml:space="preserve"> and </w:t>
      </w:r>
      <w:r w:rsidR="000041D0" w:rsidRPr="002B51FC">
        <w:rPr>
          <w:rFonts w:eastAsiaTheme="minorHAnsi"/>
          <w:lang w:val="en-GB" w:eastAsia="en-US"/>
        </w:rPr>
        <w:t>operations research</w:t>
      </w:r>
      <w:r w:rsidRPr="002B51FC">
        <w:rPr>
          <w:rFonts w:eastAsiaTheme="minorHAnsi"/>
          <w:lang w:val="en-GB" w:eastAsia="en-US"/>
        </w:rPr>
        <w:t xml:space="preserve">. </w:t>
      </w:r>
      <w:r w:rsidR="002720E7">
        <w:rPr>
          <w:rFonts w:eastAsiaTheme="minorHAnsi"/>
          <w:lang w:val="en-GB" w:eastAsia="en-US"/>
        </w:rPr>
        <w:t>Moreover</w:t>
      </w:r>
      <w:r w:rsidRPr="002B51FC">
        <w:rPr>
          <w:rFonts w:eastAsiaTheme="minorHAnsi"/>
          <w:lang w:val="en-GB" w:eastAsia="en-US"/>
        </w:rPr>
        <w:t xml:space="preserve">, </w:t>
      </w:r>
      <w:r w:rsidR="002720E7">
        <w:rPr>
          <w:rFonts w:eastAsiaTheme="minorHAnsi"/>
          <w:lang w:val="en-GB" w:eastAsia="en-US"/>
        </w:rPr>
        <w:t>RL</w:t>
      </w:r>
      <w:r w:rsidRPr="002B51FC">
        <w:rPr>
          <w:rFonts w:eastAsiaTheme="minorHAnsi"/>
          <w:lang w:val="en-GB" w:eastAsia="en-US"/>
        </w:rPr>
        <w:t xml:space="preserve"> also </w:t>
      </w:r>
      <w:r w:rsidR="00DA34CB" w:rsidRPr="002B51FC">
        <w:rPr>
          <w:rFonts w:eastAsiaTheme="minorHAnsi"/>
          <w:lang w:val="en-GB" w:eastAsia="en-US"/>
        </w:rPr>
        <w:t xml:space="preserve">has </w:t>
      </w:r>
      <w:r w:rsidRPr="002B51FC">
        <w:rPr>
          <w:rFonts w:eastAsiaTheme="minorHAnsi"/>
          <w:lang w:val="en-GB" w:eastAsia="en-US"/>
        </w:rPr>
        <w:t>interacted</w:t>
      </w:r>
      <w:r w:rsidR="0057032A">
        <w:rPr>
          <w:rFonts w:eastAsiaTheme="minorHAnsi"/>
          <w:lang w:val="en-GB" w:eastAsia="en-US"/>
        </w:rPr>
        <w:t xml:space="preserve"> </w:t>
      </w:r>
      <w:r w:rsidRPr="002B51FC">
        <w:rPr>
          <w:rFonts w:eastAsiaTheme="minorHAnsi"/>
          <w:lang w:val="en-GB" w:eastAsia="en-US"/>
        </w:rPr>
        <w:t>strongly with neuroscience</w:t>
      </w:r>
      <w:r w:rsidR="009E17A2">
        <w:rPr>
          <w:rFonts w:eastAsiaTheme="minorHAnsi"/>
          <w:lang w:val="en-GB" w:eastAsia="en-US"/>
        </w:rPr>
        <w:t xml:space="preserve"> and </w:t>
      </w:r>
      <w:r w:rsidR="009E17A2" w:rsidRPr="002B51FC">
        <w:rPr>
          <w:rFonts w:eastAsiaTheme="minorHAnsi"/>
          <w:lang w:val="en-GB" w:eastAsia="en-US"/>
        </w:rPr>
        <w:t>psychology</w:t>
      </w:r>
      <w:r w:rsidRPr="002B51FC">
        <w:rPr>
          <w:rFonts w:eastAsiaTheme="minorHAnsi"/>
          <w:lang w:val="en-GB" w:eastAsia="en-US"/>
        </w:rPr>
        <w:t xml:space="preserve">, with </w:t>
      </w:r>
      <w:r w:rsidR="007D363E">
        <w:rPr>
          <w:rFonts w:eastAsiaTheme="minorHAnsi"/>
          <w:lang w:val="en-GB" w:eastAsia="en-US"/>
        </w:rPr>
        <w:t xml:space="preserve">significant </w:t>
      </w:r>
      <w:r w:rsidRPr="002B51FC">
        <w:rPr>
          <w:rFonts w:eastAsiaTheme="minorHAnsi"/>
          <w:lang w:val="en-GB" w:eastAsia="en-US"/>
        </w:rPr>
        <w:t>bene</w:t>
      </w:r>
      <w:r w:rsidR="0057032A">
        <w:rPr>
          <w:rFonts w:eastAsiaTheme="minorHAnsi"/>
          <w:lang w:val="en-GB" w:eastAsia="en-US"/>
        </w:rPr>
        <w:t>fi</w:t>
      </w:r>
      <w:r w:rsidRPr="002B51FC">
        <w:rPr>
          <w:rFonts w:eastAsiaTheme="minorHAnsi"/>
          <w:lang w:val="en-GB" w:eastAsia="en-US"/>
        </w:rPr>
        <w:t>ts</w:t>
      </w:r>
      <w:r w:rsidR="0057032A">
        <w:rPr>
          <w:rFonts w:eastAsiaTheme="minorHAnsi"/>
          <w:lang w:val="en-GB" w:eastAsia="en-US"/>
        </w:rPr>
        <w:t xml:space="preserve"> </w:t>
      </w:r>
      <w:r w:rsidR="007D363E">
        <w:rPr>
          <w:rFonts w:eastAsiaTheme="minorHAnsi"/>
          <w:lang w:val="en-GB" w:eastAsia="en-US"/>
        </w:rPr>
        <w:t xml:space="preserve">which </w:t>
      </w:r>
      <w:r w:rsidRPr="002B51FC">
        <w:rPr>
          <w:rFonts w:eastAsiaTheme="minorHAnsi"/>
          <w:lang w:val="en-GB" w:eastAsia="en-US"/>
        </w:rPr>
        <w:t xml:space="preserve">go both ways. </w:t>
      </w:r>
      <w:r w:rsidR="007D363E">
        <w:rPr>
          <w:rFonts w:eastAsiaTheme="minorHAnsi"/>
          <w:lang w:val="en-GB" w:eastAsia="en-US"/>
        </w:rPr>
        <w:t xml:space="preserve">Amongst </w:t>
      </w:r>
      <w:r w:rsidRPr="002B51FC">
        <w:rPr>
          <w:rFonts w:eastAsiaTheme="minorHAnsi"/>
          <w:lang w:val="en-GB" w:eastAsia="en-US"/>
        </w:rPr>
        <w:t xml:space="preserve">all forms of </w:t>
      </w:r>
      <w:r w:rsidR="007D363E">
        <w:rPr>
          <w:rFonts w:eastAsiaTheme="minorHAnsi"/>
          <w:lang w:val="en-GB" w:eastAsia="en-US"/>
        </w:rPr>
        <w:t>ML</w:t>
      </w:r>
      <w:r w:rsidRPr="002B51FC">
        <w:rPr>
          <w:rFonts w:eastAsiaTheme="minorHAnsi"/>
          <w:lang w:val="en-GB" w:eastAsia="en-US"/>
        </w:rPr>
        <w:t xml:space="preserve">, </w:t>
      </w:r>
      <w:r w:rsidR="007D363E">
        <w:rPr>
          <w:rFonts w:eastAsiaTheme="minorHAnsi"/>
          <w:lang w:val="en-GB" w:eastAsia="en-US"/>
        </w:rPr>
        <w:t xml:space="preserve">RL </w:t>
      </w:r>
      <w:r w:rsidRPr="002B51FC">
        <w:rPr>
          <w:rFonts w:eastAsiaTheme="minorHAnsi"/>
          <w:lang w:val="en-GB" w:eastAsia="en-US"/>
        </w:rPr>
        <w:t xml:space="preserve">is the closest to </w:t>
      </w:r>
      <w:r w:rsidR="007D363E">
        <w:rPr>
          <w:rFonts w:eastAsiaTheme="minorHAnsi"/>
          <w:lang w:val="en-GB" w:eastAsia="en-US"/>
        </w:rPr>
        <w:t xml:space="preserve">such </w:t>
      </w:r>
      <w:r w:rsidRPr="002B51FC">
        <w:rPr>
          <w:rFonts w:eastAsiaTheme="minorHAnsi"/>
          <w:lang w:val="en-GB" w:eastAsia="en-US"/>
        </w:rPr>
        <w:t xml:space="preserve">kind of learning </w:t>
      </w:r>
      <w:r w:rsidR="007D363E">
        <w:rPr>
          <w:rFonts w:eastAsiaTheme="minorHAnsi"/>
          <w:lang w:val="en-GB" w:eastAsia="en-US"/>
        </w:rPr>
        <w:t xml:space="preserve">process </w:t>
      </w:r>
      <w:r w:rsidRPr="002B51FC">
        <w:rPr>
          <w:rFonts w:eastAsiaTheme="minorHAnsi"/>
          <w:lang w:val="en-GB" w:eastAsia="en-US"/>
        </w:rPr>
        <w:t xml:space="preserve">that humans and </w:t>
      </w:r>
      <w:r w:rsidR="007D363E">
        <w:rPr>
          <w:rFonts w:eastAsiaTheme="minorHAnsi"/>
          <w:lang w:val="en-GB" w:eastAsia="en-US"/>
        </w:rPr>
        <w:t xml:space="preserve">the </w:t>
      </w:r>
      <w:r w:rsidRPr="002B51FC">
        <w:rPr>
          <w:rFonts w:eastAsiaTheme="minorHAnsi"/>
          <w:lang w:val="en-GB" w:eastAsia="en-US"/>
        </w:rPr>
        <w:t>other animals do</w:t>
      </w:r>
      <w:r w:rsidR="007D363E">
        <w:rPr>
          <w:rFonts w:eastAsiaTheme="minorHAnsi"/>
          <w:lang w:val="en-GB" w:eastAsia="en-US"/>
        </w:rPr>
        <w:t xml:space="preserve">; </w:t>
      </w:r>
      <w:r w:rsidRPr="002B51FC">
        <w:rPr>
          <w:rFonts w:eastAsiaTheme="minorHAnsi"/>
          <w:lang w:val="en-GB" w:eastAsia="en-US"/>
        </w:rPr>
        <w:t xml:space="preserve">many of core algorithms of </w:t>
      </w:r>
      <w:r w:rsidR="00DE1EFD">
        <w:rPr>
          <w:rFonts w:eastAsiaTheme="minorHAnsi"/>
          <w:lang w:val="en-GB" w:eastAsia="en-US"/>
        </w:rPr>
        <w:t>RL</w:t>
      </w:r>
      <w:r w:rsidRPr="002B51FC">
        <w:rPr>
          <w:rFonts w:eastAsiaTheme="minorHAnsi"/>
          <w:lang w:val="en-GB" w:eastAsia="en-US"/>
        </w:rPr>
        <w:t xml:space="preserve"> were </w:t>
      </w:r>
      <w:r w:rsidR="00F21FEB">
        <w:rPr>
          <w:rFonts w:eastAsiaTheme="minorHAnsi"/>
          <w:lang w:val="en-GB" w:eastAsia="en-US"/>
        </w:rPr>
        <w:t xml:space="preserve">initially </w:t>
      </w:r>
      <w:r w:rsidRPr="002B51FC">
        <w:rPr>
          <w:rFonts w:eastAsiaTheme="minorHAnsi"/>
          <w:lang w:val="en-GB" w:eastAsia="en-US"/>
        </w:rPr>
        <w:t>inspired</w:t>
      </w:r>
      <w:r w:rsidR="0057032A">
        <w:rPr>
          <w:rFonts w:eastAsiaTheme="minorHAnsi"/>
          <w:lang w:val="en-GB" w:eastAsia="en-US"/>
        </w:rPr>
        <w:t xml:space="preserve"> </w:t>
      </w:r>
      <w:r w:rsidRPr="002B51FC">
        <w:rPr>
          <w:rFonts w:eastAsiaTheme="minorHAnsi"/>
          <w:lang w:val="en-GB" w:eastAsia="en-US"/>
        </w:rPr>
        <w:t xml:space="preserve">by </w:t>
      </w:r>
      <w:r w:rsidR="00F21FEB">
        <w:rPr>
          <w:rFonts w:eastAsiaTheme="minorHAnsi"/>
          <w:lang w:val="en-GB" w:eastAsia="en-US"/>
        </w:rPr>
        <w:t xml:space="preserve">the </w:t>
      </w:r>
      <w:r w:rsidRPr="002B51FC">
        <w:rPr>
          <w:rFonts w:eastAsiaTheme="minorHAnsi"/>
          <w:lang w:val="en-GB" w:eastAsia="en-US"/>
        </w:rPr>
        <w:t xml:space="preserve">biological learning systems. And </w:t>
      </w:r>
      <w:r w:rsidR="00AD11F4">
        <w:rPr>
          <w:rFonts w:eastAsiaTheme="minorHAnsi"/>
          <w:lang w:val="en-GB" w:eastAsia="en-US"/>
        </w:rPr>
        <w:t>RL</w:t>
      </w:r>
      <w:r w:rsidRPr="002B51FC">
        <w:rPr>
          <w:rFonts w:eastAsiaTheme="minorHAnsi"/>
          <w:lang w:val="en-GB" w:eastAsia="en-US"/>
        </w:rPr>
        <w:t xml:space="preserve"> also</w:t>
      </w:r>
      <w:r w:rsidR="0057032A">
        <w:rPr>
          <w:rFonts w:eastAsiaTheme="minorHAnsi"/>
          <w:lang w:val="en-GB" w:eastAsia="en-US"/>
        </w:rPr>
        <w:t xml:space="preserve"> </w:t>
      </w:r>
      <w:r w:rsidR="00DA7968">
        <w:rPr>
          <w:rFonts w:eastAsiaTheme="minorHAnsi"/>
          <w:lang w:val="en-GB" w:eastAsia="en-US"/>
        </w:rPr>
        <w:t xml:space="preserve">gave </w:t>
      </w:r>
      <w:r w:rsidRPr="002B51FC">
        <w:rPr>
          <w:rFonts w:eastAsiaTheme="minorHAnsi"/>
          <w:lang w:val="en-GB" w:eastAsia="en-US"/>
        </w:rPr>
        <w:t>back, both through psychological model of animal</w:t>
      </w:r>
      <w:r w:rsidR="001958CF">
        <w:rPr>
          <w:rFonts w:eastAsiaTheme="minorHAnsi"/>
          <w:lang w:val="en-GB" w:eastAsia="en-US"/>
        </w:rPr>
        <w:t>’s</w:t>
      </w:r>
      <w:r w:rsidRPr="002B51FC">
        <w:rPr>
          <w:rFonts w:eastAsiaTheme="minorHAnsi"/>
          <w:lang w:val="en-GB" w:eastAsia="en-US"/>
        </w:rPr>
        <w:t xml:space="preserve"> learning and through </w:t>
      </w:r>
      <w:r w:rsidR="001958CF">
        <w:rPr>
          <w:rFonts w:eastAsiaTheme="minorHAnsi"/>
          <w:lang w:val="en-GB" w:eastAsia="en-US"/>
        </w:rPr>
        <w:t>the</w:t>
      </w:r>
      <w:r w:rsidRPr="002B51FC">
        <w:rPr>
          <w:rFonts w:eastAsiaTheme="minorHAnsi"/>
          <w:lang w:val="en-GB" w:eastAsia="en-US"/>
        </w:rPr>
        <w:t xml:space="preserve"> in</w:t>
      </w:r>
      <w:r w:rsidR="004132B4">
        <w:rPr>
          <w:rFonts w:eastAsiaTheme="minorHAnsi"/>
          <w:lang w:val="en-GB" w:eastAsia="en-US"/>
        </w:rPr>
        <w:t>fl</w:t>
      </w:r>
      <w:r w:rsidRPr="002B51FC">
        <w:rPr>
          <w:rFonts w:eastAsiaTheme="minorHAnsi"/>
          <w:lang w:val="en-GB" w:eastAsia="en-US"/>
        </w:rPr>
        <w:t xml:space="preserve">uential model of </w:t>
      </w:r>
      <w:r w:rsidR="001958CF">
        <w:rPr>
          <w:rFonts w:eastAsiaTheme="minorHAnsi"/>
          <w:lang w:val="en-GB" w:eastAsia="en-US"/>
        </w:rPr>
        <w:t xml:space="preserve">certain </w:t>
      </w:r>
      <w:r w:rsidRPr="002B51FC">
        <w:rPr>
          <w:rFonts w:eastAsiaTheme="minorHAnsi"/>
          <w:lang w:val="en-GB" w:eastAsia="en-US"/>
        </w:rPr>
        <w:t>parts</w:t>
      </w:r>
      <w:r w:rsidR="0057032A">
        <w:rPr>
          <w:rFonts w:eastAsiaTheme="minorHAnsi"/>
          <w:lang w:val="en-GB" w:eastAsia="en-US"/>
        </w:rPr>
        <w:t xml:space="preserve"> </w:t>
      </w:r>
      <w:r w:rsidRPr="002B51FC">
        <w:rPr>
          <w:rFonts w:eastAsiaTheme="minorHAnsi"/>
          <w:lang w:val="en-GB" w:eastAsia="en-US"/>
        </w:rPr>
        <w:t xml:space="preserve">of brain's reward system. Finally, </w:t>
      </w:r>
      <w:r w:rsidR="00AE4DD4">
        <w:rPr>
          <w:rFonts w:eastAsiaTheme="minorHAnsi"/>
          <w:lang w:val="en-GB" w:eastAsia="en-US"/>
        </w:rPr>
        <w:t>RL</w:t>
      </w:r>
      <w:r w:rsidRPr="002B51FC">
        <w:rPr>
          <w:rFonts w:eastAsiaTheme="minorHAnsi"/>
          <w:lang w:val="en-GB" w:eastAsia="en-US"/>
        </w:rPr>
        <w:t xml:space="preserve"> is also </w:t>
      </w:r>
      <w:r w:rsidR="00670827">
        <w:rPr>
          <w:rFonts w:eastAsiaTheme="minorHAnsi"/>
          <w:lang w:val="en-GB" w:eastAsia="en-US"/>
        </w:rPr>
        <w:t xml:space="preserve">a </w:t>
      </w:r>
      <w:r w:rsidRPr="002B51FC">
        <w:rPr>
          <w:rFonts w:eastAsiaTheme="minorHAnsi"/>
          <w:lang w:val="en-GB" w:eastAsia="en-US"/>
        </w:rPr>
        <w:t xml:space="preserve">part of </w:t>
      </w:r>
      <w:r w:rsidR="00670827">
        <w:rPr>
          <w:rFonts w:eastAsiaTheme="minorHAnsi"/>
          <w:lang w:val="en-GB" w:eastAsia="en-US"/>
        </w:rPr>
        <w:t xml:space="preserve">the </w:t>
      </w:r>
      <w:r w:rsidRPr="002B51FC">
        <w:rPr>
          <w:rFonts w:eastAsiaTheme="minorHAnsi"/>
          <w:lang w:val="en-GB" w:eastAsia="en-US"/>
        </w:rPr>
        <w:t xml:space="preserve">larger trend in </w:t>
      </w:r>
      <w:r w:rsidR="006B3BBE">
        <w:rPr>
          <w:rFonts w:eastAsiaTheme="minorHAnsi"/>
          <w:lang w:val="en-GB" w:eastAsia="en-US"/>
        </w:rPr>
        <w:t>AI</w:t>
      </w:r>
      <w:r w:rsidRPr="002B51FC">
        <w:rPr>
          <w:rFonts w:eastAsiaTheme="minorHAnsi"/>
          <w:lang w:val="en-GB" w:eastAsia="en-US"/>
        </w:rPr>
        <w:t xml:space="preserve"> back toward</w:t>
      </w:r>
      <w:r w:rsidR="006B587C">
        <w:rPr>
          <w:rFonts w:eastAsiaTheme="minorHAnsi"/>
          <w:lang w:val="en-GB" w:eastAsia="en-US"/>
        </w:rPr>
        <w:t>s</w:t>
      </w:r>
      <w:r w:rsidRPr="002B51FC">
        <w:rPr>
          <w:rFonts w:eastAsiaTheme="minorHAnsi"/>
          <w:lang w:val="en-GB" w:eastAsia="en-US"/>
        </w:rPr>
        <w:t xml:space="preserve"> simple general principles. Since late 1960's, </w:t>
      </w:r>
      <w:r w:rsidR="007A53E0">
        <w:rPr>
          <w:rFonts w:eastAsiaTheme="minorHAnsi"/>
          <w:lang w:val="en-GB" w:eastAsia="en-US"/>
        </w:rPr>
        <w:t>a lot of AI</w:t>
      </w:r>
      <w:r w:rsidRPr="002B51FC">
        <w:rPr>
          <w:rFonts w:eastAsiaTheme="minorHAnsi"/>
          <w:lang w:val="en-GB" w:eastAsia="en-US"/>
        </w:rPr>
        <w:t xml:space="preserve"> researchers </w:t>
      </w:r>
      <w:r w:rsidR="007A53E0">
        <w:rPr>
          <w:rFonts w:eastAsiaTheme="minorHAnsi"/>
          <w:lang w:val="en-GB" w:eastAsia="en-US"/>
        </w:rPr>
        <w:t>assumed</w:t>
      </w:r>
      <w:r w:rsidRPr="002B51FC">
        <w:rPr>
          <w:rFonts w:eastAsiaTheme="minorHAnsi"/>
          <w:lang w:val="en-GB" w:eastAsia="en-US"/>
        </w:rPr>
        <w:t xml:space="preserve"> that there are no </w:t>
      </w:r>
      <w:r w:rsidR="007A53E0">
        <w:rPr>
          <w:rFonts w:eastAsiaTheme="minorHAnsi"/>
          <w:lang w:val="en-GB" w:eastAsia="en-US"/>
        </w:rPr>
        <w:t xml:space="preserve">common </w:t>
      </w:r>
      <w:r w:rsidRPr="002B51FC">
        <w:rPr>
          <w:rFonts w:eastAsiaTheme="minorHAnsi"/>
          <w:lang w:val="en-GB" w:eastAsia="en-US"/>
        </w:rPr>
        <w:t>principles</w:t>
      </w:r>
      <w:r w:rsidR="00003DE0">
        <w:rPr>
          <w:rFonts w:eastAsiaTheme="minorHAnsi"/>
          <w:lang w:val="en-GB" w:eastAsia="en-US"/>
        </w:rPr>
        <w:t xml:space="preserve"> </w:t>
      </w:r>
      <w:r w:rsidRPr="002B51FC">
        <w:rPr>
          <w:rFonts w:eastAsiaTheme="minorHAnsi"/>
          <w:lang w:val="en-GB" w:eastAsia="en-US"/>
        </w:rPr>
        <w:t xml:space="preserve">to discover. </w:t>
      </w:r>
      <w:r w:rsidR="00C50B3D">
        <w:rPr>
          <w:rFonts w:eastAsiaTheme="minorHAnsi"/>
          <w:lang w:val="en-GB" w:eastAsia="en-US"/>
        </w:rPr>
        <w:t>S</w:t>
      </w:r>
      <w:r w:rsidRPr="002B51FC">
        <w:rPr>
          <w:rFonts w:eastAsiaTheme="minorHAnsi"/>
          <w:lang w:val="en-GB" w:eastAsia="en-US"/>
        </w:rPr>
        <w:t>ometimes</w:t>
      </w:r>
      <w:r w:rsidR="0057032A">
        <w:rPr>
          <w:rFonts w:eastAsiaTheme="minorHAnsi"/>
          <w:lang w:val="en-GB" w:eastAsia="en-US"/>
        </w:rPr>
        <w:t xml:space="preserve"> </w:t>
      </w:r>
      <w:r w:rsidR="00C50B3D">
        <w:rPr>
          <w:rFonts w:eastAsiaTheme="minorHAnsi"/>
          <w:lang w:val="en-GB" w:eastAsia="en-US"/>
        </w:rPr>
        <w:t xml:space="preserve">it was </w:t>
      </w:r>
      <w:r w:rsidRPr="002B51FC">
        <w:rPr>
          <w:rFonts w:eastAsiaTheme="minorHAnsi"/>
          <w:lang w:val="en-GB" w:eastAsia="en-US"/>
        </w:rPr>
        <w:t xml:space="preserve">said that if we could get enough facts into machine, </w:t>
      </w:r>
      <w:r w:rsidR="00C50B3D">
        <w:rPr>
          <w:rFonts w:eastAsiaTheme="minorHAnsi"/>
          <w:lang w:val="en-GB" w:eastAsia="en-US"/>
        </w:rPr>
        <w:t xml:space="preserve">let’ </w:t>
      </w:r>
      <w:r w:rsidRPr="002B51FC">
        <w:rPr>
          <w:rFonts w:eastAsiaTheme="minorHAnsi"/>
          <w:lang w:val="en-GB" w:eastAsia="en-US"/>
        </w:rPr>
        <w:t xml:space="preserve">say one billion, it would become </w:t>
      </w:r>
      <w:r w:rsidR="009209E4">
        <w:rPr>
          <w:rFonts w:eastAsiaTheme="minorHAnsi"/>
          <w:lang w:val="en-GB" w:eastAsia="en-US"/>
        </w:rPr>
        <w:t xml:space="preserve">an </w:t>
      </w:r>
      <w:r w:rsidRPr="002B51FC">
        <w:rPr>
          <w:rFonts w:eastAsiaTheme="minorHAnsi"/>
          <w:lang w:val="en-GB" w:eastAsia="en-US"/>
        </w:rPr>
        <w:t>intelligent</w:t>
      </w:r>
      <w:r w:rsidR="009209E4">
        <w:rPr>
          <w:rFonts w:eastAsiaTheme="minorHAnsi"/>
          <w:lang w:val="en-GB" w:eastAsia="en-US"/>
        </w:rPr>
        <w:t xml:space="preserve"> one</w:t>
      </w:r>
      <w:r w:rsidRPr="002B51FC">
        <w:rPr>
          <w:rFonts w:eastAsiaTheme="minorHAnsi"/>
          <w:lang w:val="en-GB" w:eastAsia="en-US"/>
        </w:rPr>
        <w:t xml:space="preserve">. Methods </w:t>
      </w:r>
      <w:r w:rsidR="00D14C7B">
        <w:rPr>
          <w:rFonts w:eastAsiaTheme="minorHAnsi"/>
          <w:lang w:val="en-GB" w:eastAsia="en-US"/>
        </w:rPr>
        <w:t xml:space="preserve">are </w:t>
      </w:r>
      <w:r w:rsidRPr="002B51FC">
        <w:rPr>
          <w:rFonts w:eastAsiaTheme="minorHAnsi"/>
          <w:lang w:val="en-GB" w:eastAsia="en-US"/>
        </w:rPr>
        <w:t xml:space="preserve">based on </w:t>
      </w:r>
      <w:r w:rsidR="00D14C7B">
        <w:rPr>
          <w:rFonts w:eastAsiaTheme="minorHAnsi"/>
          <w:lang w:val="en-GB" w:eastAsia="en-US"/>
        </w:rPr>
        <w:t xml:space="preserve">the </w:t>
      </w:r>
      <w:r w:rsidRPr="002B51FC">
        <w:rPr>
          <w:rFonts w:eastAsiaTheme="minorHAnsi"/>
          <w:lang w:val="en-GB" w:eastAsia="en-US"/>
        </w:rPr>
        <w:t>general</w:t>
      </w:r>
      <w:r w:rsidR="0057032A">
        <w:rPr>
          <w:rFonts w:eastAsiaTheme="minorHAnsi"/>
          <w:lang w:val="en-GB" w:eastAsia="en-US"/>
        </w:rPr>
        <w:t xml:space="preserve"> </w:t>
      </w:r>
      <w:r w:rsidRPr="002B51FC">
        <w:rPr>
          <w:rFonts w:eastAsiaTheme="minorHAnsi"/>
          <w:lang w:val="en-GB" w:eastAsia="en-US"/>
        </w:rPr>
        <w:t>principles</w:t>
      </w:r>
      <w:r w:rsidR="00D14C7B">
        <w:rPr>
          <w:rFonts w:eastAsiaTheme="minorHAnsi"/>
          <w:lang w:val="en-GB" w:eastAsia="en-US"/>
        </w:rPr>
        <w:t xml:space="preserve">: </w:t>
      </w:r>
      <w:r w:rsidRPr="002B51FC">
        <w:rPr>
          <w:rFonts w:eastAsiaTheme="minorHAnsi"/>
          <w:lang w:val="en-GB" w:eastAsia="en-US"/>
        </w:rPr>
        <w:t xml:space="preserve">search or learning, </w:t>
      </w:r>
      <w:r w:rsidR="00D14C7B">
        <w:rPr>
          <w:rFonts w:eastAsiaTheme="minorHAnsi"/>
          <w:lang w:val="en-GB" w:eastAsia="en-US"/>
        </w:rPr>
        <w:t xml:space="preserve">are known </w:t>
      </w:r>
      <w:r w:rsidRPr="002B51FC">
        <w:rPr>
          <w:rFonts w:eastAsiaTheme="minorHAnsi"/>
          <w:lang w:val="en-GB" w:eastAsia="en-US"/>
        </w:rPr>
        <w:t xml:space="preserve">as </w:t>
      </w:r>
      <w:r w:rsidR="00F316DE">
        <w:rPr>
          <w:rFonts w:eastAsiaTheme="minorHAnsi"/>
          <w:lang w:val="en-GB" w:eastAsia="en-US"/>
        </w:rPr>
        <w:t>“</w:t>
      </w:r>
      <w:r w:rsidRPr="002B51FC">
        <w:rPr>
          <w:rFonts w:eastAsiaTheme="minorHAnsi"/>
          <w:lang w:val="en-GB" w:eastAsia="en-US"/>
        </w:rPr>
        <w:t>weak methods</w:t>
      </w:r>
      <w:r w:rsidR="00F316DE">
        <w:rPr>
          <w:rFonts w:eastAsiaTheme="minorHAnsi"/>
          <w:lang w:val="en-GB" w:eastAsia="en-US"/>
        </w:rPr>
        <w:t>”</w:t>
      </w:r>
      <w:r w:rsidRPr="002B51FC">
        <w:rPr>
          <w:rFonts w:eastAsiaTheme="minorHAnsi"/>
          <w:lang w:val="en-GB" w:eastAsia="en-US"/>
        </w:rPr>
        <w:t>,</w:t>
      </w:r>
      <w:r w:rsidR="00D14C7B">
        <w:rPr>
          <w:rFonts w:eastAsiaTheme="minorHAnsi"/>
          <w:lang w:val="en-GB" w:eastAsia="en-US"/>
        </w:rPr>
        <w:t xml:space="preserve"> </w:t>
      </w:r>
      <w:r w:rsidRPr="002B51FC">
        <w:rPr>
          <w:rFonts w:eastAsiaTheme="minorHAnsi"/>
          <w:lang w:val="en-GB" w:eastAsia="en-US"/>
        </w:rPr>
        <w:t xml:space="preserve">those </w:t>
      </w:r>
      <w:r w:rsidR="00D14C7B">
        <w:rPr>
          <w:rFonts w:eastAsiaTheme="minorHAnsi"/>
          <w:lang w:val="en-GB" w:eastAsia="en-US"/>
        </w:rPr>
        <w:t xml:space="preserve">which are </w:t>
      </w:r>
      <w:r w:rsidRPr="002B51FC">
        <w:rPr>
          <w:rFonts w:eastAsiaTheme="minorHAnsi"/>
          <w:lang w:val="en-GB" w:eastAsia="en-US"/>
        </w:rPr>
        <w:t>based on speci</w:t>
      </w:r>
      <w:r w:rsidR="0057032A">
        <w:rPr>
          <w:rFonts w:eastAsiaTheme="minorHAnsi"/>
          <w:lang w:val="en-GB" w:eastAsia="en-US"/>
        </w:rPr>
        <w:t>fi</w:t>
      </w:r>
      <w:r w:rsidRPr="002B51FC">
        <w:rPr>
          <w:rFonts w:eastAsiaTheme="minorHAnsi"/>
          <w:lang w:val="en-GB" w:eastAsia="en-US"/>
        </w:rPr>
        <w:t xml:space="preserve">c </w:t>
      </w:r>
      <w:r w:rsidR="00D14C7B">
        <w:rPr>
          <w:rFonts w:eastAsiaTheme="minorHAnsi"/>
          <w:lang w:val="en-GB" w:eastAsia="en-US"/>
        </w:rPr>
        <w:t xml:space="preserve">certain </w:t>
      </w:r>
      <w:r w:rsidRPr="002B51FC">
        <w:rPr>
          <w:rFonts w:eastAsiaTheme="minorHAnsi"/>
          <w:lang w:val="en-GB" w:eastAsia="en-US"/>
        </w:rPr>
        <w:t xml:space="preserve">knowledge </w:t>
      </w:r>
      <w:r w:rsidR="00D14C7B">
        <w:rPr>
          <w:rFonts w:eastAsiaTheme="minorHAnsi"/>
          <w:lang w:val="en-GB" w:eastAsia="en-US"/>
        </w:rPr>
        <w:t xml:space="preserve">are </w:t>
      </w:r>
      <w:r w:rsidRPr="002B51FC">
        <w:rPr>
          <w:rFonts w:eastAsiaTheme="minorHAnsi"/>
          <w:lang w:val="en-GB" w:eastAsia="en-US"/>
        </w:rPr>
        <w:t xml:space="preserve">called </w:t>
      </w:r>
      <w:r w:rsidR="00F316DE">
        <w:rPr>
          <w:rFonts w:eastAsiaTheme="minorHAnsi"/>
          <w:lang w:val="en-GB" w:eastAsia="en-US"/>
        </w:rPr>
        <w:t>“</w:t>
      </w:r>
      <w:r w:rsidRPr="002B51FC">
        <w:rPr>
          <w:rFonts w:eastAsiaTheme="minorHAnsi"/>
          <w:lang w:val="en-GB" w:eastAsia="en-US"/>
        </w:rPr>
        <w:t xml:space="preserve">strong methods." </w:t>
      </w:r>
      <w:r w:rsidR="00D14C7B">
        <w:rPr>
          <w:rFonts w:eastAsiaTheme="minorHAnsi"/>
          <w:lang w:val="en-GB" w:eastAsia="en-US"/>
        </w:rPr>
        <w:t xml:space="preserve">Such </w:t>
      </w:r>
      <w:r w:rsidRPr="002B51FC">
        <w:rPr>
          <w:rFonts w:eastAsiaTheme="minorHAnsi"/>
          <w:lang w:val="en-GB" w:eastAsia="en-US"/>
        </w:rPr>
        <w:t xml:space="preserve">view is still </w:t>
      </w:r>
      <w:r w:rsidR="00D14C7B">
        <w:rPr>
          <w:rFonts w:eastAsiaTheme="minorHAnsi"/>
          <w:lang w:val="en-GB" w:eastAsia="en-US"/>
        </w:rPr>
        <w:t>known</w:t>
      </w:r>
      <w:r w:rsidRPr="002B51FC">
        <w:rPr>
          <w:rFonts w:eastAsiaTheme="minorHAnsi"/>
          <w:lang w:val="en-GB" w:eastAsia="en-US"/>
        </w:rPr>
        <w:t xml:space="preserve"> today, but less dominant. Modern AI</w:t>
      </w:r>
      <w:r w:rsidR="00AE21C4">
        <w:rPr>
          <w:rFonts w:eastAsiaTheme="minorHAnsi"/>
          <w:lang w:val="en-GB" w:eastAsia="en-US"/>
        </w:rPr>
        <w:t xml:space="preserve"> </w:t>
      </w:r>
      <w:r w:rsidRPr="002B51FC">
        <w:rPr>
          <w:rFonts w:eastAsiaTheme="minorHAnsi"/>
          <w:lang w:val="en-GB" w:eastAsia="en-US"/>
        </w:rPr>
        <w:t>includes</w:t>
      </w:r>
      <w:r w:rsidR="0057032A">
        <w:rPr>
          <w:rFonts w:eastAsiaTheme="minorHAnsi"/>
          <w:lang w:val="en-GB" w:eastAsia="en-US"/>
        </w:rPr>
        <w:t xml:space="preserve"> </w:t>
      </w:r>
      <w:r w:rsidRPr="002B51FC">
        <w:rPr>
          <w:rFonts w:eastAsiaTheme="minorHAnsi"/>
          <w:lang w:val="en-GB" w:eastAsia="en-US"/>
        </w:rPr>
        <w:t xml:space="preserve">much </w:t>
      </w:r>
      <w:r w:rsidR="00AE21C4">
        <w:rPr>
          <w:rFonts w:eastAsiaTheme="minorHAnsi"/>
          <w:lang w:val="en-GB" w:eastAsia="en-US"/>
        </w:rPr>
        <w:t xml:space="preserve">more </w:t>
      </w:r>
      <w:r w:rsidRPr="002B51FC">
        <w:rPr>
          <w:rFonts w:eastAsiaTheme="minorHAnsi"/>
          <w:lang w:val="en-GB" w:eastAsia="en-US"/>
        </w:rPr>
        <w:t xml:space="preserve">research </w:t>
      </w:r>
      <w:r w:rsidR="00AE21C4">
        <w:rPr>
          <w:rFonts w:eastAsiaTheme="minorHAnsi"/>
          <w:lang w:val="en-GB" w:eastAsia="en-US"/>
        </w:rPr>
        <w:t xml:space="preserve">which </w:t>
      </w:r>
      <w:r w:rsidRPr="002B51FC">
        <w:rPr>
          <w:rFonts w:eastAsiaTheme="minorHAnsi"/>
          <w:lang w:val="en-GB" w:eastAsia="en-US"/>
        </w:rPr>
        <w:t>look</w:t>
      </w:r>
      <w:r w:rsidR="00AE21C4">
        <w:rPr>
          <w:rFonts w:eastAsiaTheme="minorHAnsi"/>
          <w:lang w:val="en-GB" w:eastAsia="en-US"/>
        </w:rPr>
        <w:t>s</w:t>
      </w:r>
      <w:r w:rsidRPr="002B51FC">
        <w:rPr>
          <w:rFonts w:eastAsiaTheme="minorHAnsi"/>
          <w:lang w:val="en-GB" w:eastAsia="en-US"/>
        </w:rPr>
        <w:t xml:space="preserve"> for general </w:t>
      </w:r>
      <w:r w:rsidR="00AE21C4">
        <w:rPr>
          <w:rFonts w:eastAsiaTheme="minorHAnsi"/>
          <w:lang w:val="en-GB" w:eastAsia="en-US"/>
        </w:rPr>
        <w:t>learning principles</w:t>
      </w:r>
      <w:r w:rsidRPr="002B51FC">
        <w:rPr>
          <w:rFonts w:eastAsiaTheme="minorHAnsi"/>
          <w:lang w:val="en-GB" w:eastAsia="en-US"/>
        </w:rPr>
        <w:t>, decision</w:t>
      </w:r>
      <w:r w:rsidR="0057032A">
        <w:rPr>
          <w:rFonts w:eastAsiaTheme="minorHAnsi"/>
          <w:lang w:val="en-GB" w:eastAsia="en-US"/>
        </w:rPr>
        <w:t>-</w:t>
      </w:r>
      <w:r w:rsidRPr="002B51FC">
        <w:rPr>
          <w:rFonts w:eastAsiaTheme="minorHAnsi"/>
          <w:lang w:val="en-GB" w:eastAsia="en-US"/>
        </w:rPr>
        <w:t>making</w:t>
      </w:r>
      <w:r w:rsidR="00AE21C4">
        <w:rPr>
          <w:rFonts w:eastAsiaTheme="minorHAnsi"/>
          <w:lang w:val="en-GB" w:eastAsia="en-US"/>
        </w:rPr>
        <w:t xml:space="preserve"> and </w:t>
      </w:r>
      <w:r w:rsidR="00AE21C4" w:rsidRPr="002B51FC">
        <w:rPr>
          <w:rFonts w:eastAsiaTheme="minorHAnsi"/>
          <w:lang w:val="en-GB" w:eastAsia="en-US"/>
        </w:rPr>
        <w:t>search</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trying to </w:t>
      </w:r>
      <w:r w:rsidR="00B74ED6">
        <w:rPr>
          <w:rFonts w:eastAsiaTheme="minorHAnsi"/>
          <w:lang w:val="en-GB" w:eastAsia="en-US"/>
        </w:rPr>
        <w:t xml:space="preserve">combine the </w:t>
      </w:r>
      <w:r w:rsidRPr="002B51FC">
        <w:rPr>
          <w:rFonts w:eastAsiaTheme="minorHAnsi"/>
          <w:lang w:val="en-GB" w:eastAsia="en-US"/>
        </w:rPr>
        <w:t xml:space="preserve">vast amounts of domain knowledge. </w:t>
      </w:r>
      <w:r w:rsidR="00134C08">
        <w:rPr>
          <w:rFonts w:eastAsiaTheme="minorHAnsi"/>
          <w:lang w:val="en-GB" w:eastAsia="en-US"/>
        </w:rPr>
        <w:t>Now i</w:t>
      </w:r>
      <w:r w:rsidRPr="002B51FC">
        <w:rPr>
          <w:rFonts w:eastAsiaTheme="minorHAnsi"/>
          <w:lang w:val="en-GB" w:eastAsia="en-US"/>
        </w:rPr>
        <w:t>t</w:t>
      </w:r>
      <w:r w:rsidR="0057032A">
        <w:rPr>
          <w:rFonts w:eastAsiaTheme="minorHAnsi"/>
          <w:lang w:val="en-GB" w:eastAsia="en-US"/>
        </w:rPr>
        <w:t xml:space="preserve"> </w:t>
      </w:r>
      <w:r w:rsidRPr="002B51FC">
        <w:rPr>
          <w:rFonts w:eastAsiaTheme="minorHAnsi"/>
          <w:lang w:val="en-GB" w:eastAsia="en-US"/>
        </w:rPr>
        <w:lastRenderedPageBreak/>
        <w:t xml:space="preserve">is not clear </w:t>
      </w:r>
      <w:r w:rsidR="00134C08">
        <w:rPr>
          <w:rFonts w:eastAsiaTheme="minorHAnsi"/>
          <w:lang w:val="en-GB" w:eastAsia="en-US"/>
        </w:rPr>
        <w:t xml:space="preserve">enough </w:t>
      </w:r>
      <w:r w:rsidRPr="002B51FC">
        <w:rPr>
          <w:rFonts w:eastAsiaTheme="minorHAnsi"/>
          <w:lang w:val="en-GB" w:eastAsia="en-US"/>
        </w:rPr>
        <w:t xml:space="preserve">how far the pendulum </w:t>
      </w:r>
      <w:r w:rsidR="00134C08">
        <w:rPr>
          <w:rFonts w:eastAsiaTheme="minorHAnsi"/>
          <w:lang w:val="en-GB" w:eastAsia="en-US"/>
        </w:rPr>
        <w:t xml:space="preserve">is going to </w:t>
      </w:r>
      <w:r w:rsidRPr="002B51FC">
        <w:rPr>
          <w:rFonts w:eastAsiaTheme="minorHAnsi"/>
          <w:lang w:val="en-GB" w:eastAsia="en-US"/>
        </w:rPr>
        <w:t xml:space="preserve">swing, but </w:t>
      </w:r>
      <w:r w:rsidR="00134C08">
        <w:rPr>
          <w:rFonts w:eastAsiaTheme="minorHAnsi"/>
          <w:lang w:val="en-GB" w:eastAsia="en-US"/>
        </w:rPr>
        <w:t>RL</w:t>
      </w:r>
      <w:r w:rsidR="0057032A">
        <w:rPr>
          <w:rFonts w:eastAsiaTheme="minorHAnsi"/>
          <w:lang w:val="en-GB" w:eastAsia="en-US"/>
        </w:rPr>
        <w:t xml:space="preserve"> </w:t>
      </w:r>
      <w:r w:rsidRPr="002B51FC">
        <w:rPr>
          <w:rFonts w:eastAsiaTheme="minorHAnsi"/>
          <w:lang w:val="en-GB" w:eastAsia="en-US"/>
        </w:rPr>
        <w:t xml:space="preserve">research is </w:t>
      </w:r>
      <w:r w:rsidR="00813A58">
        <w:rPr>
          <w:rFonts w:eastAsiaTheme="minorHAnsi"/>
          <w:lang w:val="en-GB" w:eastAsia="en-US"/>
        </w:rPr>
        <w:t>definitely a</w:t>
      </w:r>
      <w:r w:rsidRPr="002B51FC">
        <w:rPr>
          <w:rFonts w:eastAsiaTheme="minorHAnsi"/>
          <w:lang w:val="en-GB" w:eastAsia="en-US"/>
        </w:rPr>
        <w:t xml:space="preserve"> part of </w:t>
      </w:r>
      <w:r w:rsidR="00DD637E">
        <w:rPr>
          <w:rFonts w:eastAsiaTheme="minorHAnsi"/>
          <w:lang w:val="en-GB" w:eastAsia="en-US"/>
        </w:rPr>
        <w:t xml:space="preserve">a </w:t>
      </w:r>
      <w:r w:rsidRPr="002B51FC">
        <w:rPr>
          <w:rFonts w:eastAsiaTheme="minorHAnsi"/>
          <w:lang w:val="en-GB" w:eastAsia="en-US"/>
        </w:rPr>
        <w:t>swing back toward</w:t>
      </w:r>
      <w:r w:rsidR="00DD637E">
        <w:rPr>
          <w:rFonts w:eastAsiaTheme="minorHAnsi"/>
          <w:lang w:val="en-GB" w:eastAsia="en-US"/>
        </w:rPr>
        <w:t>s the</w:t>
      </w:r>
      <w:r w:rsidRPr="002B51FC">
        <w:rPr>
          <w:rFonts w:eastAsiaTheme="minorHAnsi"/>
          <w:lang w:val="en-GB" w:eastAsia="en-US"/>
        </w:rPr>
        <w:t xml:space="preserve"> </w:t>
      </w:r>
      <w:r w:rsidR="00DD637E" w:rsidRPr="002B51FC">
        <w:rPr>
          <w:rFonts w:eastAsiaTheme="minorHAnsi"/>
          <w:lang w:val="en-GB" w:eastAsia="en-US"/>
        </w:rPr>
        <w:t xml:space="preserve">fewer </w:t>
      </w:r>
      <w:r w:rsidR="00DD637E">
        <w:rPr>
          <w:rFonts w:eastAsiaTheme="minorHAnsi"/>
          <w:lang w:val="en-GB" w:eastAsia="en-US"/>
        </w:rPr>
        <w:t xml:space="preserve">and </w:t>
      </w:r>
      <w:r w:rsidRPr="002B51FC">
        <w:rPr>
          <w:rFonts w:eastAsiaTheme="minorHAnsi"/>
          <w:lang w:val="en-GB" w:eastAsia="en-US"/>
        </w:rPr>
        <w:t xml:space="preserve">simpler </w:t>
      </w:r>
      <w:r w:rsidR="00841028">
        <w:rPr>
          <w:rFonts w:eastAsiaTheme="minorHAnsi"/>
          <w:lang w:val="en-GB" w:eastAsia="en-US"/>
        </w:rPr>
        <w:t xml:space="preserve">common </w:t>
      </w:r>
      <w:r w:rsidRPr="002B51FC">
        <w:rPr>
          <w:rFonts w:eastAsiaTheme="minorHAnsi"/>
          <w:lang w:val="en-GB" w:eastAsia="en-US"/>
        </w:rPr>
        <w:t xml:space="preserve">principles of </w:t>
      </w:r>
      <w:r w:rsidR="00943B04">
        <w:rPr>
          <w:rFonts w:eastAsiaTheme="minorHAnsi"/>
          <w:lang w:val="en-GB" w:eastAsia="en-US"/>
        </w:rPr>
        <w:t>AI</w:t>
      </w:r>
      <w:r w:rsidRPr="002B51FC">
        <w:rPr>
          <w:rFonts w:eastAsiaTheme="minorHAnsi"/>
          <w:lang w:val="en-GB" w:eastAsia="en-US"/>
        </w:rPr>
        <w:t>.</w:t>
      </w:r>
    </w:p>
    <w:p w14:paraId="5F30A939" w14:textId="77777777" w:rsidR="0057032A" w:rsidRDefault="0057032A" w:rsidP="00082F3D">
      <w:pPr>
        <w:autoSpaceDE w:val="0"/>
        <w:autoSpaceDN w:val="0"/>
        <w:adjustRightInd w:val="0"/>
        <w:spacing w:line="360" w:lineRule="auto"/>
        <w:jc w:val="both"/>
        <w:rPr>
          <w:rFonts w:eastAsiaTheme="minorHAnsi"/>
          <w:lang w:val="en-GB" w:eastAsia="en-US"/>
        </w:rPr>
      </w:pPr>
    </w:p>
    <w:p w14:paraId="331A82DB" w14:textId="4C3CC6AA" w:rsidR="00D21A35" w:rsidRDefault="00814973"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2.1   </w:t>
      </w:r>
      <w:commentRangeStart w:id="266"/>
      <w:commentRangeStart w:id="267"/>
      <w:r w:rsidR="00D21A35" w:rsidRPr="0057032A">
        <w:rPr>
          <w:rFonts w:eastAsiaTheme="minorHAnsi"/>
          <w:b/>
          <w:bCs/>
          <w:lang w:val="en-GB" w:eastAsia="en-US"/>
        </w:rPr>
        <w:t>Examples</w:t>
      </w:r>
      <w:commentRangeEnd w:id="266"/>
      <w:r w:rsidR="00FB6E22">
        <w:rPr>
          <w:rStyle w:val="CommentReference"/>
        </w:rPr>
        <w:commentReference w:id="266"/>
      </w:r>
      <w:commentRangeEnd w:id="267"/>
      <w:r w:rsidR="00082F3D">
        <w:rPr>
          <w:rStyle w:val="CommentReference"/>
        </w:rPr>
        <w:commentReference w:id="267"/>
      </w:r>
      <w:r w:rsidR="00082F3D">
        <w:rPr>
          <w:rFonts w:eastAsiaTheme="minorHAnsi"/>
          <w:b/>
          <w:bCs/>
          <w:lang w:val="en-GB" w:eastAsia="en-US"/>
        </w:rPr>
        <w:t xml:space="preserve"> of application of reinforcement learning</w:t>
      </w:r>
    </w:p>
    <w:p w14:paraId="2429C403" w14:textId="77777777" w:rsidR="00C764DA" w:rsidRPr="0057032A" w:rsidRDefault="00C764DA" w:rsidP="00082F3D">
      <w:pPr>
        <w:autoSpaceDE w:val="0"/>
        <w:autoSpaceDN w:val="0"/>
        <w:adjustRightInd w:val="0"/>
        <w:spacing w:line="360" w:lineRule="auto"/>
        <w:jc w:val="both"/>
        <w:rPr>
          <w:rFonts w:eastAsiaTheme="minorHAnsi"/>
          <w:b/>
          <w:bCs/>
          <w:lang w:val="en-GB" w:eastAsia="en-US"/>
        </w:rPr>
      </w:pPr>
    </w:p>
    <w:p w14:paraId="71A00E92" w14:textId="00C016B6"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 good way to understand reinforcement learning is to </w:t>
      </w:r>
      <w:r w:rsidR="00630BF1">
        <w:rPr>
          <w:rFonts w:eastAsiaTheme="minorHAnsi"/>
          <w:lang w:val="en-GB" w:eastAsia="en-US"/>
        </w:rPr>
        <w:t>take a look at</w:t>
      </w:r>
      <w:r w:rsidRPr="002B51FC">
        <w:rPr>
          <w:rFonts w:eastAsiaTheme="minorHAnsi"/>
          <w:lang w:val="en-GB" w:eastAsia="en-US"/>
        </w:rPr>
        <w:t xml:space="preserve"> some of examples and applications that guided its development.</w:t>
      </w:r>
    </w:p>
    <w:p w14:paraId="3C89E689" w14:textId="7483CC6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 xml:space="preserve">A </w:t>
      </w:r>
      <w:r w:rsidR="00272395">
        <w:rPr>
          <w:rFonts w:eastAsiaTheme="minorHAnsi"/>
          <w:lang w:val="en-GB" w:eastAsia="en-US"/>
        </w:rPr>
        <w:t>chess master</w:t>
      </w:r>
      <w:r w:rsidR="00332A51">
        <w:rPr>
          <w:rFonts w:eastAsiaTheme="minorHAnsi"/>
          <w:lang w:val="en-GB" w:eastAsia="en-US"/>
        </w:rPr>
        <w:t xml:space="preserve"> </w:t>
      </w:r>
      <w:r w:rsidR="00D21A35" w:rsidRPr="002B51FC">
        <w:rPr>
          <w:rFonts w:eastAsiaTheme="minorHAnsi"/>
          <w:lang w:val="en-GB" w:eastAsia="en-US"/>
        </w:rPr>
        <w:t>makes a move. The choice informed by</w:t>
      </w:r>
      <w:r>
        <w:rPr>
          <w:rFonts w:eastAsiaTheme="minorHAnsi"/>
          <w:lang w:val="en-GB" w:eastAsia="en-US"/>
        </w:rPr>
        <w:t xml:space="preserve"> </w:t>
      </w:r>
      <w:r w:rsidR="00E21912" w:rsidRPr="002B51FC">
        <w:rPr>
          <w:rFonts w:eastAsiaTheme="minorHAnsi"/>
          <w:lang w:val="en-GB" w:eastAsia="en-US"/>
        </w:rPr>
        <w:t>both</w:t>
      </w:r>
      <w:r w:rsidR="00E21912">
        <w:rPr>
          <w:rFonts w:eastAsiaTheme="minorHAnsi"/>
          <w:lang w:val="en-GB" w:eastAsia="en-US"/>
        </w:rPr>
        <w:t>:</w:t>
      </w:r>
      <w:r w:rsidR="00E21912" w:rsidRPr="002B51FC">
        <w:rPr>
          <w:rFonts w:eastAsiaTheme="minorHAnsi"/>
          <w:lang w:val="en-GB" w:eastAsia="en-US"/>
        </w:rPr>
        <w:t xml:space="preserve"> </w:t>
      </w:r>
      <w:r w:rsidR="00D21A35" w:rsidRPr="002B51FC">
        <w:rPr>
          <w:rFonts w:eastAsiaTheme="minorHAnsi"/>
          <w:lang w:val="en-GB" w:eastAsia="en-US"/>
        </w:rPr>
        <w:t>plannin</w:t>
      </w:r>
      <w:r>
        <w:rPr>
          <w:rFonts w:eastAsiaTheme="minorHAnsi"/>
          <w:lang w:val="en-GB" w:eastAsia="en-US"/>
        </w:rPr>
        <w:t>g/</w:t>
      </w:r>
      <w:r w:rsidR="00272395">
        <w:rPr>
          <w:rFonts w:eastAsiaTheme="minorHAnsi"/>
          <w:lang w:val="en-GB" w:eastAsia="en-US"/>
        </w:rPr>
        <w:t>predicting</w:t>
      </w:r>
      <w:r w:rsidR="00D21A35" w:rsidRPr="002B51FC">
        <w:rPr>
          <w:rFonts w:eastAsiaTheme="minorHAnsi"/>
          <w:lang w:val="en-GB" w:eastAsia="en-US"/>
        </w:rPr>
        <w:t xml:space="preserve"> possible </w:t>
      </w:r>
      <w:r w:rsidR="00272395">
        <w:rPr>
          <w:rFonts w:eastAsiaTheme="minorHAnsi"/>
          <w:lang w:val="en-GB" w:eastAsia="en-US"/>
        </w:rPr>
        <w:t xml:space="preserve">answers </w:t>
      </w:r>
      <w:r w:rsidR="00D21A35" w:rsidRPr="002B51FC">
        <w:rPr>
          <w:rFonts w:eastAsiaTheme="minorHAnsi"/>
          <w:lang w:val="en-GB" w:eastAsia="en-US"/>
        </w:rPr>
        <w:t>and counterreplies</w:t>
      </w:r>
      <w:r>
        <w:rPr>
          <w:rFonts w:eastAsiaTheme="minorHAnsi"/>
          <w:lang w:val="en-GB" w:eastAsia="en-US"/>
        </w:rPr>
        <w:t xml:space="preserve"> </w:t>
      </w:r>
      <w:r w:rsidR="00D21A35" w:rsidRPr="002B51FC">
        <w:rPr>
          <w:rFonts w:eastAsiaTheme="minorHAnsi"/>
          <w:lang w:val="en-GB" w:eastAsia="en-US"/>
        </w:rPr>
        <w:t xml:space="preserve">by </w:t>
      </w:r>
      <w:r w:rsidR="009C3346" w:rsidRPr="002B51FC">
        <w:rPr>
          <w:rFonts w:eastAsiaTheme="minorHAnsi"/>
          <w:lang w:val="en-GB" w:eastAsia="en-US"/>
        </w:rPr>
        <w:t>intuitive</w:t>
      </w:r>
      <w:r w:rsidR="009C3346">
        <w:rPr>
          <w:rFonts w:eastAsiaTheme="minorHAnsi"/>
          <w:lang w:val="en-GB" w:eastAsia="en-US"/>
        </w:rPr>
        <w:t>,</w:t>
      </w:r>
      <w:r w:rsidR="009C3346" w:rsidRPr="002B51FC">
        <w:rPr>
          <w:rFonts w:eastAsiaTheme="minorHAnsi"/>
          <w:lang w:val="en-GB" w:eastAsia="en-US"/>
        </w:rPr>
        <w:t xml:space="preserve"> </w:t>
      </w:r>
      <w:r w:rsidR="00D21A35" w:rsidRPr="002B51FC">
        <w:rPr>
          <w:rFonts w:eastAsiaTheme="minorHAnsi"/>
          <w:lang w:val="en-GB" w:eastAsia="en-US"/>
        </w:rPr>
        <w:t>immediate</w:t>
      </w:r>
      <w:r w:rsidR="009C3346">
        <w:rPr>
          <w:rFonts w:eastAsiaTheme="minorHAnsi"/>
          <w:lang w:val="en-GB" w:eastAsia="en-US"/>
        </w:rPr>
        <w:t xml:space="preserve"> </w:t>
      </w:r>
      <w:r w:rsidR="00D21A35" w:rsidRPr="002B51FC">
        <w:rPr>
          <w:rFonts w:eastAsiaTheme="minorHAnsi"/>
          <w:lang w:val="en-GB" w:eastAsia="en-US"/>
        </w:rPr>
        <w:t xml:space="preserve">judgments of desirability of particular </w:t>
      </w:r>
      <w:r w:rsidR="00FD2C28" w:rsidRPr="002B51FC">
        <w:rPr>
          <w:rFonts w:eastAsiaTheme="minorHAnsi"/>
          <w:lang w:val="en-GB" w:eastAsia="en-US"/>
        </w:rPr>
        <w:t xml:space="preserve">moves </w:t>
      </w:r>
      <w:r w:rsidR="00FD2C28">
        <w:rPr>
          <w:rFonts w:eastAsiaTheme="minorHAnsi"/>
          <w:lang w:val="en-GB" w:eastAsia="en-US"/>
        </w:rPr>
        <w:t xml:space="preserve">and </w:t>
      </w:r>
      <w:r w:rsidR="00D21A35" w:rsidRPr="002B51FC">
        <w:rPr>
          <w:rFonts w:eastAsiaTheme="minorHAnsi"/>
          <w:lang w:val="en-GB" w:eastAsia="en-US"/>
        </w:rPr>
        <w:t>positions.</w:t>
      </w:r>
    </w:p>
    <w:p w14:paraId="5B99A482" w14:textId="31A291FB" w:rsidR="0057032A"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E47937">
        <w:rPr>
          <w:rFonts w:eastAsiaTheme="minorHAnsi"/>
          <w:lang w:val="en-GB" w:eastAsia="en-US"/>
        </w:rPr>
        <w:t>A</w:t>
      </w:r>
      <w:r w:rsidR="00D21A35" w:rsidRPr="002B51FC">
        <w:rPr>
          <w:rFonts w:eastAsiaTheme="minorHAnsi"/>
          <w:lang w:val="en-GB" w:eastAsia="en-US"/>
        </w:rPr>
        <w:t xml:space="preserve">daptive controller </w:t>
      </w:r>
      <w:r w:rsidR="00E47937">
        <w:rPr>
          <w:rFonts w:eastAsiaTheme="minorHAnsi"/>
          <w:lang w:val="en-GB" w:eastAsia="en-US"/>
        </w:rPr>
        <w:t xml:space="preserve">is </w:t>
      </w:r>
      <w:r w:rsidR="00D21A35" w:rsidRPr="002B51FC">
        <w:rPr>
          <w:rFonts w:eastAsiaTheme="minorHAnsi"/>
          <w:lang w:val="en-GB" w:eastAsia="en-US"/>
        </w:rPr>
        <w:t>adjust</w:t>
      </w:r>
      <w:r w:rsidR="00E47937">
        <w:rPr>
          <w:rFonts w:eastAsiaTheme="minorHAnsi"/>
          <w:lang w:val="en-GB" w:eastAsia="en-US"/>
        </w:rPr>
        <w:t>ing</w:t>
      </w:r>
      <w:r w:rsidR="00D21A35" w:rsidRPr="002B51FC">
        <w:rPr>
          <w:rFonts w:eastAsiaTheme="minorHAnsi"/>
          <w:lang w:val="en-GB" w:eastAsia="en-US"/>
        </w:rPr>
        <w:t xml:space="preserve"> parameters of petroleum</w:t>
      </w:r>
      <w:r w:rsidR="000B7CD7">
        <w:rPr>
          <w:rFonts w:eastAsiaTheme="minorHAnsi"/>
          <w:lang w:val="en-GB" w:eastAsia="en-US"/>
        </w:rPr>
        <w:t>’s</w:t>
      </w:r>
      <w:r w:rsidR="00D21A35" w:rsidRPr="002B51FC">
        <w:rPr>
          <w:rFonts w:eastAsiaTheme="minorHAnsi"/>
          <w:lang w:val="en-GB" w:eastAsia="en-US"/>
        </w:rPr>
        <w:t xml:space="preserve"> re</w:t>
      </w:r>
      <w:r w:rsidR="00EB29C3">
        <w:rPr>
          <w:rFonts w:eastAsiaTheme="minorHAnsi"/>
          <w:lang w:val="en-GB" w:eastAsia="en-US"/>
        </w:rPr>
        <w:t>fi</w:t>
      </w:r>
      <w:r w:rsidR="00D21A35" w:rsidRPr="002B51FC">
        <w:rPr>
          <w:rFonts w:eastAsiaTheme="minorHAnsi"/>
          <w:lang w:val="en-GB" w:eastAsia="en-US"/>
        </w:rPr>
        <w:t>nery' operation</w:t>
      </w:r>
      <w:r>
        <w:rPr>
          <w:rFonts w:eastAsiaTheme="minorHAnsi"/>
          <w:lang w:val="en-GB" w:eastAsia="en-US"/>
        </w:rPr>
        <w:t xml:space="preserve"> </w:t>
      </w:r>
      <w:r w:rsidR="00D21A35" w:rsidRPr="002B51FC">
        <w:rPr>
          <w:rFonts w:eastAsiaTheme="minorHAnsi"/>
          <w:lang w:val="en-GB" w:eastAsia="en-US"/>
        </w:rPr>
        <w:t xml:space="preserve">in </w:t>
      </w:r>
      <w:r w:rsidR="000B7CD7">
        <w:rPr>
          <w:rFonts w:eastAsiaTheme="minorHAnsi"/>
          <w:lang w:val="en-GB" w:eastAsia="en-US"/>
        </w:rPr>
        <w:t xml:space="preserve">a </w:t>
      </w:r>
      <w:r w:rsidR="00D21A35" w:rsidRPr="002B51FC">
        <w:rPr>
          <w:rFonts w:eastAsiaTheme="minorHAnsi"/>
          <w:lang w:val="en-GB" w:eastAsia="en-US"/>
        </w:rPr>
        <w:t xml:space="preserve">real time. </w:t>
      </w:r>
      <w:r w:rsidR="00BB0E9D">
        <w:rPr>
          <w:rFonts w:eastAsiaTheme="minorHAnsi"/>
          <w:lang w:val="en-GB" w:eastAsia="en-US"/>
        </w:rPr>
        <w:t>C</w:t>
      </w:r>
      <w:r w:rsidR="00D21A35" w:rsidRPr="002B51FC">
        <w:rPr>
          <w:rFonts w:eastAsiaTheme="minorHAnsi"/>
          <w:lang w:val="en-GB" w:eastAsia="en-US"/>
        </w:rPr>
        <w:t>ontroller optimizes the cost/</w:t>
      </w:r>
      <w:r w:rsidR="00BB0E9D" w:rsidRPr="002B51FC">
        <w:rPr>
          <w:rFonts w:eastAsiaTheme="minorHAnsi"/>
          <w:lang w:val="en-GB" w:eastAsia="en-US"/>
        </w:rPr>
        <w:t>yield</w:t>
      </w:r>
      <w:r w:rsidR="00BB0E9D">
        <w:rPr>
          <w:rFonts w:eastAsiaTheme="minorHAnsi"/>
          <w:lang w:val="en-GB" w:eastAsia="en-US"/>
        </w:rPr>
        <w:t>/</w:t>
      </w:r>
      <w:r w:rsidR="00D21A35" w:rsidRPr="002B51FC">
        <w:rPr>
          <w:rFonts w:eastAsiaTheme="minorHAnsi"/>
          <w:lang w:val="en-GB" w:eastAsia="en-US"/>
        </w:rPr>
        <w:t>quality</w:t>
      </w:r>
      <w:r>
        <w:rPr>
          <w:rFonts w:eastAsiaTheme="minorHAnsi"/>
          <w:lang w:val="en-GB" w:eastAsia="en-US"/>
        </w:rPr>
        <w:t xml:space="preserve"> </w:t>
      </w:r>
      <w:r w:rsidR="00D21A35" w:rsidRPr="002B51FC">
        <w:rPr>
          <w:rFonts w:eastAsiaTheme="minorHAnsi"/>
          <w:lang w:val="en-GB" w:eastAsia="en-US"/>
        </w:rPr>
        <w:t>trade-o</w:t>
      </w:r>
      <w:r w:rsidR="00EB29C3">
        <w:rPr>
          <w:rFonts w:eastAsiaTheme="minorHAnsi"/>
          <w:lang w:val="en-GB" w:eastAsia="en-US"/>
        </w:rPr>
        <w:t xml:space="preserve">ff </w:t>
      </w:r>
      <w:r w:rsidR="00BB0E9D">
        <w:rPr>
          <w:rFonts w:eastAsiaTheme="minorHAnsi"/>
          <w:lang w:val="en-GB" w:eastAsia="en-US"/>
        </w:rPr>
        <w:t xml:space="preserve">based on </w:t>
      </w:r>
      <w:r w:rsidR="00FE17B6">
        <w:rPr>
          <w:rFonts w:eastAsiaTheme="minorHAnsi"/>
          <w:lang w:val="en-GB" w:eastAsia="en-US"/>
        </w:rPr>
        <w:t xml:space="preserve">the </w:t>
      </w:r>
      <w:r w:rsidR="00D21A35" w:rsidRPr="002B51FC">
        <w:rPr>
          <w:rFonts w:eastAsiaTheme="minorHAnsi"/>
          <w:lang w:val="en-GB" w:eastAsia="en-US"/>
        </w:rPr>
        <w:t>speci</w:t>
      </w:r>
      <w:r w:rsidR="00EB29C3">
        <w:rPr>
          <w:rFonts w:eastAsiaTheme="minorHAnsi"/>
          <w:lang w:val="en-GB" w:eastAsia="en-US"/>
        </w:rPr>
        <w:t>fi</w:t>
      </w:r>
      <w:r w:rsidR="00D21A35" w:rsidRPr="002B51FC">
        <w:rPr>
          <w:rFonts w:eastAsiaTheme="minorHAnsi"/>
          <w:lang w:val="en-GB" w:eastAsia="en-US"/>
        </w:rPr>
        <w:t xml:space="preserve">ed marginal costs </w:t>
      </w:r>
      <w:r w:rsidR="00D932A5" w:rsidRPr="002B51FC">
        <w:rPr>
          <w:rFonts w:eastAsiaTheme="minorHAnsi"/>
          <w:lang w:val="en-GB" w:eastAsia="en-US"/>
        </w:rPr>
        <w:t xml:space="preserve">with </w:t>
      </w:r>
      <w:r w:rsidR="00D932A5">
        <w:rPr>
          <w:rFonts w:eastAsiaTheme="minorHAnsi"/>
          <w:lang w:val="en-GB" w:eastAsia="en-US"/>
        </w:rPr>
        <w:t>no</w:t>
      </w:r>
      <w:r w:rsidR="00CF6339">
        <w:rPr>
          <w:rFonts w:eastAsiaTheme="minorHAnsi"/>
          <w:lang w:val="en-GB" w:eastAsia="en-US"/>
        </w:rPr>
        <w:t xml:space="preserve"> </w:t>
      </w:r>
      <w:r w:rsidR="00D21A35" w:rsidRPr="002B51FC">
        <w:rPr>
          <w:rFonts w:eastAsiaTheme="minorHAnsi"/>
          <w:lang w:val="en-GB" w:eastAsia="en-US"/>
        </w:rPr>
        <w:t>sticking strictly</w:t>
      </w:r>
      <w:r>
        <w:rPr>
          <w:rFonts w:eastAsiaTheme="minorHAnsi"/>
          <w:lang w:val="en-GB" w:eastAsia="en-US"/>
        </w:rPr>
        <w:t xml:space="preserve"> </w:t>
      </w:r>
      <w:r w:rsidR="00D21A35" w:rsidRPr="002B51FC">
        <w:rPr>
          <w:rFonts w:eastAsiaTheme="minorHAnsi"/>
          <w:lang w:val="en-GB" w:eastAsia="en-US"/>
        </w:rPr>
        <w:t xml:space="preserve">to set points </w:t>
      </w:r>
      <w:r w:rsidR="00CF6339">
        <w:rPr>
          <w:rFonts w:eastAsiaTheme="minorHAnsi"/>
          <w:lang w:val="en-GB" w:eastAsia="en-US"/>
        </w:rPr>
        <w:t xml:space="preserve">which are </w:t>
      </w:r>
      <w:r w:rsidR="00D21A35" w:rsidRPr="002B51FC">
        <w:rPr>
          <w:rFonts w:eastAsiaTheme="minorHAnsi"/>
          <w:lang w:val="en-GB" w:eastAsia="en-US"/>
        </w:rPr>
        <w:t xml:space="preserve">originally suggested by </w:t>
      </w:r>
      <w:r w:rsidR="00CF6339">
        <w:rPr>
          <w:rFonts w:eastAsiaTheme="minorHAnsi"/>
          <w:lang w:val="en-GB" w:eastAsia="en-US"/>
        </w:rPr>
        <w:t xml:space="preserve">the </w:t>
      </w:r>
      <w:r w:rsidR="00D21A35" w:rsidRPr="002B51FC">
        <w:rPr>
          <w:rFonts w:eastAsiaTheme="minorHAnsi"/>
          <w:lang w:val="en-GB" w:eastAsia="en-US"/>
        </w:rPr>
        <w:t>engineers.</w:t>
      </w:r>
    </w:p>
    <w:p w14:paraId="250E97A5" w14:textId="68C0A19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4C0C4B">
        <w:rPr>
          <w:rFonts w:eastAsiaTheme="minorHAnsi"/>
          <w:lang w:val="en-GB" w:eastAsia="en-US"/>
        </w:rPr>
        <w:t>G</w:t>
      </w:r>
      <w:r w:rsidR="00D21A35" w:rsidRPr="002B51FC">
        <w:rPr>
          <w:rFonts w:eastAsiaTheme="minorHAnsi"/>
          <w:lang w:val="en-GB" w:eastAsia="en-US"/>
        </w:rPr>
        <w:t xml:space="preserve">azelle calf struggles to feet </w:t>
      </w:r>
      <w:r w:rsidR="00823A0A">
        <w:rPr>
          <w:rFonts w:eastAsiaTheme="minorHAnsi"/>
          <w:lang w:val="en-GB" w:eastAsia="en-US"/>
        </w:rPr>
        <w:t xml:space="preserve">few </w:t>
      </w:r>
      <w:r w:rsidR="00D21A35" w:rsidRPr="002B51FC">
        <w:rPr>
          <w:rFonts w:eastAsiaTheme="minorHAnsi"/>
          <w:lang w:val="en-GB" w:eastAsia="en-US"/>
        </w:rPr>
        <w:t xml:space="preserve">minutes after </w:t>
      </w:r>
      <w:r w:rsidR="00823A0A">
        <w:rPr>
          <w:rFonts w:eastAsiaTheme="minorHAnsi"/>
          <w:lang w:val="en-GB" w:eastAsia="en-US"/>
        </w:rPr>
        <w:t xml:space="preserve">it’s </w:t>
      </w:r>
      <w:r w:rsidR="00D21A35" w:rsidRPr="002B51FC">
        <w:rPr>
          <w:rFonts w:eastAsiaTheme="minorHAnsi"/>
          <w:lang w:val="en-GB" w:eastAsia="en-US"/>
        </w:rPr>
        <w:t xml:space="preserve">born. </w:t>
      </w:r>
      <w:r w:rsidR="00823A0A">
        <w:rPr>
          <w:rFonts w:eastAsiaTheme="minorHAnsi"/>
          <w:lang w:val="en-GB" w:eastAsia="en-US"/>
        </w:rPr>
        <w:t>A h</w:t>
      </w:r>
      <w:r w:rsidR="00D21A35" w:rsidRPr="002B51FC">
        <w:rPr>
          <w:rFonts w:eastAsiaTheme="minorHAnsi"/>
          <w:lang w:val="en-GB" w:eastAsia="en-US"/>
        </w:rPr>
        <w:t>alf an hour</w:t>
      </w:r>
    </w:p>
    <w:p w14:paraId="3BDC5934" w14:textId="6D02746E"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later it run</w:t>
      </w:r>
      <w:r w:rsidR="00823A0A">
        <w:rPr>
          <w:rFonts w:eastAsiaTheme="minorHAnsi"/>
          <w:lang w:val="en-GB" w:eastAsia="en-US"/>
        </w:rPr>
        <w:t>s</w:t>
      </w:r>
      <w:r w:rsidRPr="002B51FC">
        <w:rPr>
          <w:rFonts w:eastAsiaTheme="minorHAnsi"/>
          <w:lang w:val="en-GB" w:eastAsia="en-US"/>
        </w:rPr>
        <w:t xml:space="preserve"> 20 </w:t>
      </w:r>
      <w:r w:rsidR="00823A0A">
        <w:rPr>
          <w:rFonts w:eastAsiaTheme="minorHAnsi"/>
          <w:lang w:val="en-GB" w:eastAsia="en-US"/>
        </w:rPr>
        <w:t>mph</w:t>
      </w:r>
      <w:r w:rsidRPr="002B51FC">
        <w:rPr>
          <w:rFonts w:eastAsiaTheme="minorHAnsi"/>
          <w:lang w:val="en-GB" w:eastAsia="en-US"/>
        </w:rPr>
        <w:t>.</w:t>
      </w:r>
    </w:p>
    <w:p w14:paraId="4AAE1F1B" w14:textId="2AD175F6" w:rsidR="00D21A35" w:rsidRPr="002B51FC" w:rsidRDefault="0057032A"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322D4C">
        <w:rPr>
          <w:rFonts w:eastAsiaTheme="minorHAnsi"/>
          <w:lang w:val="en-GB"/>
        </w:rPr>
        <w:t>M</w:t>
      </w:r>
      <w:r w:rsidR="00D21A35" w:rsidRPr="0057032A">
        <w:rPr>
          <w:rFonts w:eastAsiaTheme="minorHAnsi"/>
          <w:lang w:val="en-GB"/>
        </w:rPr>
        <w:t xml:space="preserve">obile robot </w:t>
      </w:r>
      <w:r w:rsidR="00E93C7D">
        <w:rPr>
          <w:rFonts w:eastAsiaTheme="minorHAnsi"/>
          <w:lang w:val="en-GB"/>
        </w:rPr>
        <w:t xml:space="preserve">makes a decision about </w:t>
      </w:r>
      <w:r w:rsidR="00D21A35" w:rsidRPr="0057032A">
        <w:rPr>
          <w:rFonts w:eastAsiaTheme="minorHAnsi"/>
          <w:lang w:val="en-GB"/>
        </w:rPr>
        <w:t xml:space="preserve">whether it </w:t>
      </w:r>
      <w:r w:rsidR="00DF3F31">
        <w:rPr>
          <w:rFonts w:eastAsiaTheme="minorHAnsi"/>
          <w:lang w:val="en-GB"/>
        </w:rPr>
        <w:t>has to</w:t>
      </w:r>
      <w:r w:rsidR="00D21A35" w:rsidRPr="0057032A">
        <w:rPr>
          <w:rFonts w:eastAsiaTheme="minorHAnsi"/>
          <w:lang w:val="en-GB"/>
        </w:rPr>
        <w:t xml:space="preserve"> enter new room in </w:t>
      </w:r>
      <w:r w:rsidR="00DF3F31">
        <w:rPr>
          <w:rFonts w:eastAsiaTheme="minorHAnsi"/>
          <w:lang w:val="en-GB"/>
        </w:rPr>
        <w:t xml:space="preserve">the </w:t>
      </w:r>
      <w:r w:rsidR="00D21A35" w:rsidRPr="0057032A">
        <w:rPr>
          <w:rFonts w:eastAsiaTheme="minorHAnsi"/>
          <w:lang w:val="en-GB"/>
        </w:rPr>
        <w:t>search of</w:t>
      </w:r>
      <w:r w:rsidR="006D0142">
        <w:rPr>
          <w:rFonts w:eastAsiaTheme="minorHAnsi"/>
          <w:lang w:val="en-GB"/>
        </w:rPr>
        <w:t xml:space="preserve"> </w:t>
      </w:r>
      <w:r w:rsidR="00D21A35" w:rsidRPr="002B51FC">
        <w:rPr>
          <w:rFonts w:eastAsiaTheme="minorHAnsi"/>
          <w:lang w:val="en-GB" w:eastAsia="en-US"/>
        </w:rPr>
        <w:t xml:space="preserve">more trash </w:t>
      </w:r>
      <w:r w:rsidR="00DF3F31">
        <w:rPr>
          <w:rFonts w:eastAsiaTheme="minorHAnsi"/>
          <w:lang w:val="en-GB" w:eastAsia="en-US"/>
        </w:rPr>
        <w:t xml:space="preserve">which it has </w:t>
      </w:r>
      <w:r w:rsidR="00D21A35" w:rsidRPr="002B51FC">
        <w:rPr>
          <w:rFonts w:eastAsiaTheme="minorHAnsi"/>
          <w:lang w:val="en-GB" w:eastAsia="en-US"/>
        </w:rPr>
        <w:t xml:space="preserve">to collect or </w:t>
      </w:r>
      <w:r w:rsidR="00DF3F31">
        <w:rPr>
          <w:rFonts w:eastAsiaTheme="minorHAnsi"/>
          <w:lang w:val="en-GB" w:eastAsia="en-US"/>
        </w:rPr>
        <w:t xml:space="preserve">to </w:t>
      </w:r>
      <w:r w:rsidR="00D21A35" w:rsidRPr="002B51FC">
        <w:rPr>
          <w:rFonts w:eastAsiaTheme="minorHAnsi"/>
          <w:lang w:val="en-GB" w:eastAsia="en-US"/>
        </w:rPr>
        <w:t xml:space="preserve">start trying to </w:t>
      </w:r>
      <w:r w:rsidR="00DF3F31">
        <w:rPr>
          <w:rFonts w:eastAsiaTheme="minorHAnsi"/>
          <w:lang w:val="en-GB" w:eastAsia="en-US"/>
        </w:rPr>
        <w:t xml:space="preserve">look for </w:t>
      </w:r>
      <w:r w:rsidR="00D21A35" w:rsidRPr="002B51FC">
        <w:rPr>
          <w:rFonts w:eastAsiaTheme="minorHAnsi"/>
          <w:lang w:val="en-GB" w:eastAsia="en-US"/>
        </w:rPr>
        <w:t xml:space="preserve">its way back </w:t>
      </w:r>
      <w:r w:rsidR="00234A1A">
        <w:rPr>
          <w:rFonts w:eastAsiaTheme="minorHAnsi"/>
          <w:lang w:val="en-GB" w:eastAsia="en-US"/>
        </w:rPr>
        <w:t>towards the</w:t>
      </w:r>
      <w:r w:rsidR="00D21A35" w:rsidRPr="002B51FC">
        <w:rPr>
          <w:rFonts w:eastAsiaTheme="minorHAnsi"/>
          <w:lang w:val="en-GB" w:eastAsia="en-US"/>
        </w:rPr>
        <w:t xml:space="preserve"> battery</w:t>
      </w:r>
      <w:r w:rsidR="006D0142">
        <w:rPr>
          <w:rFonts w:eastAsiaTheme="minorHAnsi"/>
          <w:lang w:val="en-GB"/>
        </w:rPr>
        <w:t xml:space="preserve"> </w:t>
      </w:r>
      <w:r w:rsidR="00D21A35" w:rsidRPr="002B51FC">
        <w:rPr>
          <w:rFonts w:eastAsiaTheme="minorHAnsi"/>
          <w:lang w:val="en-GB" w:eastAsia="en-US"/>
        </w:rPr>
        <w:t xml:space="preserve">recharging station. </w:t>
      </w:r>
      <w:r w:rsidR="00351A09">
        <w:rPr>
          <w:rFonts w:eastAsiaTheme="minorHAnsi"/>
          <w:lang w:val="en-GB" w:eastAsia="en-US"/>
        </w:rPr>
        <w:t xml:space="preserve">Robot </w:t>
      </w:r>
      <w:r w:rsidR="00D21A35" w:rsidRPr="002B51FC">
        <w:rPr>
          <w:rFonts w:eastAsiaTheme="minorHAnsi"/>
          <w:lang w:val="en-GB" w:eastAsia="en-US"/>
        </w:rPr>
        <w:t xml:space="preserve">makes decision based on current </w:t>
      </w:r>
      <w:r w:rsidR="00351A09">
        <w:rPr>
          <w:rFonts w:eastAsiaTheme="minorHAnsi"/>
          <w:lang w:val="en-GB" w:eastAsia="en-US"/>
        </w:rPr>
        <w:t xml:space="preserve">level of charge </w:t>
      </w:r>
      <w:r w:rsidR="00D21A35" w:rsidRPr="002B51FC">
        <w:rPr>
          <w:rFonts w:eastAsiaTheme="minorHAnsi"/>
          <w:lang w:val="en-GB" w:eastAsia="en-US"/>
        </w:rPr>
        <w:t xml:space="preserve">of </w:t>
      </w:r>
      <w:r w:rsidR="00351A09">
        <w:rPr>
          <w:rFonts w:eastAsiaTheme="minorHAnsi"/>
          <w:lang w:val="en-GB" w:eastAsia="en-US"/>
        </w:rPr>
        <w:t xml:space="preserve">the </w:t>
      </w:r>
      <w:r w:rsidR="00D21A35" w:rsidRPr="002B51FC">
        <w:rPr>
          <w:rFonts w:eastAsiaTheme="minorHAnsi"/>
          <w:lang w:val="en-GB" w:eastAsia="en-US"/>
        </w:rPr>
        <w:t xml:space="preserve">battery and how easily </w:t>
      </w:r>
      <w:r w:rsidR="00AC14B9">
        <w:rPr>
          <w:rFonts w:eastAsiaTheme="minorHAnsi"/>
          <w:lang w:val="en-GB" w:eastAsia="en-US"/>
        </w:rPr>
        <w:t xml:space="preserve">and </w:t>
      </w:r>
      <w:r w:rsidR="00AC14B9" w:rsidRPr="002B51FC">
        <w:rPr>
          <w:rFonts w:eastAsiaTheme="minorHAnsi"/>
          <w:lang w:val="en-GB" w:eastAsia="en-US"/>
        </w:rPr>
        <w:t xml:space="preserve">quickly </w:t>
      </w:r>
      <w:r w:rsidR="00D21A35" w:rsidRPr="002B51FC">
        <w:rPr>
          <w:rFonts w:eastAsiaTheme="minorHAnsi"/>
          <w:lang w:val="en-GB" w:eastAsia="en-US"/>
        </w:rPr>
        <w:t xml:space="preserve">it </w:t>
      </w:r>
      <w:r w:rsidR="00AC14B9">
        <w:rPr>
          <w:rFonts w:eastAsiaTheme="minorHAnsi"/>
          <w:lang w:val="en-GB" w:eastAsia="en-US"/>
        </w:rPr>
        <w:t xml:space="preserve">can </w:t>
      </w:r>
      <w:r w:rsidR="00817178">
        <w:rPr>
          <w:rFonts w:eastAsiaTheme="minorHAnsi"/>
          <w:lang w:val="en-GB" w:eastAsia="en-US"/>
        </w:rPr>
        <w:t>fi</w:t>
      </w:r>
      <w:r w:rsidR="00D21A35" w:rsidRPr="002B51FC">
        <w:rPr>
          <w:rFonts w:eastAsiaTheme="minorHAnsi"/>
          <w:lang w:val="en-GB" w:eastAsia="en-US"/>
        </w:rPr>
        <w:t>nd</w:t>
      </w:r>
      <w:r w:rsidR="00AC14B9">
        <w:rPr>
          <w:rFonts w:eastAsiaTheme="minorHAnsi"/>
          <w:lang w:val="en-GB"/>
        </w:rPr>
        <w:t xml:space="preserve"> </w:t>
      </w:r>
      <w:r w:rsidR="00AC14B9">
        <w:rPr>
          <w:rFonts w:eastAsiaTheme="minorHAnsi"/>
          <w:lang w:val="en-GB" w:eastAsia="en-US"/>
        </w:rPr>
        <w:t xml:space="preserve">its </w:t>
      </w:r>
      <w:r w:rsidR="00D21A35" w:rsidRPr="002B51FC">
        <w:rPr>
          <w:rFonts w:eastAsiaTheme="minorHAnsi"/>
          <w:lang w:val="en-GB" w:eastAsia="en-US"/>
        </w:rPr>
        <w:t>recharger in the past.</w:t>
      </w:r>
    </w:p>
    <w:p w14:paraId="2256F4A0" w14:textId="07CFE205" w:rsidR="00E030F7" w:rsidRDefault="006D0142"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D21A35" w:rsidRPr="006D0142">
        <w:rPr>
          <w:rFonts w:eastAsiaTheme="minorHAnsi"/>
          <w:lang w:val="en-GB"/>
        </w:rPr>
        <w:t xml:space="preserve">Phil </w:t>
      </w:r>
      <w:r w:rsidR="00B87355">
        <w:rPr>
          <w:rFonts w:eastAsiaTheme="minorHAnsi"/>
          <w:lang w:val="en-GB"/>
        </w:rPr>
        <w:t xml:space="preserve">is preparing </w:t>
      </w:r>
      <w:r w:rsidR="00D21A35" w:rsidRPr="006D0142">
        <w:rPr>
          <w:rFonts w:eastAsiaTheme="minorHAnsi"/>
          <w:lang w:val="en-GB"/>
        </w:rPr>
        <w:t xml:space="preserve">his breakfast. </w:t>
      </w:r>
      <w:r w:rsidR="00AB0724">
        <w:rPr>
          <w:rFonts w:eastAsiaTheme="minorHAnsi"/>
          <w:lang w:val="en-GB"/>
        </w:rPr>
        <w:t xml:space="preserve">When it’s </w:t>
      </w:r>
      <w:r w:rsidR="00D21A35" w:rsidRPr="006D0142">
        <w:rPr>
          <w:rFonts w:eastAsiaTheme="minorHAnsi"/>
          <w:lang w:val="en-GB"/>
        </w:rPr>
        <w:t>examined</w:t>
      </w:r>
      <w:r w:rsidR="00AB0724">
        <w:rPr>
          <w:rFonts w:eastAsiaTheme="minorHAnsi"/>
          <w:lang w:val="en-GB"/>
        </w:rPr>
        <w:t xml:space="preserve"> c</w:t>
      </w:r>
      <w:r w:rsidR="00AB0724" w:rsidRPr="006D0142">
        <w:rPr>
          <w:rFonts w:eastAsiaTheme="minorHAnsi"/>
          <w:lang w:val="en-GB"/>
        </w:rPr>
        <w:t>losely</w:t>
      </w:r>
      <w:r w:rsidR="00D21A35" w:rsidRPr="006D0142">
        <w:rPr>
          <w:rFonts w:eastAsiaTheme="minorHAnsi"/>
          <w:lang w:val="en-GB"/>
        </w:rPr>
        <w:t xml:space="preserve">, even </w:t>
      </w:r>
      <w:r w:rsidR="00025BC3">
        <w:rPr>
          <w:rFonts w:eastAsiaTheme="minorHAnsi"/>
          <w:lang w:val="en-GB"/>
        </w:rPr>
        <w:t xml:space="preserve">though </w:t>
      </w:r>
      <w:r w:rsidR="00D21A35" w:rsidRPr="006D0142">
        <w:rPr>
          <w:rFonts w:eastAsiaTheme="minorHAnsi"/>
          <w:lang w:val="en-GB"/>
        </w:rPr>
        <w:t>this mundane</w:t>
      </w:r>
      <w:r w:rsidR="00847A79">
        <w:rPr>
          <w:rFonts w:eastAsiaTheme="minorHAnsi"/>
          <w:lang w:val="en-GB"/>
        </w:rPr>
        <w:t xml:space="preserve"> </w:t>
      </w:r>
      <w:r w:rsidR="00D21A35" w:rsidRPr="002B51FC">
        <w:rPr>
          <w:rFonts w:eastAsiaTheme="minorHAnsi"/>
          <w:lang w:val="en-GB" w:eastAsia="en-US"/>
        </w:rPr>
        <w:t xml:space="preserve">activity </w:t>
      </w:r>
      <w:r w:rsidR="00025BC3">
        <w:rPr>
          <w:rFonts w:eastAsiaTheme="minorHAnsi"/>
          <w:lang w:val="en-GB" w:eastAsia="en-US"/>
        </w:rPr>
        <w:t xml:space="preserve">requires </w:t>
      </w:r>
      <w:r w:rsidR="00D21A35" w:rsidRPr="002B51FC">
        <w:rPr>
          <w:rFonts w:eastAsiaTheme="minorHAnsi"/>
          <w:lang w:val="en-GB" w:eastAsia="en-US"/>
        </w:rPr>
        <w:t xml:space="preserve">a complex </w:t>
      </w:r>
      <w:r w:rsidR="00025BC3">
        <w:rPr>
          <w:rFonts w:eastAsiaTheme="minorHAnsi"/>
          <w:lang w:val="en-GB" w:eastAsia="en-US"/>
        </w:rPr>
        <w:t>sequence</w:t>
      </w:r>
      <w:r w:rsidR="00D21A35" w:rsidRPr="002B51FC">
        <w:rPr>
          <w:rFonts w:eastAsiaTheme="minorHAnsi"/>
          <w:lang w:val="en-GB" w:eastAsia="en-US"/>
        </w:rPr>
        <w:t xml:space="preserve"> of</w:t>
      </w:r>
      <w:r w:rsidR="00025BC3">
        <w:rPr>
          <w:rFonts w:eastAsiaTheme="minorHAnsi"/>
          <w:lang w:val="en-GB" w:eastAsia="en-US"/>
        </w:rPr>
        <w:t xml:space="preserve"> </w:t>
      </w:r>
      <w:r w:rsidR="00444E7A" w:rsidRPr="002B51FC">
        <w:rPr>
          <w:rFonts w:eastAsiaTheme="minorHAnsi"/>
          <w:lang w:val="en-GB" w:eastAsia="en-US"/>
        </w:rPr>
        <w:t>behaviour</w:t>
      </w:r>
      <w:r w:rsidR="00D21A35" w:rsidRPr="002B51FC">
        <w:rPr>
          <w:rFonts w:eastAsiaTheme="minorHAnsi"/>
          <w:lang w:val="en-GB" w:eastAsia="en-US"/>
        </w:rPr>
        <w:t xml:space="preserve"> and goal</w:t>
      </w:r>
      <w:r w:rsidR="00444E7A">
        <w:rPr>
          <w:rFonts w:eastAsiaTheme="minorHAnsi"/>
          <w:lang w:val="en-GB" w:eastAsia="en-US"/>
        </w:rPr>
        <w:t>-</w:t>
      </w:r>
      <w:r w:rsidR="00D21A35" w:rsidRPr="002B51FC">
        <w:rPr>
          <w:rFonts w:eastAsiaTheme="minorHAnsi"/>
          <w:lang w:val="en-GB" w:eastAsia="en-US"/>
        </w:rPr>
        <w:t>subgoal relationships: walking</w:t>
      </w:r>
      <w:r w:rsidR="009C1A03">
        <w:rPr>
          <w:rFonts w:eastAsiaTheme="minorHAnsi"/>
          <w:lang w:val="en-GB" w:eastAsia="en-US"/>
        </w:rPr>
        <w:t xml:space="preserve"> </w:t>
      </w:r>
      <w:r w:rsidR="00D21A35" w:rsidRPr="002B51FC">
        <w:rPr>
          <w:rFonts w:eastAsiaTheme="minorHAnsi"/>
          <w:lang w:val="en-GB" w:eastAsia="en-US"/>
        </w:rPr>
        <w:t xml:space="preserve">the cupboard, </w:t>
      </w:r>
      <w:r w:rsidR="009C1A03">
        <w:rPr>
          <w:rFonts w:eastAsiaTheme="minorHAnsi"/>
          <w:lang w:val="en-GB" w:eastAsia="en-US"/>
        </w:rPr>
        <w:t xml:space="preserve">then </w:t>
      </w:r>
      <w:r w:rsidR="00D21A35" w:rsidRPr="002B51FC">
        <w:rPr>
          <w:rFonts w:eastAsiaTheme="minorHAnsi"/>
          <w:lang w:val="en-GB" w:eastAsia="en-US"/>
        </w:rPr>
        <w:t>opening it,</w:t>
      </w:r>
      <w:r>
        <w:rPr>
          <w:rFonts w:eastAsiaTheme="minorHAnsi"/>
          <w:lang w:val="en-GB" w:eastAsia="en-US"/>
        </w:rPr>
        <w:t xml:space="preserve"> </w:t>
      </w:r>
      <w:r w:rsidR="00D21A35" w:rsidRPr="002B51FC">
        <w:rPr>
          <w:rFonts w:eastAsiaTheme="minorHAnsi"/>
          <w:lang w:val="en-GB" w:eastAsia="en-US"/>
        </w:rPr>
        <w:t>selecting cereal box, reaching for</w:t>
      </w:r>
      <w:r w:rsidR="009C1A03">
        <w:rPr>
          <w:rFonts w:eastAsiaTheme="minorHAnsi"/>
          <w:lang w:val="en-GB" w:eastAsia="en-US"/>
        </w:rPr>
        <w:t xml:space="preserve"> </w:t>
      </w:r>
      <w:r w:rsidR="00D21A35" w:rsidRPr="002B51FC">
        <w:rPr>
          <w:rFonts w:eastAsiaTheme="minorHAnsi"/>
          <w:lang w:val="en-GB" w:eastAsia="en-US"/>
        </w:rPr>
        <w:t>and retrieving the</w:t>
      </w:r>
      <w:r>
        <w:rPr>
          <w:rFonts w:eastAsiaTheme="minorHAnsi"/>
          <w:lang w:val="en-GB" w:eastAsia="en-US"/>
        </w:rPr>
        <w:t xml:space="preserve"> </w:t>
      </w:r>
      <w:r w:rsidR="00D21A35" w:rsidRPr="002B51FC">
        <w:rPr>
          <w:rFonts w:eastAsiaTheme="minorHAnsi"/>
          <w:lang w:val="en-GB" w:eastAsia="en-US"/>
        </w:rPr>
        <w:t xml:space="preserve">box. </w:t>
      </w:r>
      <w:r w:rsidR="00D66DFC">
        <w:rPr>
          <w:rFonts w:eastAsiaTheme="minorHAnsi"/>
          <w:lang w:val="en-GB" w:eastAsia="en-US"/>
        </w:rPr>
        <w:t>A lot of o</w:t>
      </w:r>
      <w:r w:rsidR="00D21A35" w:rsidRPr="002B51FC">
        <w:rPr>
          <w:rFonts w:eastAsiaTheme="minorHAnsi"/>
          <w:lang w:val="en-GB" w:eastAsia="en-US"/>
        </w:rPr>
        <w:t xml:space="preserve">ther </w:t>
      </w:r>
      <w:r w:rsidR="00E90DD3" w:rsidRPr="002B51FC">
        <w:rPr>
          <w:rFonts w:eastAsiaTheme="minorHAnsi"/>
          <w:lang w:val="en-GB" w:eastAsia="en-US"/>
        </w:rPr>
        <w:t>tuned</w:t>
      </w:r>
      <w:r w:rsidR="00E90DD3">
        <w:rPr>
          <w:rFonts w:eastAsiaTheme="minorHAnsi"/>
          <w:lang w:val="en-GB" w:eastAsia="en-US"/>
        </w:rPr>
        <w:t>,</w:t>
      </w:r>
      <w:r w:rsidR="00E90DD3" w:rsidRPr="002B51FC">
        <w:rPr>
          <w:rFonts w:eastAsiaTheme="minorHAnsi"/>
          <w:lang w:val="en-GB" w:eastAsia="en-US"/>
        </w:rPr>
        <w:t xml:space="preserve"> </w:t>
      </w:r>
      <w:r w:rsidR="00D21A35" w:rsidRPr="002B51FC">
        <w:rPr>
          <w:rFonts w:eastAsiaTheme="minorHAnsi"/>
          <w:lang w:val="en-GB" w:eastAsia="en-US"/>
        </w:rPr>
        <w:t xml:space="preserve">complex, interactive </w:t>
      </w:r>
      <w:r w:rsidR="00C038B1">
        <w:rPr>
          <w:rFonts w:eastAsiaTheme="minorHAnsi"/>
          <w:lang w:val="en-GB" w:eastAsia="en-US"/>
        </w:rPr>
        <w:t xml:space="preserve">behavioural sequences </w:t>
      </w:r>
      <w:r w:rsidR="00D21A35" w:rsidRPr="002B51FC">
        <w:rPr>
          <w:rFonts w:eastAsiaTheme="minorHAnsi"/>
          <w:lang w:val="en-GB" w:eastAsia="en-US"/>
        </w:rPr>
        <w:t xml:space="preserve">are </w:t>
      </w:r>
      <w:r w:rsidR="00C038B1">
        <w:rPr>
          <w:rFonts w:eastAsiaTheme="minorHAnsi"/>
          <w:lang w:val="en-GB" w:eastAsia="en-US"/>
        </w:rPr>
        <w:t xml:space="preserve">needed </w:t>
      </w:r>
      <w:r w:rsidR="00D21A35" w:rsidRPr="002B51FC">
        <w:rPr>
          <w:rFonts w:eastAsiaTheme="minorHAnsi"/>
          <w:lang w:val="en-GB" w:eastAsia="en-US"/>
        </w:rPr>
        <w:t xml:space="preserve">to </w:t>
      </w:r>
      <w:r w:rsidR="00DA0A1F">
        <w:rPr>
          <w:rFonts w:eastAsiaTheme="minorHAnsi"/>
          <w:lang w:val="en-GB" w:eastAsia="en-US"/>
        </w:rPr>
        <w:t xml:space="preserve">get </w:t>
      </w:r>
      <w:r w:rsidR="00D21A35" w:rsidRPr="002B51FC">
        <w:rPr>
          <w:rFonts w:eastAsiaTheme="minorHAnsi"/>
          <w:lang w:val="en-GB" w:eastAsia="en-US"/>
        </w:rPr>
        <w:t>a spoon,</w:t>
      </w:r>
      <w:r w:rsidR="00DA0A1F">
        <w:rPr>
          <w:rFonts w:eastAsiaTheme="minorHAnsi"/>
          <w:lang w:val="en-GB" w:eastAsia="en-US"/>
        </w:rPr>
        <w:t xml:space="preserve"> </w:t>
      </w:r>
      <w:r w:rsidR="00DA0A1F" w:rsidRPr="002B51FC">
        <w:rPr>
          <w:rFonts w:eastAsiaTheme="minorHAnsi"/>
          <w:lang w:val="en-GB" w:eastAsia="en-US"/>
        </w:rPr>
        <w:t>bowl</w:t>
      </w:r>
      <w:r w:rsidR="00D21A35" w:rsidRPr="002B51FC">
        <w:rPr>
          <w:rFonts w:eastAsiaTheme="minorHAnsi"/>
          <w:lang w:val="en-GB" w:eastAsia="en-US"/>
        </w:rPr>
        <w:t xml:space="preserve"> and milk jug. </w:t>
      </w:r>
      <w:r w:rsidR="00EF322D">
        <w:rPr>
          <w:rFonts w:eastAsiaTheme="minorHAnsi"/>
          <w:lang w:val="en-GB" w:eastAsia="en-US"/>
        </w:rPr>
        <w:t>At e</w:t>
      </w:r>
      <w:r w:rsidR="00D21A35" w:rsidRPr="002B51FC">
        <w:rPr>
          <w:rFonts w:eastAsiaTheme="minorHAnsi"/>
          <w:lang w:val="en-GB" w:eastAsia="en-US"/>
        </w:rPr>
        <w:t>ach step</w:t>
      </w:r>
      <w:r w:rsidR="00EF322D">
        <w:rPr>
          <w:rFonts w:eastAsiaTheme="minorHAnsi"/>
          <w:lang w:val="en-GB" w:eastAsia="en-US"/>
        </w:rPr>
        <w:t xml:space="preserve"> </w:t>
      </w:r>
      <w:r w:rsidR="00D21A35" w:rsidRPr="002B51FC">
        <w:rPr>
          <w:rFonts w:eastAsiaTheme="minorHAnsi"/>
          <w:lang w:val="en-GB" w:eastAsia="en-US"/>
        </w:rPr>
        <w:t>series</w:t>
      </w:r>
      <w:r>
        <w:rPr>
          <w:rFonts w:eastAsiaTheme="minorHAnsi"/>
          <w:lang w:val="en-GB" w:eastAsia="en-US"/>
        </w:rPr>
        <w:t xml:space="preserve"> </w:t>
      </w:r>
      <w:r w:rsidR="00D21A35" w:rsidRPr="002B51FC">
        <w:rPr>
          <w:rFonts w:eastAsiaTheme="minorHAnsi"/>
          <w:lang w:val="en-GB" w:eastAsia="en-US"/>
        </w:rPr>
        <w:t xml:space="preserve">of eye movements </w:t>
      </w:r>
      <w:r w:rsidR="00EF322D">
        <w:rPr>
          <w:rFonts w:eastAsiaTheme="minorHAnsi"/>
          <w:lang w:val="en-GB" w:eastAsia="en-US"/>
        </w:rPr>
        <w:t xml:space="preserve">is involved </w:t>
      </w:r>
      <w:r w:rsidR="00D21A35" w:rsidRPr="002B51FC">
        <w:rPr>
          <w:rFonts w:eastAsiaTheme="minorHAnsi"/>
          <w:lang w:val="en-GB" w:eastAsia="en-US"/>
        </w:rPr>
        <w:t xml:space="preserve">to </w:t>
      </w:r>
      <w:r w:rsidR="000B0560">
        <w:rPr>
          <w:rFonts w:eastAsiaTheme="minorHAnsi"/>
          <w:lang w:val="en-GB" w:eastAsia="en-US"/>
        </w:rPr>
        <w:t xml:space="preserve">get the </w:t>
      </w:r>
      <w:r w:rsidR="00D21A35" w:rsidRPr="002B51FC">
        <w:rPr>
          <w:rFonts w:eastAsiaTheme="minorHAnsi"/>
          <w:lang w:val="en-GB" w:eastAsia="en-US"/>
        </w:rPr>
        <w:t>information and guide reaching and locomotion.</w:t>
      </w:r>
      <w:r w:rsidR="000D5D55">
        <w:rPr>
          <w:rFonts w:eastAsiaTheme="minorHAnsi"/>
          <w:lang w:val="en-GB" w:eastAsia="en-US"/>
        </w:rPr>
        <w:t xml:space="preserve"> Quick </w:t>
      </w:r>
      <w:r w:rsidR="00D21A35" w:rsidRPr="002B51FC">
        <w:rPr>
          <w:rFonts w:eastAsiaTheme="minorHAnsi"/>
          <w:lang w:val="en-GB" w:eastAsia="en-US"/>
        </w:rPr>
        <w:t xml:space="preserve">judgments are made </w:t>
      </w:r>
      <w:r w:rsidR="000949F6" w:rsidRPr="002B51FC">
        <w:rPr>
          <w:rFonts w:eastAsiaTheme="minorHAnsi"/>
          <w:lang w:val="en-GB" w:eastAsia="en-US"/>
        </w:rPr>
        <w:t xml:space="preserve">continually </w:t>
      </w:r>
      <w:r w:rsidR="00D21A35" w:rsidRPr="002B51FC">
        <w:rPr>
          <w:rFonts w:eastAsiaTheme="minorHAnsi"/>
          <w:lang w:val="en-GB" w:eastAsia="en-US"/>
        </w:rPr>
        <w:t xml:space="preserve">about how to carry </w:t>
      </w:r>
      <w:r w:rsidR="0011131C">
        <w:rPr>
          <w:rFonts w:eastAsiaTheme="minorHAnsi"/>
          <w:lang w:val="en-GB" w:eastAsia="en-US"/>
        </w:rPr>
        <w:t xml:space="preserve">different </w:t>
      </w:r>
      <w:r w:rsidR="00D21A35" w:rsidRPr="002B51FC">
        <w:rPr>
          <w:rFonts w:eastAsiaTheme="minorHAnsi"/>
          <w:lang w:val="en-GB" w:eastAsia="en-US"/>
        </w:rPr>
        <w:t xml:space="preserve">objects or is </w:t>
      </w:r>
      <w:r w:rsidR="0011131C">
        <w:rPr>
          <w:rFonts w:eastAsiaTheme="minorHAnsi"/>
          <w:lang w:val="en-GB" w:eastAsia="en-US"/>
        </w:rPr>
        <w:t xml:space="preserve">it </w:t>
      </w:r>
      <w:r w:rsidR="00D21A35" w:rsidRPr="002B51FC">
        <w:rPr>
          <w:rFonts w:eastAsiaTheme="minorHAnsi"/>
          <w:lang w:val="en-GB" w:eastAsia="en-US"/>
        </w:rPr>
        <w:t xml:space="preserve">better to </w:t>
      </w:r>
      <w:r w:rsidR="0011131C">
        <w:rPr>
          <w:rFonts w:eastAsiaTheme="minorHAnsi"/>
          <w:lang w:val="en-GB" w:eastAsia="en-US"/>
        </w:rPr>
        <w:t xml:space="preserve">put </w:t>
      </w:r>
      <w:r w:rsidR="00D21A35" w:rsidRPr="002B51FC">
        <w:rPr>
          <w:rFonts w:eastAsiaTheme="minorHAnsi"/>
          <w:lang w:val="en-GB" w:eastAsia="en-US"/>
        </w:rPr>
        <w:t xml:space="preserve">some of them </w:t>
      </w:r>
      <w:r w:rsidR="0011131C">
        <w:rPr>
          <w:rFonts w:eastAsiaTheme="minorHAnsi"/>
          <w:lang w:val="en-GB" w:eastAsia="en-US"/>
        </w:rPr>
        <w:t>on</w:t>
      </w:r>
      <w:r w:rsidR="00D21A35" w:rsidRPr="002B51FC">
        <w:rPr>
          <w:rFonts w:eastAsiaTheme="minorHAnsi"/>
          <w:lang w:val="en-GB" w:eastAsia="en-US"/>
        </w:rPr>
        <w:t xml:space="preserve">to the dining table. </w:t>
      </w:r>
      <w:r w:rsidR="00F65F51">
        <w:rPr>
          <w:rFonts w:eastAsiaTheme="minorHAnsi"/>
          <w:lang w:val="en-GB" w:eastAsia="en-US"/>
        </w:rPr>
        <w:t>At e</w:t>
      </w:r>
      <w:r w:rsidR="00D21A35" w:rsidRPr="002B51FC">
        <w:rPr>
          <w:rFonts w:eastAsiaTheme="minorHAnsi"/>
          <w:lang w:val="en-GB" w:eastAsia="en-US"/>
        </w:rPr>
        <w:t>ach step</w:t>
      </w:r>
      <w:r w:rsidR="00F65F51">
        <w:rPr>
          <w:rFonts w:eastAsiaTheme="minorHAnsi"/>
          <w:lang w:val="en-GB" w:eastAsia="en-US"/>
        </w:rPr>
        <w:t xml:space="preserve">, </w:t>
      </w:r>
      <w:r w:rsidR="00D21A35" w:rsidRPr="002B51FC">
        <w:rPr>
          <w:rFonts w:eastAsiaTheme="minorHAnsi"/>
          <w:lang w:val="en-GB" w:eastAsia="en-US"/>
        </w:rPr>
        <w:t>guided by goals</w:t>
      </w:r>
      <w:r w:rsidR="00F65F51">
        <w:rPr>
          <w:rFonts w:eastAsiaTheme="minorHAnsi"/>
          <w:lang w:val="en-GB" w:eastAsia="en-US"/>
        </w:rPr>
        <w:t>:</w:t>
      </w:r>
      <w:r w:rsidR="00D21A35" w:rsidRPr="002B51FC">
        <w:rPr>
          <w:rFonts w:eastAsiaTheme="minorHAnsi"/>
          <w:lang w:val="en-GB" w:eastAsia="en-US"/>
        </w:rPr>
        <w:t xml:space="preserve"> </w:t>
      </w:r>
      <w:r w:rsidR="00F65F51">
        <w:rPr>
          <w:rFonts w:eastAsiaTheme="minorHAnsi"/>
          <w:lang w:val="en-GB" w:eastAsia="en-US"/>
        </w:rPr>
        <w:t xml:space="preserve">to grasp </w:t>
      </w:r>
      <w:r w:rsidR="00D21A35" w:rsidRPr="002B51FC">
        <w:rPr>
          <w:rFonts w:eastAsiaTheme="minorHAnsi"/>
          <w:lang w:val="en-GB" w:eastAsia="en-US"/>
        </w:rPr>
        <w:t xml:space="preserve">a spoon or </w:t>
      </w:r>
      <w:r w:rsidR="00743866">
        <w:rPr>
          <w:rFonts w:eastAsiaTheme="minorHAnsi"/>
          <w:lang w:val="en-GB" w:eastAsia="en-US"/>
        </w:rPr>
        <w:t xml:space="preserve">to get </w:t>
      </w:r>
      <w:r w:rsidR="00D21A35" w:rsidRPr="002B51FC">
        <w:rPr>
          <w:rFonts w:eastAsiaTheme="minorHAnsi"/>
          <w:lang w:val="en-GB" w:eastAsia="en-US"/>
        </w:rPr>
        <w:t xml:space="preserve">to refrigerator, and </w:t>
      </w:r>
      <w:r w:rsidR="00030392">
        <w:rPr>
          <w:rFonts w:eastAsiaTheme="minorHAnsi"/>
          <w:lang w:val="en-GB" w:eastAsia="en-US"/>
        </w:rPr>
        <w:t xml:space="preserve">also </w:t>
      </w:r>
      <w:r w:rsidR="00D21A35" w:rsidRPr="002B51FC">
        <w:rPr>
          <w:rFonts w:eastAsiaTheme="minorHAnsi"/>
          <w:lang w:val="en-GB" w:eastAsia="en-US"/>
        </w:rPr>
        <w:t xml:space="preserve">is in service </w:t>
      </w:r>
      <w:r w:rsidR="00030392">
        <w:rPr>
          <w:rFonts w:eastAsiaTheme="minorHAnsi"/>
          <w:lang w:val="en-GB" w:eastAsia="en-US"/>
        </w:rPr>
        <w:t xml:space="preserve">for </w:t>
      </w:r>
      <w:r w:rsidR="00D21A35" w:rsidRPr="002B51FC">
        <w:rPr>
          <w:rFonts w:eastAsiaTheme="minorHAnsi"/>
          <w:lang w:val="en-GB" w:eastAsia="en-US"/>
        </w:rPr>
        <w:t>other goals</w:t>
      </w:r>
      <w:r w:rsidR="00196A13">
        <w:rPr>
          <w:rFonts w:eastAsiaTheme="minorHAnsi"/>
          <w:lang w:val="en-GB" w:eastAsia="en-US"/>
        </w:rPr>
        <w:t>:</w:t>
      </w:r>
      <w:r w:rsidR="00D21A35" w:rsidRPr="002B51FC">
        <w:rPr>
          <w:rFonts w:eastAsiaTheme="minorHAnsi"/>
          <w:lang w:val="en-GB" w:eastAsia="en-US"/>
        </w:rPr>
        <w:t xml:space="preserve"> having the spoon </w:t>
      </w:r>
      <w:r w:rsidR="00DC6AFD">
        <w:rPr>
          <w:rFonts w:eastAsiaTheme="minorHAnsi"/>
          <w:lang w:val="en-GB" w:eastAsia="en-US"/>
        </w:rPr>
        <w:t xml:space="preserve">which can be used </w:t>
      </w:r>
      <w:r w:rsidR="00D21A35" w:rsidRPr="002B51FC">
        <w:rPr>
          <w:rFonts w:eastAsiaTheme="minorHAnsi"/>
          <w:lang w:val="en-GB" w:eastAsia="en-US"/>
        </w:rPr>
        <w:t xml:space="preserve">to eat with once the cereal is </w:t>
      </w:r>
      <w:r w:rsidR="00DC6AFD">
        <w:rPr>
          <w:rFonts w:eastAsiaTheme="minorHAnsi"/>
          <w:lang w:val="en-GB" w:eastAsia="en-US"/>
        </w:rPr>
        <w:t>made</w:t>
      </w:r>
      <w:r w:rsidR="00D21A35" w:rsidRPr="002B51FC">
        <w:rPr>
          <w:rFonts w:eastAsiaTheme="minorHAnsi"/>
          <w:lang w:val="en-GB" w:eastAsia="en-US"/>
        </w:rPr>
        <w:t xml:space="preserve"> and obtaining nourishment. </w:t>
      </w:r>
      <w:r w:rsidR="00446083">
        <w:rPr>
          <w:rFonts w:eastAsiaTheme="minorHAnsi"/>
          <w:lang w:val="en-GB" w:eastAsia="en-US"/>
        </w:rPr>
        <w:t xml:space="preserve">Despite the fact </w:t>
      </w:r>
      <w:r w:rsidR="00D21A35" w:rsidRPr="002B51FC">
        <w:rPr>
          <w:rFonts w:eastAsiaTheme="minorHAnsi"/>
          <w:lang w:val="en-GB" w:eastAsia="en-US"/>
        </w:rPr>
        <w:t xml:space="preserve">he </w:t>
      </w:r>
      <w:r w:rsidR="00446083">
        <w:rPr>
          <w:rFonts w:eastAsiaTheme="minorHAnsi"/>
          <w:lang w:val="en-GB" w:eastAsia="en-US"/>
        </w:rPr>
        <w:t xml:space="preserve">knows </w:t>
      </w:r>
      <w:r w:rsidR="00D21A35" w:rsidRPr="002B51FC">
        <w:rPr>
          <w:rFonts w:eastAsiaTheme="minorHAnsi"/>
          <w:lang w:val="en-GB" w:eastAsia="en-US"/>
        </w:rPr>
        <w:t>it or not, Phil</w:t>
      </w:r>
      <w:r>
        <w:rPr>
          <w:rFonts w:eastAsiaTheme="minorHAnsi"/>
          <w:lang w:val="en-GB" w:eastAsia="en-US"/>
        </w:rPr>
        <w:t xml:space="preserve"> </w:t>
      </w:r>
      <w:r w:rsidR="00D21A35" w:rsidRPr="002B51FC">
        <w:rPr>
          <w:rFonts w:eastAsiaTheme="minorHAnsi"/>
          <w:lang w:val="en-GB" w:eastAsia="en-US"/>
        </w:rPr>
        <w:t>access</w:t>
      </w:r>
      <w:r w:rsidR="00446083">
        <w:rPr>
          <w:rFonts w:eastAsiaTheme="minorHAnsi"/>
          <w:lang w:val="en-GB" w:eastAsia="en-US"/>
        </w:rPr>
        <w:t>es the</w:t>
      </w:r>
      <w:r w:rsidR="00D21A35" w:rsidRPr="002B51FC">
        <w:rPr>
          <w:rFonts w:eastAsiaTheme="minorHAnsi"/>
          <w:lang w:val="en-GB" w:eastAsia="en-US"/>
        </w:rPr>
        <w:t xml:space="preserve"> information about state of </w:t>
      </w:r>
      <w:r w:rsidR="00B21CA6">
        <w:rPr>
          <w:rFonts w:eastAsiaTheme="minorHAnsi"/>
          <w:lang w:val="en-GB" w:eastAsia="en-US"/>
        </w:rPr>
        <w:t xml:space="preserve">the </w:t>
      </w:r>
      <w:r w:rsidR="00D21A35" w:rsidRPr="002B51FC">
        <w:rPr>
          <w:rFonts w:eastAsiaTheme="minorHAnsi"/>
          <w:lang w:val="en-GB" w:eastAsia="en-US"/>
        </w:rPr>
        <w:t xml:space="preserve">body </w:t>
      </w:r>
      <w:r w:rsidR="00F24F05">
        <w:rPr>
          <w:rFonts w:eastAsiaTheme="minorHAnsi"/>
          <w:lang w:val="en-GB" w:eastAsia="en-US"/>
        </w:rPr>
        <w:t xml:space="preserve">which </w:t>
      </w:r>
      <w:r w:rsidR="00D21A35" w:rsidRPr="002B51FC">
        <w:rPr>
          <w:rFonts w:eastAsiaTheme="minorHAnsi"/>
          <w:lang w:val="en-GB" w:eastAsia="en-US"/>
        </w:rPr>
        <w:t>determines nutritional needs</w:t>
      </w:r>
      <w:r w:rsidR="00F24F05">
        <w:rPr>
          <w:rFonts w:eastAsiaTheme="minorHAnsi"/>
          <w:lang w:val="en-GB" w:eastAsia="en-US"/>
        </w:rPr>
        <w:t xml:space="preserve">, </w:t>
      </w:r>
      <w:r w:rsidR="00D21A35" w:rsidRPr="002B51FC">
        <w:rPr>
          <w:rFonts w:eastAsiaTheme="minorHAnsi"/>
          <w:lang w:val="en-GB" w:eastAsia="en-US"/>
        </w:rPr>
        <w:t>food preferences</w:t>
      </w:r>
      <w:r w:rsidR="00F24F05">
        <w:rPr>
          <w:rFonts w:eastAsiaTheme="minorHAnsi"/>
          <w:lang w:val="en-GB" w:eastAsia="en-US"/>
        </w:rPr>
        <w:t xml:space="preserve"> and </w:t>
      </w:r>
      <w:r w:rsidR="00F24F05" w:rsidRPr="002B51FC">
        <w:rPr>
          <w:rFonts w:eastAsiaTheme="minorHAnsi"/>
          <w:lang w:val="en-GB" w:eastAsia="en-US"/>
        </w:rPr>
        <w:t>level of hunger</w:t>
      </w:r>
      <w:r w:rsidR="00D21A35" w:rsidRPr="002B51FC">
        <w:rPr>
          <w:rFonts w:eastAsiaTheme="minorHAnsi"/>
          <w:lang w:val="en-GB" w:eastAsia="en-US"/>
        </w:rPr>
        <w:t>.</w:t>
      </w:r>
      <w:r>
        <w:rPr>
          <w:rFonts w:eastAsiaTheme="minorHAnsi"/>
          <w:lang w:val="en-GB" w:eastAsia="en-US"/>
        </w:rPr>
        <w:t xml:space="preserve"> </w:t>
      </w:r>
      <w:r w:rsidR="00D52AB8">
        <w:rPr>
          <w:rFonts w:eastAsiaTheme="minorHAnsi"/>
          <w:lang w:val="en-GB" w:eastAsia="en-US"/>
        </w:rPr>
        <w:t xml:space="preserve">Such </w:t>
      </w:r>
      <w:r w:rsidR="00D21A35" w:rsidRPr="002B51FC">
        <w:rPr>
          <w:rFonts w:eastAsiaTheme="minorHAnsi"/>
          <w:lang w:val="en-GB" w:eastAsia="en-US"/>
        </w:rPr>
        <w:t xml:space="preserve">examples share </w:t>
      </w:r>
      <w:r w:rsidR="00D52AB8">
        <w:rPr>
          <w:rFonts w:eastAsiaTheme="minorHAnsi"/>
          <w:lang w:val="en-GB" w:eastAsia="en-US"/>
        </w:rPr>
        <w:t xml:space="preserve">some </w:t>
      </w:r>
      <w:r w:rsidR="00D21A35" w:rsidRPr="002B51FC">
        <w:rPr>
          <w:rFonts w:eastAsiaTheme="minorHAnsi"/>
          <w:lang w:val="en-GB" w:eastAsia="en-US"/>
        </w:rPr>
        <w:t xml:space="preserve">features that are </w:t>
      </w:r>
      <w:r w:rsidR="00D52AB8">
        <w:rPr>
          <w:rFonts w:eastAsiaTheme="minorHAnsi"/>
          <w:lang w:val="en-GB" w:eastAsia="en-US"/>
        </w:rPr>
        <w:t xml:space="preserve">that </w:t>
      </w:r>
      <w:r w:rsidR="00D52AB8" w:rsidRPr="002B51FC">
        <w:rPr>
          <w:rFonts w:eastAsiaTheme="minorHAnsi"/>
          <w:lang w:val="en-GB" w:eastAsia="en-US"/>
        </w:rPr>
        <w:t>basic,</w:t>
      </w:r>
      <w:r w:rsidR="00D21A35" w:rsidRPr="002B51FC">
        <w:rPr>
          <w:rFonts w:eastAsiaTheme="minorHAnsi"/>
          <w:lang w:val="en-GB" w:eastAsia="en-US"/>
        </w:rPr>
        <w:t xml:space="preserve"> </w:t>
      </w:r>
      <w:r w:rsidR="00D52AB8">
        <w:rPr>
          <w:rFonts w:eastAsiaTheme="minorHAnsi"/>
          <w:lang w:val="en-GB" w:eastAsia="en-US"/>
        </w:rPr>
        <w:t xml:space="preserve">so </w:t>
      </w:r>
      <w:r w:rsidR="00D21A35" w:rsidRPr="002B51FC">
        <w:rPr>
          <w:rFonts w:eastAsiaTheme="minorHAnsi"/>
          <w:lang w:val="en-GB" w:eastAsia="en-US"/>
        </w:rPr>
        <w:t xml:space="preserve">they are </w:t>
      </w:r>
      <w:r w:rsidR="00D52AB8">
        <w:rPr>
          <w:rFonts w:eastAsiaTheme="minorHAnsi"/>
          <w:lang w:val="en-GB" w:eastAsia="en-US"/>
        </w:rPr>
        <w:t xml:space="preserve">very </w:t>
      </w:r>
      <w:r w:rsidR="00D21A35" w:rsidRPr="002B51FC">
        <w:rPr>
          <w:rFonts w:eastAsiaTheme="minorHAnsi"/>
          <w:lang w:val="en-GB" w:eastAsia="en-US"/>
        </w:rPr>
        <w:t>easy to overlook.</w:t>
      </w:r>
      <w:r>
        <w:rPr>
          <w:rFonts w:eastAsiaTheme="minorHAnsi"/>
          <w:lang w:val="en-GB" w:eastAsia="en-US"/>
        </w:rPr>
        <w:t xml:space="preserve"> </w:t>
      </w:r>
      <w:r w:rsidR="00D52AB8">
        <w:rPr>
          <w:rFonts w:eastAsiaTheme="minorHAnsi"/>
          <w:lang w:val="en-GB" w:eastAsia="en-US"/>
        </w:rPr>
        <w:t>They a</w:t>
      </w:r>
      <w:r w:rsidR="00D21A35" w:rsidRPr="002B51FC">
        <w:rPr>
          <w:rFonts w:eastAsiaTheme="minorHAnsi"/>
          <w:lang w:val="en-GB" w:eastAsia="en-US"/>
        </w:rPr>
        <w:t xml:space="preserve">ll involve </w:t>
      </w:r>
      <w:r w:rsidR="00D52AB8">
        <w:rPr>
          <w:rFonts w:eastAsiaTheme="minorHAnsi"/>
          <w:lang w:val="en-GB" w:eastAsia="en-US"/>
        </w:rPr>
        <w:t xml:space="preserve">significant </w:t>
      </w:r>
      <w:r w:rsidR="00D21A35" w:rsidRPr="002B51FC">
        <w:rPr>
          <w:rFonts w:eastAsiaTheme="minorHAnsi"/>
          <w:lang w:val="en-GB" w:eastAsia="en-US"/>
        </w:rPr>
        <w:t xml:space="preserve">interaction between </w:t>
      </w:r>
      <w:r w:rsidR="00BE6F6B">
        <w:rPr>
          <w:rFonts w:eastAsiaTheme="minorHAnsi"/>
          <w:lang w:val="en-GB" w:eastAsia="en-US"/>
        </w:rPr>
        <w:t xml:space="preserve">the </w:t>
      </w:r>
      <w:r w:rsidR="00D21A35" w:rsidRPr="002B51FC">
        <w:rPr>
          <w:rFonts w:eastAsiaTheme="minorHAnsi"/>
          <w:lang w:val="en-GB" w:eastAsia="en-US"/>
        </w:rPr>
        <w:t>active environment</w:t>
      </w:r>
      <w:r w:rsidR="00BE6F6B">
        <w:rPr>
          <w:rFonts w:eastAsiaTheme="minorHAnsi"/>
          <w:lang w:val="en-GB" w:eastAsia="en-US"/>
        </w:rPr>
        <w:t xml:space="preserve"> and </w:t>
      </w:r>
      <w:r w:rsidR="00BE6F6B" w:rsidRPr="002B51FC">
        <w:rPr>
          <w:rFonts w:eastAsiaTheme="minorHAnsi"/>
          <w:lang w:val="en-GB" w:eastAsia="en-US"/>
        </w:rPr>
        <w:t>decision-making agent</w:t>
      </w:r>
      <w:r w:rsidR="00D21A35" w:rsidRPr="002B51FC">
        <w:rPr>
          <w:rFonts w:eastAsiaTheme="minorHAnsi"/>
          <w:lang w:val="en-GB" w:eastAsia="en-US"/>
        </w:rPr>
        <w:t xml:space="preserve">, </w:t>
      </w:r>
      <w:r w:rsidR="00BE6F6B">
        <w:rPr>
          <w:rFonts w:eastAsiaTheme="minorHAnsi"/>
          <w:lang w:val="en-GB" w:eastAsia="en-US"/>
        </w:rPr>
        <w:t xml:space="preserve">where </w:t>
      </w:r>
      <w:r w:rsidR="00D21A35" w:rsidRPr="002B51FC">
        <w:rPr>
          <w:rFonts w:eastAsiaTheme="minorHAnsi"/>
          <w:lang w:val="en-GB" w:eastAsia="en-US"/>
        </w:rPr>
        <w:t xml:space="preserve">agent </w:t>
      </w:r>
      <w:r w:rsidR="00BE6F6B">
        <w:rPr>
          <w:rFonts w:eastAsiaTheme="minorHAnsi"/>
          <w:lang w:val="en-GB" w:eastAsia="en-US"/>
        </w:rPr>
        <w:t xml:space="preserve">strives </w:t>
      </w:r>
      <w:r w:rsidR="00D21A35" w:rsidRPr="002B51FC">
        <w:rPr>
          <w:rFonts w:eastAsiaTheme="minorHAnsi"/>
          <w:lang w:val="en-GB" w:eastAsia="en-US"/>
        </w:rPr>
        <w:t xml:space="preserve">to achieve </w:t>
      </w:r>
      <w:r w:rsidR="00695484">
        <w:rPr>
          <w:rFonts w:eastAsiaTheme="minorHAnsi"/>
          <w:lang w:val="en-GB" w:eastAsia="en-US"/>
        </w:rPr>
        <w:t xml:space="preserve">the </w:t>
      </w:r>
      <w:r w:rsidR="00D21A35" w:rsidRPr="002B51FC">
        <w:rPr>
          <w:rFonts w:eastAsiaTheme="minorHAnsi"/>
          <w:lang w:val="en-GB" w:eastAsia="en-US"/>
        </w:rPr>
        <w:t xml:space="preserve">goal </w:t>
      </w:r>
      <w:r w:rsidR="00695484">
        <w:rPr>
          <w:rFonts w:eastAsiaTheme="minorHAnsi"/>
          <w:lang w:val="en-GB" w:eastAsia="en-US"/>
        </w:rPr>
        <w:t xml:space="preserve">in spite of </w:t>
      </w:r>
      <w:r w:rsidR="00D21A35" w:rsidRPr="002B51FC">
        <w:rPr>
          <w:rFonts w:eastAsiaTheme="minorHAnsi"/>
          <w:lang w:val="en-GB" w:eastAsia="en-US"/>
        </w:rPr>
        <w:t xml:space="preserve">uncertainty about </w:t>
      </w:r>
      <w:r w:rsidR="00695484">
        <w:rPr>
          <w:rFonts w:eastAsiaTheme="minorHAnsi"/>
          <w:lang w:val="en-GB" w:eastAsia="en-US"/>
        </w:rPr>
        <w:t xml:space="preserve">the </w:t>
      </w:r>
      <w:r w:rsidR="00D21A35" w:rsidRPr="002B51FC">
        <w:rPr>
          <w:rFonts w:eastAsiaTheme="minorHAnsi"/>
          <w:lang w:val="en-GB" w:eastAsia="en-US"/>
        </w:rPr>
        <w:t xml:space="preserve">environment. The </w:t>
      </w:r>
      <w:r w:rsidR="00DB370D">
        <w:rPr>
          <w:rFonts w:eastAsiaTheme="minorHAnsi"/>
          <w:lang w:val="en-GB" w:eastAsia="en-US"/>
        </w:rPr>
        <w:t>actions of the agent</w:t>
      </w:r>
      <w:r w:rsidR="00D21A35" w:rsidRPr="002B51FC">
        <w:rPr>
          <w:rFonts w:eastAsiaTheme="minorHAnsi"/>
          <w:lang w:val="en-GB" w:eastAsia="en-US"/>
        </w:rPr>
        <w:t xml:space="preserve"> are permitted to a</w:t>
      </w:r>
      <w:r>
        <w:rPr>
          <w:rFonts w:eastAsiaTheme="minorHAnsi"/>
          <w:lang w:val="en-GB" w:eastAsia="en-US"/>
        </w:rPr>
        <w:t>ff</w:t>
      </w:r>
      <w:r w:rsidR="00D21A35" w:rsidRPr="002B51FC">
        <w:rPr>
          <w:rFonts w:eastAsiaTheme="minorHAnsi"/>
          <w:lang w:val="en-GB" w:eastAsia="en-US"/>
        </w:rPr>
        <w:t>ect</w:t>
      </w:r>
      <w:r>
        <w:rPr>
          <w:rFonts w:eastAsiaTheme="minorHAnsi"/>
          <w:lang w:val="en-GB" w:eastAsia="en-US"/>
        </w:rPr>
        <w:t xml:space="preserve"> </w:t>
      </w:r>
      <w:r w:rsidR="00D21A35" w:rsidRPr="002B51FC">
        <w:rPr>
          <w:rFonts w:eastAsiaTheme="minorHAnsi"/>
          <w:lang w:val="en-GB" w:eastAsia="en-US"/>
        </w:rPr>
        <w:t>future state of environment (next chess position, level of</w:t>
      </w:r>
      <w:r>
        <w:rPr>
          <w:rFonts w:eastAsiaTheme="minorHAnsi"/>
          <w:lang w:val="en-GB" w:eastAsia="en-US"/>
        </w:rPr>
        <w:t xml:space="preserve"> </w:t>
      </w:r>
      <w:r w:rsidR="00D21A35" w:rsidRPr="002B51FC">
        <w:rPr>
          <w:rFonts w:eastAsiaTheme="minorHAnsi"/>
          <w:lang w:val="en-GB" w:eastAsia="en-US"/>
        </w:rPr>
        <w:t>re</w:t>
      </w:r>
      <w:r w:rsidR="00F135CA">
        <w:rPr>
          <w:rFonts w:eastAsiaTheme="minorHAnsi"/>
          <w:lang w:val="en-GB" w:eastAsia="en-US"/>
        </w:rPr>
        <w:t>fi</w:t>
      </w:r>
      <w:r w:rsidR="00D21A35" w:rsidRPr="002B51FC">
        <w:rPr>
          <w:rFonts w:eastAsiaTheme="minorHAnsi"/>
          <w:lang w:val="en-GB" w:eastAsia="en-US"/>
        </w:rPr>
        <w:t>nery</w:t>
      </w:r>
      <w:r w:rsidR="00850C86">
        <w:rPr>
          <w:rFonts w:eastAsiaTheme="minorHAnsi"/>
          <w:lang w:val="en-GB" w:eastAsia="en-US"/>
        </w:rPr>
        <w:t>’s reservoirs</w:t>
      </w:r>
      <w:r w:rsidR="00D21A35" w:rsidRPr="002B51FC">
        <w:rPr>
          <w:rFonts w:eastAsiaTheme="minorHAnsi"/>
          <w:lang w:val="en-GB" w:eastAsia="en-US"/>
        </w:rPr>
        <w:t xml:space="preserve">, the </w:t>
      </w:r>
      <w:r w:rsidR="00AE0D1D">
        <w:rPr>
          <w:rFonts w:eastAsiaTheme="minorHAnsi"/>
          <w:lang w:val="en-GB" w:eastAsia="en-US"/>
        </w:rPr>
        <w:t xml:space="preserve">next location </w:t>
      </w:r>
      <w:r w:rsidR="00AE0D1D">
        <w:rPr>
          <w:rFonts w:eastAsiaTheme="minorHAnsi"/>
          <w:lang w:val="en-GB" w:eastAsia="en-US"/>
        </w:rPr>
        <w:lastRenderedPageBreak/>
        <w:t xml:space="preserve">of the robot </w:t>
      </w:r>
      <w:r w:rsidR="00D21A35" w:rsidRPr="002B51FC">
        <w:rPr>
          <w:rFonts w:eastAsiaTheme="minorHAnsi"/>
          <w:lang w:val="en-GB" w:eastAsia="en-US"/>
        </w:rPr>
        <w:t>and future charge level</w:t>
      </w:r>
      <w:r>
        <w:rPr>
          <w:rFonts w:eastAsiaTheme="minorHAnsi"/>
          <w:lang w:val="en-GB" w:eastAsia="en-US"/>
        </w:rPr>
        <w:t xml:space="preserve"> </w:t>
      </w:r>
      <w:r w:rsidR="00D21A35" w:rsidRPr="002B51FC">
        <w:rPr>
          <w:rFonts w:eastAsiaTheme="minorHAnsi"/>
          <w:lang w:val="en-GB" w:eastAsia="en-US"/>
        </w:rPr>
        <w:t xml:space="preserve">of </w:t>
      </w:r>
      <w:r w:rsidR="00AE0D1D">
        <w:rPr>
          <w:rFonts w:eastAsiaTheme="minorHAnsi"/>
          <w:lang w:val="en-GB" w:eastAsia="en-US"/>
        </w:rPr>
        <w:t xml:space="preserve">the </w:t>
      </w:r>
      <w:r w:rsidR="00D21A35" w:rsidRPr="002B51FC">
        <w:rPr>
          <w:rFonts w:eastAsiaTheme="minorHAnsi"/>
          <w:lang w:val="en-GB" w:eastAsia="en-US"/>
        </w:rPr>
        <w:t xml:space="preserve">battery), </w:t>
      </w:r>
      <w:r w:rsidR="005611AB">
        <w:rPr>
          <w:rFonts w:eastAsiaTheme="minorHAnsi"/>
          <w:lang w:val="en-GB" w:eastAsia="en-US"/>
        </w:rPr>
        <w:t xml:space="preserve">therefore </w:t>
      </w:r>
      <w:r w:rsidR="00D21A35" w:rsidRPr="002B51FC">
        <w:rPr>
          <w:rFonts w:eastAsiaTheme="minorHAnsi"/>
          <w:lang w:val="en-GB" w:eastAsia="en-US"/>
        </w:rPr>
        <w:t>a</w:t>
      </w:r>
      <w:r>
        <w:rPr>
          <w:rFonts w:eastAsiaTheme="minorHAnsi"/>
          <w:lang w:val="en-GB" w:eastAsia="en-US"/>
        </w:rPr>
        <w:t>ff</w:t>
      </w:r>
      <w:r w:rsidR="00D21A35" w:rsidRPr="002B51FC">
        <w:rPr>
          <w:rFonts w:eastAsiaTheme="minorHAnsi"/>
          <w:lang w:val="en-GB" w:eastAsia="en-US"/>
        </w:rPr>
        <w:t>ecting options and opportunities</w:t>
      </w:r>
      <w:r w:rsidR="00CE1188">
        <w:rPr>
          <w:rFonts w:eastAsiaTheme="minorHAnsi"/>
          <w:lang w:val="en-GB" w:eastAsia="en-US"/>
        </w:rPr>
        <w:t xml:space="preserve"> which are </w:t>
      </w:r>
      <w:r w:rsidR="00D21A35" w:rsidRPr="002B51FC">
        <w:rPr>
          <w:rFonts w:eastAsiaTheme="minorHAnsi"/>
          <w:lang w:val="en-GB" w:eastAsia="en-US"/>
        </w:rPr>
        <w:t>available to</w:t>
      </w:r>
      <w:r>
        <w:rPr>
          <w:rFonts w:eastAsiaTheme="minorHAnsi"/>
          <w:lang w:val="en-GB" w:eastAsia="en-US"/>
        </w:rPr>
        <w:t xml:space="preserve"> </w:t>
      </w:r>
      <w:r w:rsidR="00D21A35" w:rsidRPr="002B51FC">
        <w:rPr>
          <w:rFonts w:eastAsiaTheme="minorHAnsi"/>
          <w:lang w:val="en-GB" w:eastAsia="en-US"/>
        </w:rPr>
        <w:t xml:space="preserve">agent at </w:t>
      </w:r>
      <w:r w:rsidR="00CE1188">
        <w:rPr>
          <w:rFonts w:eastAsiaTheme="minorHAnsi"/>
          <w:lang w:val="en-GB" w:eastAsia="en-US"/>
        </w:rPr>
        <w:t xml:space="preserve">the </w:t>
      </w:r>
      <w:r w:rsidR="00D21A35" w:rsidRPr="002B51FC">
        <w:rPr>
          <w:rFonts w:eastAsiaTheme="minorHAnsi"/>
          <w:lang w:val="en-GB" w:eastAsia="en-US"/>
        </w:rPr>
        <w:t xml:space="preserve">later times. </w:t>
      </w:r>
      <w:r w:rsidR="00FB2A37">
        <w:rPr>
          <w:rFonts w:eastAsiaTheme="minorHAnsi"/>
          <w:lang w:val="en-GB" w:eastAsia="en-US"/>
        </w:rPr>
        <w:t xml:space="preserve">The optimal </w:t>
      </w:r>
      <w:r w:rsidR="00D21A35" w:rsidRPr="002B51FC">
        <w:rPr>
          <w:rFonts w:eastAsiaTheme="minorHAnsi"/>
          <w:lang w:val="en-GB" w:eastAsia="en-US"/>
        </w:rPr>
        <w:t xml:space="preserve">choice requires </w:t>
      </w:r>
      <w:r w:rsidR="00FB2A37">
        <w:rPr>
          <w:rFonts w:eastAsiaTheme="minorHAnsi"/>
          <w:lang w:val="en-GB" w:eastAsia="en-US"/>
        </w:rPr>
        <w:t xml:space="preserve">to </w:t>
      </w:r>
      <w:r w:rsidR="00D21A35" w:rsidRPr="002B51FC">
        <w:rPr>
          <w:rFonts w:eastAsiaTheme="minorHAnsi"/>
          <w:lang w:val="en-GB" w:eastAsia="en-US"/>
        </w:rPr>
        <w:t>tak</w:t>
      </w:r>
      <w:r w:rsidR="00FB2A37">
        <w:rPr>
          <w:rFonts w:eastAsiaTheme="minorHAnsi"/>
          <w:lang w:val="en-GB" w:eastAsia="en-US"/>
        </w:rPr>
        <w:t>e</w:t>
      </w:r>
      <w:r w:rsidR="00D21A35" w:rsidRPr="002B51FC">
        <w:rPr>
          <w:rFonts w:eastAsiaTheme="minorHAnsi"/>
          <w:lang w:val="en-GB" w:eastAsia="en-US"/>
        </w:rPr>
        <w:t xml:space="preserve"> into </w:t>
      </w:r>
      <w:r w:rsidR="00FB2A37">
        <w:rPr>
          <w:rFonts w:eastAsiaTheme="minorHAnsi"/>
          <w:lang w:val="en-GB" w:eastAsia="en-US"/>
        </w:rPr>
        <w:t xml:space="preserve">the </w:t>
      </w:r>
      <w:r w:rsidR="00D21A35" w:rsidRPr="002B51FC">
        <w:rPr>
          <w:rFonts w:eastAsiaTheme="minorHAnsi"/>
          <w:lang w:val="en-GB" w:eastAsia="en-US"/>
        </w:rPr>
        <w:t xml:space="preserve">account </w:t>
      </w:r>
      <w:r w:rsidR="00D8748F">
        <w:rPr>
          <w:rFonts w:eastAsiaTheme="minorHAnsi"/>
          <w:lang w:val="en-GB" w:eastAsia="en-US"/>
        </w:rPr>
        <w:t xml:space="preserve">delayed, indirect </w:t>
      </w:r>
      <w:r w:rsidR="00D21A35" w:rsidRPr="002B51FC">
        <w:rPr>
          <w:rFonts w:eastAsiaTheme="minorHAnsi"/>
          <w:lang w:val="en-GB" w:eastAsia="en-US"/>
        </w:rPr>
        <w:t xml:space="preserve">consequences of </w:t>
      </w:r>
      <w:r w:rsidR="00D8748F">
        <w:rPr>
          <w:rFonts w:eastAsiaTheme="minorHAnsi"/>
          <w:lang w:val="en-GB" w:eastAsia="en-US"/>
        </w:rPr>
        <w:t xml:space="preserve">the </w:t>
      </w:r>
      <w:r w:rsidR="00DF465A" w:rsidRPr="002B51FC">
        <w:rPr>
          <w:rFonts w:eastAsiaTheme="minorHAnsi"/>
          <w:lang w:val="en-GB" w:eastAsia="en-US"/>
        </w:rPr>
        <w:t>actions;</w:t>
      </w:r>
      <w:r w:rsidR="00D21A35" w:rsidRPr="002B51FC">
        <w:rPr>
          <w:rFonts w:eastAsiaTheme="minorHAnsi"/>
          <w:lang w:val="en-GB" w:eastAsia="en-US"/>
        </w:rPr>
        <w:t xml:space="preserve"> </w:t>
      </w:r>
      <w:r w:rsidR="00DF465A" w:rsidRPr="002B51FC">
        <w:rPr>
          <w:rFonts w:eastAsiaTheme="minorHAnsi"/>
          <w:lang w:val="en-GB" w:eastAsia="en-US"/>
        </w:rPr>
        <w:t>thus,</w:t>
      </w:r>
      <w:r w:rsidR="00D21A35" w:rsidRPr="002B51FC">
        <w:rPr>
          <w:rFonts w:eastAsiaTheme="minorHAnsi"/>
          <w:lang w:val="en-GB" w:eastAsia="en-US"/>
        </w:rPr>
        <w:t xml:space="preserve"> </w:t>
      </w:r>
      <w:r w:rsidR="00FB0F33">
        <w:rPr>
          <w:rFonts w:eastAsiaTheme="minorHAnsi"/>
          <w:lang w:val="en-GB" w:eastAsia="en-US"/>
        </w:rPr>
        <w:t xml:space="preserve">it </w:t>
      </w:r>
      <w:r w:rsidR="00D21A35" w:rsidRPr="002B51FC">
        <w:rPr>
          <w:rFonts w:eastAsiaTheme="minorHAnsi"/>
          <w:lang w:val="en-GB" w:eastAsia="en-US"/>
        </w:rPr>
        <w:t>may require</w:t>
      </w:r>
      <w:r w:rsidR="00DF465A">
        <w:rPr>
          <w:rFonts w:eastAsiaTheme="minorHAnsi"/>
          <w:lang w:val="en-GB" w:eastAsia="en-US"/>
        </w:rPr>
        <w:t xml:space="preserve"> planning or foresight</w:t>
      </w:r>
      <w:r w:rsidR="00D21A35" w:rsidRPr="002B51FC">
        <w:rPr>
          <w:rFonts w:eastAsiaTheme="minorHAnsi"/>
          <w:lang w:val="en-GB" w:eastAsia="en-US"/>
        </w:rPr>
        <w:t>.</w:t>
      </w:r>
      <w:r w:rsidR="00DF465A">
        <w:rPr>
          <w:rFonts w:eastAsiaTheme="minorHAnsi"/>
          <w:lang w:val="en-GB"/>
        </w:rPr>
        <w:t xml:space="preserve"> </w:t>
      </w:r>
      <w:r w:rsidR="00D553A3">
        <w:rPr>
          <w:rFonts w:eastAsiaTheme="minorHAnsi"/>
          <w:lang w:val="en-GB" w:eastAsia="en-US"/>
        </w:rPr>
        <w:t>Also</w:t>
      </w:r>
      <w:r w:rsidR="00D21A35" w:rsidRPr="002B51FC">
        <w:rPr>
          <w:rFonts w:eastAsiaTheme="minorHAnsi"/>
          <w:lang w:val="en-GB" w:eastAsia="en-US"/>
        </w:rPr>
        <w:t>, in these examples e</w:t>
      </w:r>
      <w:r w:rsidR="00A9011A">
        <w:rPr>
          <w:rFonts w:eastAsiaTheme="minorHAnsi"/>
          <w:lang w:val="en-GB" w:eastAsia="en-US"/>
        </w:rPr>
        <w:t>ff</w:t>
      </w:r>
      <w:r w:rsidR="00D21A35" w:rsidRPr="002B51FC">
        <w:rPr>
          <w:rFonts w:eastAsiaTheme="minorHAnsi"/>
          <w:lang w:val="en-GB" w:eastAsia="en-US"/>
        </w:rPr>
        <w:t xml:space="preserve">ects of </w:t>
      </w:r>
      <w:r w:rsidR="00341119">
        <w:rPr>
          <w:rFonts w:eastAsiaTheme="minorHAnsi"/>
          <w:lang w:val="en-GB" w:eastAsia="en-US"/>
        </w:rPr>
        <w:t xml:space="preserve">the </w:t>
      </w:r>
      <w:r w:rsidR="00D21A35" w:rsidRPr="002B51FC">
        <w:rPr>
          <w:rFonts w:eastAsiaTheme="minorHAnsi"/>
          <w:lang w:val="en-GB" w:eastAsia="en-US"/>
        </w:rPr>
        <w:t>actions can</w:t>
      </w:r>
      <w:r w:rsidR="00341119">
        <w:rPr>
          <w:rFonts w:eastAsiaTheme="minorHAnsi"/>
          <w:lang w:val="en-GB" w:eastAsia="en-US"/>
        </w:rPr>
        <w:t>’t</w:t>
      </w:r>
      <w:r w:rsidR="00D21A35" w:rsidRPr="002B51FC">
        <w:rPr>
          <w:rFonts w:eastAsiaTheme="minorHAnsi"/>
          <w:lang w:val="en-GB" w:eastAsia="en-US"/>
        </w:rPr>
        <w:t xml:space="preserve"> be</w:t>
      </w:r>
      <w:r>
        <w:rPr>
          <w:rFonts w:eastAsiaTheme="minorHAnsi"/>
          <w:lang w:val="en-GB" w:eastAsia="en-US"/>
        </w:rPr>
        <w:t xml:space="preserve"> </w:t>
      </w:r>
      <w:r w:rsidR="00D21A35" w:rsidRPr="002B51FC">
        <w:rPr>
          <w:rFonts w:eastAsiaTheme="minorHAnsi"/>
          <w:lang w:val="en-GB" w:eastAsia="en-US"/>
        </w:rPr>
        <w:t>predicted</w:t>
      </w:r>
      <w:r w:rsidR="00341119">
        <w:rPr>
          <w:rFonts w:eastAsiaTheme="minorHAnsi"/>
          <w:lang w:val="en-GB" w:eastAsia="en-US"/>
        </w:rPr>
        <w:t xml:space="preserve"> fully</w:t>
      </w:r>
      <w:r w:rsidR="00D21A35" w:rsidRPr="002B51FC">
        <w:rPr>
          <w:rFonts w:eastAsiaTheme="minorHAnsi"/>
          <w:lang w:val="en-GB" w:eastAsia="en-US"/>
        </w:rPr>
        <w:t>; thus</w:t>
      </w:r>
      <w:r w:rsidR="00E475BE">
        <w:rPr>
          <w:rFonts w:eastAsiaTheme="minorHAnsi"/>
          <w:lang w:val="en-GB" w:eastAsia="en-US"/>
        </w:rPr>
        <w:t>,</w:t>
      </w:r>
      <w:r w:rsidR="00D21A35" w:rsidRPr="002B51FC">
        <w:rPr>
          <w:rFonts w:eastAsiaTheme="minorHAnsi"/>
          <w:lang w:val="en-GB" w:eastAsia="en-US"/>
        </w:rPr>
        <w:t xml:space="preserve"> the agent </w:t>
      </w:r>
      <w:r w:rsidR="00E475BE">
        <w:rPr>
          <w:rFonts w:eastAsiaTheme="minorHAnsi"/>
          <w:lang w:val="en-GB" w:eastAsia="en-US"/>
        </w:rPr>
        <w:t xml:space="preserve">has to </w:t>
      </w:r>
      <w:r w:rsidR="00D21A35" w:rsidRPr="002B51FC">
        <w:rPr>
          <w:rFonts w:eastAsiaTheme="minorHAnsi"/>
          <w:lang w:val="en-GB" w:eastAsia="en-US"/>
        </w:rPr>
        <w:t xml:space="preserve">monitor </w:t>
      </w:r>
      <w:r w:rsidR="00E475BE">
        <w:rPr>
          <w:rFonts w:eastAsiaTheme="minorHAnsi"/>
          <w:lang w:val="en-GB" w:eastAsia="en-US"/>
        </w:rPr>
        <w:t xml:space="preserve">the </w:t>
      </w:r>
      <w:r w:rsidR="00D21A35" w:rsidRPr="002B51FC">
        <w:rPr>
          <w:rFonts w:eastAsiaTheme="minorHAnsi"/>
          <w:lang w:val="en-GB" w:eastAsia="en-US"/>
        </w:rPr>
        <w:t xml:space="preserve">environment </w:t>
      </w:r>
      <w:r w:rsidR="00E475BE">
        <w:rPr>
          <w:rFonts w:eastAsiaTheme="minorHAnsi"/>
          <w:lang w:val="en-GB" w:eastAsia="en-US"/>
        </w:rPr>
        <w:t xml:space="preserve">very </w:t>
      </w:r>
      <w:r w:rsidR="00D21A35" w:rsidRPr="002B51FC">
        <w:rPr>
          <w:rFonts w:eastAsiaTheme="minorHAnsi"/>
          <w:lang w:val="en-GB" w:eastAsia="en-US"/>
        </w:rPr>
        <w:t>frequently and</w:t>
      </w:r>
      <w:r>
        <w:rPr>
          <w:rFonts w:eastAsiaTheme="minorHAnsi"/>
          <w:lang w:val="en-GB" w:eastAsia="en-US"/>
        </w:rPr>
        <w:t xml:space="preserve"> </w:t>
      </w:r>
      <w:r w:rsidR="00E475BE">
        <w:rPr>
          <w:rFonts w:eastAsiaTheme="minorHAnsi"/>
          <w:lang w:val="en-GB" w:eastAsia="en-US"/>
        </w:rPr>
        <w:t xml:space="preserve">hence </w:t>
      </w:r>
      <w:r w:rsidR="00D21A35" w:rsidRPr="002B51FC">
        <w:rPr>
          <w:rFonts w:eastAsiaTheme="minorHAnsi"/>
          <w:lang w:val="en-GB" w:eastAsia="en-US"/>
        </w:rPr>
        <w:t xml:space="preserve">react appropriately. For </w:t>
      </w:r>
      <w:r w:rsidR="003A2DC0">
        <w:rPr>
          <w:rFonts w:eastAsiaTheme="minorHAnsi"/>
          <w:lang w:val="en-GB" w:eastAsia="en-US"/>
        </w:rPr>
        <w:t>instance</w:t>
      </w:r>
      <w:r w:rsidR="00D21A35" w:rsidRPr="002B51FC">
        <w:rPr>
          <w:rFonts w:eastAsiaTheme="minorHAnsi"/>
          <w:lang w:val="en-GB" w:eastAsia="en-US"/>
        </w:rPr>
        <w:t>, Phil must watch milk he pours to</w:t>
      </w:r>
      <w:r>
        <w:rPr>
          <w:rFonts w:eastAsiaTheme="minorHAnsi"/>
          <w:lang w:val="en-GB" w:eastAsia="en-US"/>
        </w:rPr>
        <w:t xml:space="preserve"> </w:t>
      </w:r>
      <w:r w:rsidR="00D21A35" w:rsidRPr="002B51FC">
        <w:rPr>
          <w:rFonts w:eastAsiaTheme="minorHAnsi"/>
          <w:lang w:val="en-GB" w:eastAsia="en-US"/>
        </w:rPr>
        <w:t xml:space="preserve">cereal bowl </w:t>
      </w:r>
      <w:r w:rsidR="00CE1519">
        <w:rPr>
          <w:rFonts w:eastAsiaTheme="minorHAnsi"/>
          <w:lang w:val="en-GB" w:eastAsia="en-US"/>
        </w:rPr>
        <w:t xml:space="preserve">in order </w:t>
      </w:r>
      <w:r w:rsidR="00D21A35" w:rsidRPr="002B51FC">
        <w:rPr>
          <w:rFonts w:eastAsiaTheme="minorHAnsi"/>
          <w:lang w:val="en-GB" w:eastAsia="en-US"/>
        </w:rPr>
        <w:t xml:space="preserve">to </w:t>
      </w:r>
      <w:r w:rsidR="002407F2">
        <w:rPr>
          <w:rFonts w:eastAsiaTheme="minorHAnsi"/>
          <w:lang w:val="en-GB" w:eastAsia="en-US"/>
        </w:rPr>
        <w:t>avoid overflowing</w:t>
      </w:r>
      <w:r w:rsidR="00D21A35" w:rsidRPr="002B51FC">
        <w:rPr>
          <w:rFonts w:eastAsiaTheme="minorHAnsi"/>
          <w:lang w:val="en-GB" w:eastAsia="en-US"/>
        </w:rPr>
        <w:t>. All examples involve goals</w:t>
      </w:r>
      <w:r>
        <w:rPr>
          <w:rFonts w:eastAsiaTheme="minorHAnsi"/>
          <w:lang w:val="en-GB" w:eastAsia="en-US"/>
        </w:rPr>
        <w:t xml:space="preserve"> </w:t>
      </w:r>
      <w:r w:rsidR="004977D5">
        <w:rPr>
          <w:rFonts w:eastAsiaTheme="minorHAnsi"/>
          <w:lang w:val="en-GB" w:eastAsia="en-US"/>
        </w:rPr>
        <w:t xml:space="preserve">which </w:t>
      </w:r>
      <w:r w:rsidR="00D21A35" w:rsidRPr="002B51FC">
        <w:rPr>
          <w:rFonts w:eastAsiaTheme="minorHAnsi"/>
          <w:lang w:val="en-GB" w:eastAsia="en-US"/>
        </w:rPr>
        <w:t xml:space="preserve">are </w:t>
      </w:r>
      <w:r w:rsidR="004977D5">
        <w:rPr>
          <w:rFonts w:eastAsiaTheme="minorHAnsi"/>
          <w:lang w:val="en-GB" w:eastAsia="en-US"/>
        </w:rPr>
        <w:t xml:space="preserve">quite </w:t>
      </w:r>
      <w:r w:rsidR="00D21A35" w:rsidRPr="002B51FC">
        <w:rPr>
          <w:rFonts w:eastAsiaTheme="minorHAnsi"/>
          <w:lang w:val="en-GB" w:eastAsia="en-US"/>
        </w:rPr>
        <w:t xml:space="preserve">explicit in sense that agent </w:t>
      </w:r>
      <w:r w:rsidR="003E0EF6">
        <w:rPr>
          <w:rFonts w:eastAsiaTheme="minorHAnsi"/>
          <w:lang w:val="en-GB" w:eastAsia="en-US"/>
        </w:rPr>
        <w:t xml:space="preserve">judges </w:t>
      </w:r>
      <w:r w:rsidR="00D21A35" w:rsidRPr="002B51FC">
        <w:rPr>
          <w:rFonts w:eastAsiaTheme="minorHAnsi"/>
          <w:lang w:val="en-GB" w:eastAsia="en-US"/>
        </w:rPr>
        <w:t>progress toward</w:t>
      </w:r>
      <w:r w:rsidR="000F4D29">
        <w:rPr>
          <w:rFonts w:eastAsiaTheme="minorHAnsi"/>
          <w:lang w:val="en-GB" w:eastAsia="en-US"/>
        </w:rPr>
        <w:t>s</w:t>
      </w:r>
      <w:r w:rsidR="00D21A35" w:rsidRPr="002B51FC">
        <w:rPr>
          <w:rFonts w:eastAsiaTheme="minorHAnsi"/>
          <w:lang w:val="en-GB" w:eastAsia="en-US"/>
        </w:rPr>
        <w:t xml:space="preserve"> </w:t>
      </w:r>
      <w:r w:rsidR="00F27CBE">
        <w:rPr>
          <w:rFonts w:eastAsiaTheme="minorHAnsi"/>
          <w:lang w:val="en-GB" w:eastAsia="en-US"/>
        </w:rPr>
        <w:t xml:space="preserve">the </w:t>
      </w:r>
      <w:r w:rsidR="00D21A35" w:rsidRPr="002B51FC">
        <w:rPr>
          <w:rFonts w:eastAsiaTheme="minorHAnsi"/>
          <w:lang w:val="en-GB" w:eastAsia="en-US"/>
        </w:rPr>
        <w:t>goal</w:t>
      </w:r>
      <w:r>
        <w:rPr>
          <w:rFonts w:eastAsiaTheme="minorHAnsi"/>
          <w:lang w:val="en-GB" w:eastAsia="en-US"/>
        </w:rPr>
        <w:t xml:space="preserve"> </w:t>
      </w:r>
      <w:r w:rsidR="00D21A35" w:rsidRPr="002B51FC">
        <w:rPr>
          <w:rFonts w:eastAsiaTheme="minorHAnsi"/>
          <w:lang w:val="en-GB" w:eastAsia="en-US"/>
        </w:rPr>
        <w:t xml:space="preserve">based on what </w:t>
      </w:r>
      <w:r w:rsidR="0052767B">
        <w:rPr>
          <w:rFonts w:eastAsiaTheme="minorHAnsi"/>
          <w:lang w:val="en-GB" w:eastAsia="en-US"/>
        </w:rPr>
        <w:t xml:space="preserve">can be </w:t>
      </w:r>
      <w:r w:rsidR="00D21A35" w:rsidRPr="002B51FC">
        <w:rPr>
          <w:rFonts w:eastAsiaTheme="minorHAnsi"/>
          <w:lang w:val="en-GB" w:eastAsia="en-US"/>
        </w:rPr>
        <w:t>sense</w:t>
      </w:r>
      <w:r w:rsidR="0052767B">
        <w:rPr>
          <w:rFonts w:eastAsiaTheme="minorHAnsi"/>
          <w:lang w:val="en-GB" w:eastAsia="en-US"/>
        </w:rPr>
        <w:t>d</w:t>
      </w:r>
      <w:r w:rsidR="00D21A35" w:rsidRPr="002B51FC">
        <w:rPr>
          <w:rFonts w:eastAsiaTheme="minorHAnsi"/>
          <w:lang w:val="en-GB" w:eastAsia="en-US"/>
        </w:rPr>
        <w:t xml:space="preserve"> directly. The chess player </w:t>
      </w:r>
      <w:r w:rsidR="008566B0">
        <w:rPr>
          <w:rFonts w:eastAsiaTheme="minorHAnsi"/>
          <w:lang w:val="en-GB" w:eastAsia="en-US"/>
        </w:rPr>
        <w:t xml:space="preserve">almost always </w:t>
      </w:r>
      <w:r w:rsidR="00D21A35" w:rsidRPr="002B51FC">
        <w:rPr>
          <w:rFonts w:eastAsiaTheme="minorHAnsi"/>
          <w:lang w:val="en-GB" w:eastAsia="en-US"/>
        </w:rPr>
        <w:t xml:space="preserve">knows whether </w:t>
      </w:r>
      <w:r w:rsidR="008566B0">
        <w:rPr>
          <w:rFonts w:eastAsiaTheme="minorHAnsi"/>
          <w:lang w:val="en-GB" w:eastAsia="en-US"/>
        </w:rPr>
        <w:t>he is going to win or not</w:t>
      </w:r>
      <w:r w:rsidR="00D21A35" w:rsidRPr="002B51FC">
        <w:rPr>
          <w:rFonts w:eastAsiaTheme="minorHAnsi"/>
          <w:lang w:val="en-GB" w:eastAsia="en-US"/>
        </w:rPr>
        <w:t>, re</w:t>
      </w:r>
      <w:r w:rsidR="00E66A12">
        <w:rPr>
          <w:rFonts w:eastAsiaTheme="minorHAnsi"/>
          <w:lang w:val="en-GB" w:eastAsia="en-US"/>
        </w:rPr>
        <w:t>fi</w:t>
      </w:r>
      <w:r w:rsidR="00D21A35" w:rsidRPr="002B51FC">
        <w:rPr>
          <w:rFonts w:eastAsiaTheme="minorHAnsi"/>
          <w:lang w:val="en-GB" w:eastAsia="en-US"/>
        </w:rPr>
        <w:t xml:space="preserve">nery controller </w:t>
      </w:r>
      <w:r w:rsidR="008566B0">
        <w:rPr>
          <w:rFonts w:eastAsiaTheme="minorHAnsi"/>
          <w:lang w:val="en-GB" w:eastAsia="en-US"/>
        </w:rPr>
        <w:t xml:space="preserve">- </w:t>
      </w:r>
      <w:r w:rsidR="00D21A35" w:rsidRPr="002B51FC">
        <w:rPr>
          <w:rFonts w:eastAsiaTheme="minorHAnsi"/>
          <w:lang w:val="en-GB" w:eastAsia="en-US"/>
        </w:rPr>
        <w:t xml:space="preserve">how much petroleum </w:t>
      </w:r>
      <w:r w:rsidR="008A1EA6">
        <w:rPr>
          <w:rFonts w:eastAsiaTheme="minorHAnsi"/>
          <w:lang w:val="en-GB" w:eastAsia="en-US"/>
        </w:rPr>
        <w:t xml:space="preserve">was </w:t>
      </w:r>
      <w:r w:rsidR="00D21A35" w:rsidRPr="002B51FC">
        <w:rPr>
          <w:rFonts w:eastAsiaTheme="minorHAnsi"/>
          <w:lang w:val="en-GB" w:eastAsia="en-US"/>
        </w:rPr>
        <w:t>produced,</w:t>
      </w:r>
      <w:r w:rsidR="00027D85">
        <w:rPr>
          <w:rFonts w:eastAsiaTheme="minorHAnsi"/>
          <w:lang w:val="en-GB" w:eastAsia="en-US"/>
        </w:rPr>
        <w:t xml:space="preserve"> </w:t>
      </w:r>
      <w:r w:rsidR="00D21A35" w:rsidRPr="002B51FC">
        <w:rPr>
          <w:rFonts w:eastAsiaTheme="minorHAnsi"/>
          <w:lang w:val="en-GB" w:eastAsia="en-US"/>
        </w:rPr>
        <w:t xml:space="preserve">mobile robot </w:t>
      </w:r>
      <w:r w:rsidR="009167EF">
        <w:rPr>
          <w:rFonts w:eastAsiaTheme="minorHAnsi"/>
          <w:lang w:val="en-GB" w:eastAsia="en-US"/>
        </w:rPr>
        <w:t xml:space="preserve">is aware of </w:t>
      </w:r>
      <w:r w:rsidR="00D21A35" w:rsidRPr="002B51FC">
        <w:rPr>
          <w:rFonts w:eastAsiaTheme="minorHAnsi"/>
          <w:lang w:val="en-GB" w:eastAsia="en-US"/>
        </w:rPr>
        <w:t xml:space="preserve"> when </w:t>
      </w:r>
      <w:r w:rsidR="009167EF">
        <w:rPr>
          <w:rFonts w:eastAsiaTheme="minorHAnsi"/>
          <w:lang w:val="en-GB" w:eastAsia="en-US"/>
        </w:rPr>
        <w:t xml:space="preserve">the </w:t>
      </w:r>
      <w:r w:rsidR="00D21A35" w:rsidRPr="002B51FC">
        <w:rPr>
          <w:rFonts w:eastAsiaTheme="minorHAnsi"/>
          <w:lang w:val="en-GB" w:eastAsia="en-US"/>
        </w:rPr>
        <w:t xml:space="preserve">batteries </w:t>
      </w:r>
      <w:r w:rsidR="009167EF">
        <w:rPr>
          <w:rFonts w:eastAsiaTheme="minorHAnsi"/>
          <w:lang w:val="en-GB" w:eastAsia="en-US"/>
        </w:rPr>
        <w:t xml:space="preserve">are going to run </w:t>
      </w:r>
      <w:r w:rsidR="00D21A35" w:rsidRPr="002B51FC">
        <w:rPr>
          <w:rFonts w:eastAsiaTheme="minorHAnsi"/>
          <w:lang w:val="en-GB" w:eastAsia="en-US"/>
        </w:rPr>
        <w:t xml:space="preserve">down, Phil knows </w:t>
      </w:r>
      <w:r w:rsidR="009167EF">
        <w:rPr>
          <w:rFonts w:eastAsiaTheme="minorHAnsi"/>
          <w:lang w:val="en-GB" w:eastAsia="en-US"/>
        </w:rPr>
        <w:t>if he is going to enjoy his breakfast</w:t>
      </w:r>
      <w:r w:rsidR="00D21A35" w:rsidRPr="002B51FC">
        <w:rPr>
          <w:rFonts w:eastAsiaTheme="minorHAnsi"/>
          <w:lang w:val="en-GB" w:eastAsia="en-US"/>
        </w:rPr>
        <w:t>.</w:t>
      </w:r>
      <w:r>
        <w:rPr>
          <w:rFonts w:eastAsiaTheme="minorHAnsi"/>
          <w:lang w:val="en-GB" w:eastAsia="en-US"/>
        </w:rPr>
        <w:t xml:space="preserve"> </w:t>
      </w:r>
      <w:r w:rsidR="00D21A35" w:rsidRPr="002B51FC">
        <w:rPr>
          <w:rFonts w:eastAsiaTheme="minorHAnsi"/>
          <w:lang w:val="en-GB" w:eastAsia="en-US"/>
        </w:rPr>
        <w:t xml:space="preserve">Neither the environment </w:t>
      </w:r>
      <w:r w:rsidR="00425C2F">
        <w:rPr>
          <w:rFonts w:eastAsiaTheme="minorHAnsi"/>
          <w:lang w:val="en-GB" w:eastAsia="en-US"/>
        </w:rPr>
        <w:t xml:space="preserve">nor the agent </w:t>
      </w:r>
      <w:r w:rsidR="00D21A35" w:rsidRPr="002B51FC">
        <w:rPr>
          <w:rFonts w:eastAsiaTheme="minorHAnsi"/>
          <w:lang w:val="en-GB" w:eastAsia="en-US"/>
        </w:rPr>
        <w:t xml:space="preserve">may </w:t>
      </w:r>
      <w:r w:rsidR="00077580">
        <w:rPr>
          <w:rFonts w:eastAsiaTheme="minorHAnsi"/>
          <w:lang w:val="en-GB" w:eastAsia="en-US"/>
        </w:rPr>
        <w:t xml:space="preserve">know </w:t>
      </w:r>
      <w:r w:rsidR="00D21A35" w:rsidRPr="002B51FC">
        <w:rPr>
          <w:rFonts w:eastAsiaTheme="minorHAnsi"/>
          <w:lang w:val="en-GB" w:eastAsia="en-US"/>
        </w:rPr>
        <w:t xml:space="preserve">what we </w:t>
      </w:r>
      <w:r w:rsidR="008D2F78">
        <w:rPr>
          <w:rFonts w:eastAsiaTheme="minorHAnsi"/>
          <w:lang w:val="en-GB" w:eastAsia="en-US"/>
        </w:rPr>
        <w:t xml:space="preserve">usually </w:t>
      </w:r>
      <w:r w:rsidR="00D21A35" w:rsidRPr="002B51FC">
        <w:rPr>
          <w:rFonts w:eastAsiaTheme="minorHAnsi"/>
          <w:lang w:val="en-GB" w:eastAsia="en-US"/>
        </w:rPr>
        <w:t xml:space="preserve">think of as </w:t>
      </w:r>
      <w:r w:rsidR="00A53A45">
        <w:rPr>
          <w:rFonts w:eastAsiaTheme="minorHAnsi"/>
          <w:lang w:val="en-GB" w:eastAsia="en-US"/>
        </w:rPr>
        <w:t xml:space="preserve">the </w:t>
      </w:r>
      <w:r w:rsidR="00D21A35" w:rsidRPr="002B51FC">
        <w:rPr>
          <w:rFonts w:eastAsiaTheme="minorHAnsi"/>
          <w:lang w:val="en-GB" w:eastAsia="en-US"/>
        </w:rPr>
        <w:t xml:space="preserve">agent and </w:t>
      </w:r>
      <w:r w:rsidR="00A53A45">
        <w:rPr>
          <w:rFonts w:eastAsiaTheme="minorHAnsi"/>
          <w:lang w:val="en-GB" w:eastAsia="en-US"/>
        </w:rPr>
        <w:t xml:space="preserve">the </w:t>
      </w:r>
      <w:r w:rsidR="00D21A35" w:rsidRPr="002B51FC">
        <w:rPr>
          <w:rFonts w:eastAsiaTheme="minorHAnsi"/>
          <w:lang w:val="en-GB" w:eastAsia="en-US"/>
        </w:rPr>
        <w:t xml:space="preserve">environment. </w:t>
      </w:r>
      <w:r w:rsidR="00A53A45">
        <w:rPr>
          <w:rFonts w:eastAsiaTheme="minorHAnsi"/>
          <w:lang w:val="en-GB" w:eastAsia="en-US"/>
        </w:rPr>
        <w:t xml:space="preserve">The </w:t>
      </w:r>
      <w:r w:rsidR="00D21A35" w:rsidRPr="002B51FC">
        <w:rPr>
          <w:rFonts w:eastAsiaTheme="minorHAnsi"/>
          <w:lang w:val="en-GB" w:eastAsia="en-US"/>
        </w:rPr>
        <w:t xml:space="preserve">agent </w:t>
      </w:r>
      <w:r w:rsidR="006833B9">
        <w:rPr>
          <w:rFonts w:eastAsiaTheme="minorHAnsi"/>
          <w:lang w:val="en-GB" w:eastAsia="en-US"/>
        </w:rPr>
        <w:t xml:space="preserve">isn’t </w:t>
      </w:r>
      <w:r w:rsidR="00D21A35" w:rsidRPr="002B51FC">
        <w:rPr>
          <w:rFonts w:eastAsiaTheme="minorHAnsi"/>
          <w:lang w:val="en-GB" w:eastAsia="en-US"/>
        </w:rPr>
        <w:t xml:space="preserve">necessarily </w:t>
      </w:r>
      <w:r w:rsidR="006833B9">
        <w:rPr>
          <w:rFonts w:eastAsiaTheme="minorHAnsi"/>
          <w:lang w:val="en-GB" w:eastAsia="en-US"/>
        </w:rPr>
        <w:t xml:space="preserve">the </w:t>
      </w:r>
      <w:r w:rsidR="00D21A35" w:rsidRPr="002B51FC">
        <w:rPr>
          <w:rFonts w:eastAsiaTheme="minorHAnsi"/>
          <w:lang w:val="en-GB" w:eastAsia="en-US"/>
        </w:rPr>
        <w:t>entire</w:t>
      </w:r>
      <w:r>
        <w:rPr>
          <w:rFonts w:eastAsiaTheme="minorHAnsi"/>
          <w:lang w:val="en-GB" w:eastAsia="en-US"/>
        </w:rPr>
        <w:t xml:space="preserve"> </w:t>
      </w:r>
      <w:r w:rsidR="00D21A35" w:rsidRPr="002B51FC">
        <w:rPr>
          <w:rFonts w:eastAsiaTheme="minorHAnsi"/>
          <w:lang w:val="en-GB" w:eastAsia="en-US"/>
        </w:rPr>
        <w:t>organism</w:t>
      </w:r>
      <w:r w:rsidR="006833B9">
        <w:rPr>
          <w:rFonts w:eastAsiaTheme="minorHAnsi"/>
          <w:lang w:val="en-GB" w:eastAsia="en-US"/>
        </w:rPr>
        <w:t xml:space="preserve"> or </w:t>
      </w:r>
      <w:r w:rsidR="006833B9" w:rsidRPr="002B51FC">
        <w:rPr>
          <w:rFonts w:eastAsiaTheme="minorHAnsi"/>
          <w:lang w:val="en-GB" w:eastAsia="en-US"/>
        </w:rPr>
        <w:t>robot</w:t>
      </w:r>
      <w:r w:rsidR="00D21A35" w:rsidRPr="002B51FC">
        <w:rPr>
          <w:rFonts w:eastAsiaTheme="minorHAnsi"/>
          <w:lang w:val="en-GB" w:eastAsia="en-US"/>
        </w:rPr>
        <w:t xml:space="preserve">, and </w:t>
      </w:r>
      <w:r w:rsidR="00F762A3">
        <w:rPr>
          <w:rFonts w:eastAsiaTheme="minorHAnsi"/>
          <w:lang w:val="en-GB" w:eastAsia="en-US"/>
        </w:rPr>
        <w:t xml:space="preserve">the </w:t>
      </w:r>
      <w:r w:rsidR="00D21A35" w:rsidRPr="002B51FC">
        <w:rPr>
          <w:rFonts w:eastAsiaTheme="minorHAnsi"/>
          <w:lang w:val="en-GB" w:eastAsia="en-US"/>
        </w:rPr>
        <w:t xml:space="preserve">environment </w:t>
      </w:r>
      <w:r w:rsidR="00F762A3">
        <w:rPr>
          <w:rFonts w:eastAsiaTheme="minorHAnsi"/>
          <w:lang w:val="en-GB" w:eastAsia="en-US"/>
        </w:rPr>
        <w:t>isn’t</w:t>
      </w:r>
      <w:r w:rsidR="00D21A35" w:rsidRPr="002B51FC">
        <w:rPr>
          <w:rFonts w:eastAsiaTheme="minorHAnsi"/>
          <w:lang w:val="en-GB" w:eastAsia="en-US"/>
        </w:rPr>
        <w:t xml:space="preserve"> necessarily only what outside</w:t>
      </w:r>
      <w:r w:rsidR="00F51C31">
        <w:rPr>
          <w:rFonts w:eastAsiaTheme="minorHAnsi"/>
          <w:lang w:val="en-GB" w:eastAsia="en-US"/>
        </w:rPr>
        <w:t xml:space="preserve"> </w:t>
      </w:r>
      <w:r w:rsidR="00D21A35" w:rsidRPr="002B51FC">
        <w:rPr>
          <w:rFonts w:eastAsiaTheme="minorHAnsi"/>
          <w:lang w:val="en-GB" w:eastAsia="en-US"/>
        </w:rPr>
        <w:t>of organism</w:t>
      </w:r>
      <w:r w:rsidR="00B176AF">
        <w:rPr>
          <w:rFonts w:eastAsiaTheme="minorHAnsi"/>
          <w:lang w:val="en-GB" w:eastAsia="en-US"/>
        </w:rPr>
        <w:t xml:space="preserve"> or </w:t>
      </w:r>
      <w:r w:rsidR="00B176AF" w:rsidRPr="002B51FC">
        <w:rPr>
          <w:rFonts w:eastAsiaTheme="minorHAnsi"/>
          <w:lang w:val="en-GB" w:eastAsia="en-US"/>
        </w:rPr>
        <w:t>robot</w:t>
      </w:r>
      <w:r w:rsidR="00D21A35" w:rsidRPr="002B51FC">
        <w:rPr>
          <w:rFonts w:eastAsiaTheme="minorHAnsi"/>
          <w:lang w:val="en-GB" w:eastAsia="en-US"/>
        </w:rPr>
        <w:t xml:space="preserve">. </w:t>
      </w:r>
      <w:r w:rsidR="00B176AF">
        <w:rPr>
          <w:rFonts w:eastAsiaTheme="minorHAnsi"/>
          <w:lang w:val="en-GB" w:eastAsia="en-US"/>
        </w:rPr>
        <w:t>E</w:t>
      </w:r>
      <w:r w:rsidR="00D21A35" w:rsidRPr="002B51FC">
        <w:rPr>
          <w:rFonts w:eastAsiaTheme="minorHAnsi"/>
          <w:lang w:val="en-GB" w:eastAsia="en-US"/>
        </w:rPr>
        <w:t xml:space="preserve">xample </w:t>
      </w:r>
      <w:r w:rsidR="00B176AF">
        <w:rPr>
          <w:rFonts w:eastAsiaTheme="minorHAnsi"/>
          <w:lang w:val="en-GB" w:eastAsia="en-US"/>
        </w:rPr>
        <w:t xml:space="preserve">of </w:t>
      </w:r>
      <w:r w:rsidR="00D21A35" w:rsidRPr="002B51FC">
        <w:rPr>
          <w:rFonts w:eastAsiaTheme="minorHAnsi"/>
          <w:lang w:val="en-GB" w:eastAsia="en-US"/>
        </w:rPr>
        <w:t xml:space="preserve">robot's battery is </w:t>
      </w:r>
      <w:r w:rsidR="00B176AF">
        <w:rPr>
          <w:rFonts w:eastAsiaTheme="minorHAnsi"/>
          <w:lang w:val="en-GB" w:eastAsia="en-US"/>
        </w:rPr>
        <w:t xml:space="preserve">a </w:t>
      </w:r>
      <w:r w:rsidR="00D21A35" w:rsidRPr="002B51FC">
        <w:rPr>
          <w:rFonts w:eastAsiaTheme="minorHAnsi"/>
          <w:lang w:val="en-GB" w:eastAsia="en-US"/>
        </w:rPr>
        <w:t>part of environment</w:t>
      </w:r>
      <w:r w:rsidR="00F51C31">
        <w:rPr>
          <w:rFonts w:eastAsiaTheme="minorHAnsi"/>
          <w:lang w:val="en-GB" w:eastAsia="en-US"/>
        </w:rPr>
        <w:t xml:space="preserve"> </w:t>
      </w:r>
      <w:r w:rsidR="00D21A35" w:rsidRPr="002B51FC">
        <w:rPr>
          <w:rFonts w:eastAsiaTheme="minorHAnsi"/>
          <w:lang w:val="en-GB" w:eastAsia="en-US"/>
        </w:rPr>
        <w:t xml:space="preserve">of </w:t>
      </w:r>
      <w:r w:rsidR="00B176AF">
        <w:rPr>
          <w:rFonts w:eastAsiaTheme="minorHAnsi"/>
          <w:lang w:val="en-GB" w:eastAsia="en-US"/>
        </w:rPr>
        <w:t xml:space="preserve">the </w:t>
      </w:r>
      <w:r w:rsidR="00D21A35" w:rsidRPr="002B51FC">
        <w:rPr>
          <w:rFonts w:eastAsiaTheme="minorHAnsi"/>
          <w:lang w:val="en-GB" w:eastAsia="en-US"/>
        </w:rPr>
        <w:t xml:space="preserve">controlling agent, Phil's degree food </w:t>
      </w:r>
      <w:r w:rsidR="00B176AF">
        <w:rPr>
          <w:rFonts w:eastAsiaTheme="minorHAnsi"/>
          <w:lang w:val="en-GB" w:eastAsia="en-US"/>
        </w:rPr>
        <w:t xml:space="preserve">and </w:t>
      </w:r>
      <w:r w:rsidR="00B176AF" w:rsidRPr="002B51FC">
        <w:rPr>
          <w:rFonts w:eastAsiaTheme="minorHAnsi"/>
          <w:lang w:val="en-GB" w:eastAsia="en-US"/>
        </w:rPr>
        <w:t xml:space="preserve">hunger </w:t>
      </w:r>
      <w:r w:rsidR="00D21A35" w:rsidRPr="002B51FC">
        <w:rPr>
          <w:rFonts w:eastAsiaTheme="minorHAnsi"/>
          <w:lang w:val="en-GB" w:eastAsia="en-US"/>
        </w:rPr>
        <w:t>preferences are</w:t>
      </w:r>
      <w:r w:rsidR="00F51C31">
        <w:rPr>
          <w:rFonts w:eastAsiaTheme="minorHAnsi"/>
          <w:lang w:val="en-GB" w:eastAsia="en-US"/>
        </w:rPr>
        <w:t xml:space="preserve"> </w:t>
      </w:r>
      <w:r w:rsidR="009A5870">
        <w:rPr>
          <w:rFonts w:eastAsiaTheme="minorHAnsi"/>
          <w:lang w:val="en-GB" w:eastAsia="en-US"/>
        </w:rPr>
        <w:t xml:space="preserve">the </w:t>
      </w:r>
      <w:r w:rsidR="00D21A35" w:rsidRPr="002B51FC">
        <w:rPr>
          <w:rFonts w:eastAsiaTheme="minorHAnsi"/>
          <w:lang w:val="en-GB" w:eastAsia="en-US"/>
        </w:rPr>
        <w:t xml:space="preserve">features of </w:t>
      </w:r>
      <w:r w:rsidR="00593839">
        <w:rPr>
          <w:rFonts w:eastAsiaTheme="minorHAnsi"/>
          <w:lang w:val="en-GB" w:eastAsia="en-US"/>
        </w:rPr>
        <w:t xml:space="preserve">its </w:t>
      </w:r>
      <w:r w:rsidR="00D21A35" w:rsidRPr="002B51FC">
        <w:rPr>
          <w:rFonts w:eastAsiaTheme="minorHAnsi"/>
          <w:lang w:val="en-GB" w:eastAsia="en-US"/>
        </w:rPr>
        <w:t xml:space="preserve">environment of </w:t>
      </w:r>
      <w:r w:rsidR="00593839">
        <w:rPr>
          <w:rFonts w:eastAsiaTheme="minorHAnsi"/>
          <w:lang w:val="en-GB" w:eastAsia="en-US"/>
        </w:rPr>
        <w:t xml:space="preserve">the </w:t>
      </w:r>
      <w:r w:rsidR="00D21A35" w:rsidRPr="002B51FC">
        <w:rPr>
          <w:rFonts w:eastAsiaTheme="minorHAnsi"/>
          <w:lang w:val="en-GB" w:eastAsia="en-US"/>
        </w:rPr>
        <w:t>internal agent</w:t>
      </w:r>
      <w:r w:rsidR="00593839">
        <w:rPr>
          <w:rFonts w:eastAsiaTheme="minorHAnsi"/>
          <w:lang w:val="en-GB" w:eastAsia="en-US"/>
        </w:rPr>
        <w:t xml:space="preserve"> which makes decision</w:t>
      </w:r>
      <w:r w:rsidR="00D21A35" w:rsidRPr="002B51FC">
        <w:rPr>
          <w:rFonts w:eastAsiaTheme="minorHAnsi"/>
          <w:lang w:val="en-GB" w:eastAsia="en-US"/>
        </w:rPr>
        <w:t xml:space="preserve">. </w:t>
      </w:r>
      <w:r w:rsidR="005B3256">
        <w:rPr>
          <w:rFonts w:eastAsiaTheme="minorHAnsi"/>
          <w:lang w:val="en-GB" w:eastAsia="en-US"/>
        </w:rPr>
        <w:t>S</w:t>
      </w:r>
      <w:r w:rsidR="00D21A35" w:rsidRPr="002B51FC">
        <w:rPr>
          <w:rFonts w:eastAsiaTheme="minorHAnsi"/>
          <w:lang w:val="en-GB" w:eastAsia="en-US"/>
        </w:rPr>
        <w:t>tate</w:t>
      </w:r>
      <w:r w:rsidR="00F51C31">
        <w:rPr>
          <w:rFonts w:eastAsiaTheme="minorHAnsi"/>
          <w:lang w:val="en-GB" w:eastAsia="en-US"/>
        </w:rPr>
        <w:t xml:space="preserve"> </w:t>
      </w:r>
      <w:r w:rsidR="00D21A35" w:rsidRPr="002B51FC">
        <w:rPr>
          <w:rFonts w:eastAsiaTheme="minorHAnsi"/>
          <w:lang w:val="en-GB" w:eastAsia="en-US"/>
        </w:rPr>
        <w:t xml:space="preserve">of </w:t>
      </w:r>
      <w:r w:rsidR="005B3256">
        <w:rPr>
          <w:rFonts w:eastAsiaTheme="minorHAnsi"/>
          <w:lang w:val="en-GB" w:eastAsia="en-US"/>
        </w:rPr>
        <w:t xml:space="preserve">the </w:t>
      </w:r>
      <w:r w:rsidR="00D21A35" w:rsidRPr="002B51FC">
        <w:rPr>
          <w:rFonts w:eastAsiaTheme="minorHAnsi"/>
          <w:lang w:val="en-GB" w:eastAsia="en-US"/>
        </w:rPr>
        <w:t xml:space="preserve">agent's environment </w:t>
      </w:r>
      <w:r w:rsidR="002D3733">
        <w:rPr>
          <w:rFonts w:eastAsiaTheme="minorHAnsi"/>
          <w:lang w:val="en-GB" w:eastAsia="en-US"/>
        </w:rPr>
        <w:t xml:space="preserve">usually </w:t>
      </w:r>
      <w:r w:rsidR="00D21A35" w:rsidRPr="002B51FC">
        <w:rPr>
          <w:rFonts w:eastAsiaTheme="minorHAnsi"/>
          <w:lang w:val="en-GB" w:eastAsia="en-US"/>
        </w:rPr>
        <w:t xml:space="preserve">includes </w:t>
      </w:r>
      <w:r w:rsidR="002D3733">
        <w:rPr>
          <w:rFonts w:eastAsiaTheme="minorHAnsi"/>
          <w:lang w:val="en-GB" w:eastAsia="en-US"/>
        </w:rPr>
        <w:t xml:space="preserve">the </w:t>
      </w:r>
      <w:r w:rsidR="00D21A35" w:rsidRPr="002B51FC">
        <w:rPr>
          <w:rFonts w:eastAsiaTheme="minorHAnsi"/>
          <w:lang w:val="en-GB" w:eastAsia="en-US"/>
        </w:rPr>
        <w:t xml:space="preserve">information about state of organism </w:t>
      </w:r>
      <w:r w:rsidR="002D3733">
        <w:rPr>
          <w:rFonts w:eastAsiaTheme="minorHAnsi"/>
          <w:lang w:val="en-GB" w:eastAsia="en-US"/>
        </w:rPr>
        <w:t xml:space="preserve">or </w:t>
      </w:r>
      <w:r w:rsidR="002D3733" w:rsidRPr="002B51FC">
        <w:rPr>
          <w:rFonts w:eastAsiaTheme="minorHAnsi"/>
          <w:lang w:val="en-GB" w:eastAsia="en-US"/>
        </w:rPr>
        <w:t xml:space="preserve">machine </w:t>
      </w:r>
      <w:r w:rsidR="00D21A35" w:rsidRPr="002B51FC">
        <w:rPr>
          <w:rFonts w:eastAsiaTheme="minorHAnsi"/>
          <w:lang w:val="en-GB" w:eastAsia="en-US"/>
        </w:rPr>
        <w:t xml:space="preserve">in which agent resides, and </w:t>
      </w:r>
      <w:r w:rsidR="00923E2D">
        <w:rPr>
          <w:rFonts w:eastAsiaTheme="minorHAnsi"/>
          <w:lang w:val="en-GB" w:eastAsia="en-US"/>
        </w:rPr>
        <w:t xml:space="preserve">it may </w:t>
      </w:r>
      <w:r w:rsidR="00D21A35" w:rsidRPr="002B51FC">
        <w:rPr>
          <w:rFonts w:eastAsiaTheme="minorHAnsi"/>
          <w:lang w:val="en-GB" w:eastAsia="en-US"/>
        </w:rPr>
        <w:t xml:space="preserve">include </w:t>
      </w:r>
      <w:r w:rsidR="00F037BD">
        <w:rPr>
          <w:rFonts w:eastAsiaTheme="minorHAnsi"/>
          <w:lang w:val="en-GB" w:eastAsia="en-US"/>
        </w:rPr>
        <w:t xml:space="preserve">the </w:t>
      </w:r>
      <w:r w:rsidR="00D21A35" w:rsidRPr="002B51FC">
        <w:rPr>
          <w:rFonts w:eastAsiaTheme="minorHAnsi"/>
          <w:lang w:val="en-GB" w:eastAsia="en-US"/>
        </w:rPr>
        <w:t>memories</w:t>
      </w:r>
      <w:r w:rsidR="00F51C31">
        <w:rPr>
          <w:rFonts w:eastAsiaTheme="minorHAnsi"/>
          <w:lang w:val="en-GB" w:eastAsia="en-US"/>
        </w:rPr>
        <w:t xml:space="preserve"> </w:t>
      </w:r>
      <w:r w:rsidR="00D21A35" w:rsidRPr="002B51FC">
        <w:rPr>
          <w:rFonts w:eastAsiaTheme="minorHAnsi"/>
          <w:lang w:val="en-GB" w:eastAsia="en-US"/>
        </w:rPr>
        <w:t xml:space="preserve">and even </w:t>
      </w:r>
      <w:r w:rsidR="00F037BD">
        <w:rPr>
          <w:rFonts w:eastAsiaTheme="minorHAnsi"/>
          <w:lang w:val="en-GB" w:eastAsia="en-US"/>
        </w:rPr>
        <w:t xml:space="preserve">the </w:t>
      </w:r>
      <w:r w:rsidR="00D21A35" w:rsidRPr="002B51FC">
        <w:rPr>
          <w:rFonts w:eastAsiaTheme="minorHAnsi"/>
          <w:lang w:val="en-GB" w:eastAsia="en-US"/>
        </w:rPr>
        <w:t xml:space="preserve">aspirations. </w:t>
      </w:r>
    </w:p>
    <w:p w14:paraId="32A52D8B" w14:textId="0809E27C" w:rsidR="00F5046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In all these examples agent </w:t>
      </w:r>
      <w:r w:rsidR="00B003B4">
        <w:rPr>
          <w:rFonts w:eastAsiaTheme="minorHAnsi"/>
          <w:lang w:val="en-GB" w:eastAsia="en-US"/>
        </w:rPr>
        <w:t xml:space="preserve">may </w:t>
      </w:r>
      <w:r w:rsidRPr="002B51FC">
        <w:rPr>
          <w:rFonts w:eastAsiaTheme="minorHAnsi"/>
          <w:lang w:val="en-GB" w:eastAsia="en-US"/>
        </w:rPr>
        <w:t xml:space="preserve">use </w:t>
      </w:r>
      <w:r w:rsidR="0035142B">
        <w:rPr>
          <w:rFonts w:eastAsiaTheme="minorHAnsi"/>
          <w:lang w:val="en-GB" w:eastAsia="en-US"/>
        </w:rPr>
        <w:t xml:space="preserve">the </w:t>
      </w:r>
      <w:r w:rsidRPr="002B51FC">
        <w:rPr>
          <w:rFonts w:eastAsiaTheme="minorHAnsi"/>
          <w:lang w:val="en-GB" w:eastAsia="en-US"/>
        </w:rPr>
        <w:t xml:space="preserve">experience </w:t>
      </w:r>
      <w:r w:rsidR="00CD0339">
        <w:rPr>
          <w:rFonts w:eastAsiaTheme="minorHAnsi"/>
          <w:lang w:val="en-GB" w:eastAsia="en-US"/>
        </w:rPr>
        <w:t xml:space="preserve">in order </w:t>
      </w:r>
      <w:r w:rsidRPr="002B51FC">
        <w:rPr>
          <w:rFonts w:eastAsiaTheme="minorHAnsi"/>
          <w:lang w:val="en-GB" w:eastAsia="en-US"/>
        </w:rPr>
        <w:t xml:space="preserve">to improve </w:t>
      </w:r>
      <w:r w:rsidR="00CD0339">
        <w:rPr>
          <w:rFonts w:eastAsiaTheme="minorHAnsi"/>
          <w:lang w:val="en-GB" w:eastAsia="en-US"/>
        </w:rPr>
        <w:t xml:space="preserve">the </w:t>
      </w:r>
      <w:r w:rsidRPr="002B51FC">
        <w:rPr>
          <w:rFonts w:eastAsiaTheme="minorHAnsi"/>
          <w:lang w:val="en-GB" w:eastAsia="en-US"/>
        </w:rPr>
        <w:t>performance</w:t>
      </w:r>
      <w:r w:rsidR="00F51C31">
        <w:rPr>
          <w:rFonts w:eastAsiaTheme="minorHAnsi"/>
          <w:lang w:val="en-GB" w:eastAsia="en-US"/>
        </w:rPr>
        <w:t xml:space="preserve"> </w:t>
      </w:r>
      <w:r w:rsidRPr="002B51FC">
        <w:rPr>
          <w:rFonts w:eastAsiaTheme="minorHAnsi"/>
          <w:lang w:val="en-GB" w:eastAsia="en-US"/>
        </w:rPr>
        <w:t>over</w:t>
      </w:r>
      <w:r w:rsidR="00BF3DBE">
        <w:rPr>
          <w:rFonts w:eastAsiaTheme="minorHAnsi"/>
          <w:lang w:val="en-GB" w:eastAsia="en-US"/>
        </w:rPr>
        <w:t xml:space="preserve"> the</w:t>
      </w:r>
      <w:r w:rsidRPr="002B51FC">
        <w:rPr>
          <w:rFonts w:eastAsiaTheme="minorHAnsi"/>
          <w:lang w:val="en-GB" w:eastAsia="en-US"/>
        </w:rPr>
        <w:t xml:space="preserve"> time. The chess player </w:t>
      </w:r>
      <w:r w:rsidR="00902202">
        <w:rPr>
          <w:rFonts w:eastAsiaTheme="minorHAnsi"/>
          <w:lang w:val="en-GB" w:eastAsia="en-US"/>
        </w:rPr>
        <w:t xml:space="preserve">uses </w:t>
      </w:r>
      <w:r w:rsidRPr="002B51FC">
        <w:rPr>
          <w:rFonts w:eastAsiaTheme="minorHAnsi"/>
          <w:lang w:val="en-GB" w:eastAsia="en-US"/>
        </w:rPr>
        <w:t xml:space="preserve">the intuition </w:t>
      </w:r>
      <w:r w:rsidR="00902202">
        <w:rPr>
          <w:rFonts w:eastAsiaTheme="minorHAnsi"/>
          <w:lang w:val="en-GB" w:eastAsia="en-US"/>
        </w:rPr>
        <w:t xml:space="preserve">which </w:t>
      </w:r>
      <w:r w:rsidRPr="002B51FC">
        <w:rPr>
          <w:rFonts w:eastAsiaTheme="minorHAnsi"/>
          <w:lang w:val="en-GB" w:eastAsia="en-US"/>
        </w:rPr>
        <w:t xml:space="preserve">he uses </w:t>
      </w:r>
      <w:r w:rsidR="00902202">
        <w:rPr>
          <w:rFonts w:eastAsiaTheme="minorHAnsi"/>
          <w:lang w:val="en-GB" w:eastAsia="en-US"/>
        </w:rPr>
        <w:t xml:space="preserve">in order </w:t>
      </w:r>
      <w:r w:rsidRPr="002B51FC">
        <w:rPr>
          <w:rFonts w:eastAsiaTheme="minorHAnsi"/>
          <w:lang w:val="en-GB" w:eastAsia="en-US"/>
        </w:rPr>
        <w:t>to evaluate</w:t>
      </w:r>
      <w:r w:rsidR="00F51C31">
        <w:rPr>
          <w:rFonts w:eastAsiaTheme="minorHAnsi"/>
          <w:lang w:val="en-GB" w:eastAsia="en-US"/>
        </w:rPr>
        <w:t xml:space="preserve"> </w:t>
      </w:r>
      <w:r w:rsidRPr="002B51FC">
        <w:rPr>
          <w:rFonts w:eastAsiaTheme="minorHAnsi"/>
          <w:lang w:val="en-GB" w:eastAsia="en-US"/>
        </w:rPr>
        <w:t xml:space="preserve">positions, </w:t>
      </w:r>
      <w:r w:rsidR="00902202">
        <w:rPr>
          <w:rFonts w:eastAsiaTheme="minorHAnsi"/>
          <w:lang w:val="en-GB" w:eastAsia="en-US"/>
        </w:rPr>
        <w:t>therefore</w:t>
      </w:r>
      <w:r w:rsidRPr="002B51FC">
        <w:rPr>
          <w:rFonts w:eastAsiaTheme="minorHAnsi"/>
          <w:lang w:val="en-GB" w:eastAsia="en-US"/>
        </w:rPr>
        <w:t xml:space="preserve"> improving his play; gazelle calf improves e</w:t>
      </w:r>
      <w:r w:rsidR="00F51C31">
        <w:rPr>
          <w:rFonts w:eastAsiaTheme="minorHAnsi"/>
          <w:lang w:val="en-GB" w:eastAsia="en-US"/>
        </w:rPr>
        <w:t>ffi</w:t>
      </w:r>
      <w:r w:rsidRPr="002B51FC">
        <w:rPr>
          <w:rFonts w:eastAsiaTheme="minorHAnsi"/>
          <w:lang w:val="en-GB" w:eastAsia="en-US"/>
        </w:rPr>
        <w:t>ciency</w:t>
      </w:r>
      <w:r w:rsidR="00F51C31">
        <w:rPr>
          <w:rFonts w:eastAsiaTheme="minorHAnsi"/>
          <w:lang w:val="en-GB" w:eastAsia="en-US"/>
        </w:rPr>
        <w:t xml:space="preserve"> </w:t>
      </w:r>
      <w:r w:rsidRPr="002B51FC">
        <w:rPr>
          <w:rFonts w:eastAsiaTheme="minorHAnsi"/>
          <w:lang w:val="en-GB" w:eastAsia="en-US"/>
        </w:rPr>
        <w:t xml:space="preserve">it can run; </w:t>
      </w:r>
      <w:r w:rsidR="009D3C23">
        <w:rPr>
          <w:rFonts w:eastAsiaTheme="minorHAnsi"/>
          <w:lang w:val="en-GB" w:eastAsia="en-US"/>
        </w:rPr>
        <w:t xml:space="preserve">whereas </w:t>
      </w:r>
      <w:r w:rsidRPr="002B51FC">
        <w:rPr>
          <w:rFonts w:eastAsiaTheme="minorHAnsi"/>
          <w:lang w:val="en-GB" w:eastAsia="en-US"/>
        </w:rPr>
        <w:t xml:space="preserve">Phil </w:t>
      </w:r>
      <w:r w:rsidR="009D3C23">
        <w:rPr>
          <w:rFonts w:eastAsiaTheme="minorHAnsi"/>
          <w:lang w:val="en-GB" w:eastAsia="en-US"/>
        </w:rPr>
        <w:t xml:space="preserve">is learning to </w:t>
      </w:r>
      <w:r w:rsidRPr="002B51FC">
        <w:rPr>
          <w:rFonts w:eastAsiaTheme="minorHAnsi"/>
          <w:lang w:val="en-GB" w:eastAsia="en-US"/>
        </w:rPr>
        <w:t xml:space="preserve">streamline </w:t>
      </w:r>
      <w:r w:rsidR="009D3C23">
        <w:rPr>
          <w:rFonts w:eastAsiaTheme="minorHAnsi"/>
          <w:lang w:val="en-GB" w:eastAsia="en-US"/>
        </w:rPr>
        <w:t xml:space="preserve">of </w:t>
      </w:r>
      <w:r w:rsidRPr="002B51FC">
        <w:rPr>
          <w:rFonts w:eastAsiaTheme="minorHAnsi"/>
          <w:lang w:val="en-GB" w:eastAsia="en-US"/>
        </w:rPr>
        <w:t xml:space="preserve">making </w:t>
      </w:r>
      <w:r w:rsidR="009D3C23">
        <w:rPr>
          <w:rFonts w:eastAsiaTheme="minorHAnsi"/>
          <w:lang w:val="en-GB" w:eastAsia="en-US"/>
        </w:rPr>
        <w:t xml:space="preserve">the </w:t>
      </w:r>
      <w:r w:rsidRPr="002B51FC">
        <w:rPr>
          <w:rFonts w:eastAsiaTheme="minorHAnsi"/>
          <w:lang w:val="en-GB" w:eastAsia="en-US"/>
        </w:rPr>
        <w:t xml:space="preserve">breakfast. </w:t>
      </w:r>
      <w:r w:rsidR="008C0B62">
        <w:rPr>
          <w:rFonts w:eastAsiaTheme="minorHAnsi"/>
          <w:lang w:val="en-GB" w:eastAsia="en-US"/>
        </w:rPr>
        <w:t>K</w:t>
      </w:r>
      <w:r w:rsidRPr="002B51FC">
        <w:rPr>
          <w:rFonts w:eastAsiaTheme="minorHAnsi"/>
          <w:lang w:val="en-GB" w:eastAsia="en-US"/>
        </w:rPr>
        <w:t xml:space="preserve">nowledge the agent </w:t>
      </w:r>
      <w:r w:rsidR="00872A84">
        <w:rPr>
          <w:rFonts w:eastAsiaTheme="minorHAnsi"/>
          <w:lang w:val="en-GB" w:eastAsia="en-US"/>
        </w:rPr>
        <w:t xml:space="preserve">is bringing </w:t>
      </w:r>
      <w:r w:rsidRPr="002B51FC">
        <w:rPr>
          <w:rFonts w:eastAsiaTheme="minorHAnsi"/>
          <w:lang w:val="en-GB" w:eastAsia="en-US"/>
        </w:rPr>
        <w:t>to task at start</w:t>
      </w:r>
      <w:r w:rsidR="00F51C31">
        <w:rPr>
          <w:rFonts w:eastAsiaTheme="minorHAnsi"/>
          <w:lang w:val="en-GB" w:eastAsia="en-US"/>
        </w:rPr>
        <w:t xml:space="preserve"> </w:t>
      </w:r>
      <w:r w:rsidRPr="002B51FC">
        <w:rPr>
          <w:rFonts w:eastAsiaTheme="minorHAnsi"/>
          <w:lang w:val="en-GB" w:eastAsia="en-US"/>
        </w:rPr>
        <w:t xml:space="preserve">either from built </w:t>
      </w:r>
      <w:r w:rsidR="00C81638">
        <w:rPr>
          <w:rFonts w:eastAsiaTheme="minorHAnsi"/>
          <w:lang w:val="en-GB" w:eastAsia="en-US"/>
        </w:rPr>
        <w:t>to</w:t>
      </w:r>
      <w:r w:rsidRPr="002B51FC">
        <w:rPr>
          <w:rFonts w:eastAsiaTheme="minorHAnsi"/>
          <w:lang w:val="en-GB" w:eastAsia="en-US"/>
        </w:rPr>
        <w:t xml:space="preserve"> it by </w:t>
      </w:r>
      <w:r w:rsidR="00C81638">
        <w:rPr>
          <w:rFonts w:eastAsiaTheme="minorHAnsi"/>
          <w:lang w:val="en-GB" w:eastAsia="en-US"/>
        </w:rPr>
        <w:t xml:space="preserve">the </w:t>
      </w:r>
      <w:r w:rsidRPr="002B51FC">
        <w:rPr>
          <w:rFonts w:eastAsiaTheme="minorHAnsi"/>
          <w:lang w:val="en-GB" w:eastAsia="en-US"/>
        </w:rPr>
        <w:t>design</w:t>
      </w:r>
      <w:r w:rsidR="00856A02">
        <w:rPr>
          <w:rFonts w:eastAsiaTheme="minorHAnsi"/>
          <w:lang w:val="en-GB" w:eastAsia="en-US"/>
        </w:rPr>
        <w:t>/</w:t>
      </w:r>
      <w:r w:rsidRPr="002B51FC">
        <w:rPr>
          <w:rFonts w:eastAsiaTheme="minorHAnsi"/>
          <w:lang w:val="en-GB" w:eastAsia="en-US"/>
        </w:rPr>
        <w:t>evolution</w:t>
      </w:r>
      <w:r w:rsidR="00F51C31">
        <w:rPr>
          <w:rFonts w:eastAsiaTheme="minorHAnsi"/>
          <w:lang w:val="en-GB" w:eastAsia="en-US"/>
        </w:rPr>
        <w:t xml:space="preserve"> </w:t>
      </w:r>
      <w:r w:rsidR="00C81638">
        <w:rPr>
          <w:rFonts w:eastAsiaTheme="minorHAnsi"/>
          <w:lang w:val="en-GB" w:eastAsia="en-US"/>
        </w:rPr>
        <w:t xml:space="preserve">or </w:t>
      </w:r>
      <w:r w:rsidR="00C81638" w:rsidRPr="002B51FC">
        <w:rPr>
          <w:rFonts w:eastAsiaTheme="minorHAnsi"/>
          <w:lang w:val="en-GB" w:eastAsia="en-US"/>
        </w:rPr>
        <w:t>previous experience</w:t>
      </w:r>
      <w:r w:rsidR="00E9503F">
        <w:rPr>
          <w:rFonts w:eastAsiaTheme="minorHAnsi"/>
          <w:lang w:val="en-GB" w:eastAsia="en-US"/>
        </w:rPr>
        <w:t xml:space="preserve">: </w:t>
      </w:r>
      <w:r w:rsidR="00C81638" w:rsidRPr="002B51FC">
        <w:rPr>
          <w:rFonts w:eastAsiaTheme="minorHAnsi"/>
          <w:lang w:val="en-GB" w:eastAsia="en-US"/>
        </w:rPr>
        <w:t>related tasks</w:t>
      </w:r>
      <w:r w:rsidR="007B106C">
        <w:rPr>
          <w:rFonts w:eastAsiaTheme="minorHAnsi"/>
          <w:lang w:val="en-GB" w:eastAsia="en-US"/>
        </w:rPr>
        <w:t xml:space="preserve"> are</w:t>
      </w:r>
      <w:r w:rsidR="00503206">
        <w:rPr>
          <w:rFonts w:eastAsiaTheme="minorHAnsi"/>
          <w:lang w:val="en-GB" w:eastAsia="en-US"/>
        </w:rPr>
        <w:t xml:space="preserve"> </w:t>
      </w:r>
      <w:r w:rsidR="009B49CA">
        <w:rPr>
          <w:rFonts w:eastAsiaTheme="minorHAnsi"/>
          <w:lang w:val="en-GB" w:eastAsia="en-US"/>
        </w:rPr>
        <w:t xml:space="preserve">the </w:t>
      </w:r>
      <w:r w:rsidRPr="002B51FC">
        <w:rPr>
          <w:rFonts w:eastAsiaTheme="minorHAnsi"/>
          <w:lang w:val="en-GB" w:eastAsia="en-US"/>
        </w:rPr>
        <w:t>in</w:t>
      </w:r>
      <w:r w:rsidR="00503206">
        <w:rPr>
          <w:rFonts w:eastAsiaTheme="minorHAnsi"/>
          <w:lang w:val="en-GB" w:eastAsia="en-US"/>
        </w:rPr>
        <w:t>fl</w:t>
      </w:r>
      <w:r w:rsidRPr="002B51FC">
        <w:rPr>
          <w:rFonts w:eastAsiaTheme="minorHAnsi"/>
          <w:lang w:val="en-GB" w:eastAsia="en-US"/>
        </w:rPr>
        <w:t>uences</w:t>
      </w:r>
      <w:r w:rsidR="00F51C31">
        <w:rPr>
          <w:rFonts w:eastAsiaTheme="minorHAnsi"/>
          <w:lang w:val="en-GB" w:eastAsia="en-US"/>
        </w:rPr>
        <w:t xml:space="preserve"> </w:t>
      </w:r>
      <w:r w:rsidRPr="002B51FC">
        <w:rPr>
          <w:rFonts w:eastAsiaTheme="minorHAnsi"/>
          <w:lang w:val="en-GB" w:eastAsia="en-US"/>
        </w:rPr>
        <w:t xml:space="preserve">what is easy </w:t>
      </w:r>
      <w:r w:rsidR="004C22C4">
        <w:rPr>
          <w:rFonts w:eastAsiaTheme="minorHAnsi"/>
          <w:lang w:val="en-GB" w:eastAsia="en-US"/>
        </w:rPr>
        <w:t xml:space="preserve">or </w:t>
      </w:r>
      <w:r w:rsidR="004C22C4" w:rsidRPr="002B51FC">
        <w:rPr>
          <w:rFonts w:eastAsiaTheme="minorHAnsi"/>
          <w:lang w:val="en-GB" w:eastAsia="en-US"/>
        </w:rPr>
        <w:t xml:space="preserve">useful </w:t>
      </w:r>
      <w:r w:rsidRPr="002B51FC">
        <w:rPr>
          <w:rFonts w:eastAsiaTheme="minorHAnsi"/>
          <w:lang w:val="en-GB" w:eastAsia="en-US"/>
        </w:rPr>
        <w:t>to learn,</w:t>
      </w:r>
      <w:r w:rsidR="009B12F1">
        <w:rPr>
          <w:rFonts w:eastAsiaTheme="minorHAnsi"/>
          <w:lang w:val="en-GB" w:eastAsia="en-US"/>
        </w:rPr>
        <w:t xml:space="preserve"> whereas the</w:t>
      </w:r>
      <w:r w:rsidRPr="002B51FC">
        <w:rPr>
          <w:rFonts w:eastAsiaTheme="minorHAnsi"/>
          <w:lang w:val="en-GB" w:eastAsia="en-US"/>
        </w:rPr>
        <w:t xml:space="preserve"> interaction with environment is</w:t>
      </w:r>
      <w:r w:rsidR="009B12F1">
        <w:rPr>
          <w:rFonts w:eastAsiaTheme="minorHAnsi"/>
          <w:lang w:val="en-GB" w:eastAsia="en-US"/>
        </w:rPr>
        <w:t xml:space="preserve"> what really </w:t>
      </w:r>
      <w:r w:rsidRPr="002B51FC">
        <w:rPr>
          <w:rFonts w:eastAsiaTheme="minorHAnsi"/>
          <w:lang w:val="en-GB" w:eastAsia="en-US"/>
        </w:rPr>
        <w:t>essential</w:t>
      </w:r>
      <w:r w:rsidR="00F51C31">
        <w:rPr>
          <w:rFonts w:eastAsiaTheme="minorHAnsi"/>
          <w:lang w:val="en-GB" w:eastAsia="en-US"/>
        </w:rPr>
        <w:t xml:space="preserve"> </w:t>
      </w:r>
      <w:r w:rsidR="009B12F1">
        <w:rPr>
          <w:rFonts w:eastAsiaTheme="minorHAnsi"/>
          <w:lang w:val="en-GB" w:eastAsia="en-US"/>
        </w:rPr>
        <w:t xml:space="preserve">to adjust </w:t>
      </w:r>
      <w:r w:rsidR="00906407" w:rsidRPr="002B51FC">
        <w:rPr>
          <w:rFonts w:eastAsiaTheme="minorHAnsi"/>
          <w:lang w:val="en-GB" w:eastAsia="en-US"/>
        </w:rPr>
        <w:t>behaviour</w:t>
      </w:r>
      <w:r w:rsidRPr="002B51FC">
        <w:rPr>
          <w:rFonts w:eastAsiaTheme="minorHAnsi"/>
          <w:lang w:val="en-GB" w:eastAsia="en-US"/>
        </w:rPr>
        <w:t xml:space="preserve"> </w:t>
      </w:r>
      <w:r w:rsidR="0002591B">
        <w:rPr>
          <w:rFonts w:eastAsiaTheme="minorHAnsi"/>
          <w:lang w:val="en-GB" w:eastAsia="en-US"/>
        </w:rPr>
        <w:t xml:space="preserve">in order to </w:t>
      </w:r>
      <w:r w:rsidRPr="002B51FC">
        <w:rPr>
          <w:rFonts w:eastAsiaTheme="minorHAnsi"/>
          <w:lang w:val="en-GB" w:eastAsia="en-US"/>
        </w:rPr>
        <w:t xml:space="preserve">exploit </w:t>
      </w:r>
      <w:r w:rsidR="006A703F">
        <w:rPr>
          <w:rFonts w:eastAsiaTheme="minorHAnsi"/>
          <w:lang w:val="en-GB" w:eastAsia="en-US"/>
        </w:rPr>
        <w:t xml:space="preserve">certain </w:t>
      </w:r>
      <w:r w:rsidRPr="002B51FC">
        <w:rPr>
          <w:rFonts w:eastAsiaTheme="minorHAnsi"/>
          <w:lang w:val="en-GB" w:eastAsia="en-US"/>
        </w:rPr>
        <w:t>features of task.</w:t>
      </w:r>
      <w:r w:rsidR="00F51C31">
        <w:rPr>
          <w:rFonts w:eastAsiaTheme="minorHAnsi"/>
          <w:lang w:val="en-GB" w:eastAsia="en-US"/>
        </w:rPr>
        <w:t xml:space="preserve"> </w:t>
      </w:r>
    </w:p>
    <w:p w14:paraId="3ED122E4" w14:textId="783449E9" w:rsidR="00F5046C" w:rsidRDefault="00F5046C" w:rsidP="00082F3D">
      <w:pPr>
        <w:autoSpaceDE w:val="0"/>
        <w:autoSpaceDN w:val="0"/>
        <w:adjustRightInd w:val="0"/>
        <w:spacing w:line="360" w:lineRule="auto"/>
        <w:jc w:val="both"/>
        <w:rPr>
          <w:rFonts w:eastAsiaTheme="minorHAnsi"/>
          <w:lang w:val="en-GB" w:eastAsia="en-US"/>
        </w:rPr>
      </w:pPr>
    </w:p>
    <w:p w14:paraId="09045B9F" w14:textId="5557F219" w:rsidR="00F5046C" w:rsidRDefault="00AE541B"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2.2   </w:t>
      </w:r>
      <w:r w:rsidR="00F5046C" w:rsidRPr="00F5046C">
        <w:rPr>
          <w:rFonts w:eastAsiaTheme="minorHAnsi"/>
          <w:b/>
          <w:bCs/>
          <w:lang w:val="en-GB" w:eastAsia="en-US"/>
        </w:rPr>
        <w:t xml:space="preserve">Elements of </w:t>
      </w:r>
      <w:r w:rsidR="003B4702">
        <w:rPr>
          <w:rFonts w:eastAsiaTheme="minorHAnsi"/>
          <w:b/>
          <w:bCs/>
          <w:lang w:val="en-GB" w:eastAsia="en-US"/>
        </w:rPr>
        <w:t>RL</w:t>
      </w:r>
    </w:p>
    <w:p w14:paraId="5DB248CE" w14:textId="77777777" w:rsidR="00C764DA" w:rsidRPr="00F5046C" w:rsidRDefault="00C764DA" w:rsidP="00082F3D">
      <w:pPr>
        <w:autoSpaceDE w:val="0"/>
        <w:autoSpaceDN w:val="0"/>
        <w:adjustRightInd w:val="0"/>
        <w:spacing w:line="360" w:lineRule="auto"/>
        <w:jc w:val="both"/>
        <w:rPr>
          <w:rFonts w:eastAsiaTheme="minorHAnsi"/>
          <w:b/>
          <w:bCs/>
          <w:lang w:val="en-GB" w:eastAsia="en-US"/>
        </w:rPr>
      </w:pPr>
    </w:p>
    <w:p w14:paraId="65C23A00" w14:textId="00DB7D1E" w:rsidR="00D21A35" w:rsidRDefault="0016298F"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Besides</w:t>
      </w:r>
      <w:r w:rsidR="00D21A35" w:rsidRPr="002B51FC">
        <w:rPr>
          <w:rFonts w:eastAsiaTheme="minorHAnsi"/>
          <w:lang w:val="en-GB" w:eastAsia="en-US"/>
        </w:rPr>
        <w:t xml:space="preserve"> the agent and environment, </w:t>
      </w:r>
      <w:r>
        <w:rPr>
          <w:rFonts w:eastAsiaTheme="minorHAnsi"/>
          <w:lang w:val="en-GB" w:eastAsia="en-US"/>
        </w:rPr>
        <w:t xml:space="preserve">few </w:t>
      </w:r>
      <w:r w:rsidR="00D21A35" w:rsidRPr="002B51FC">
        <w:rPr>
          <w:rFonts w:eastAsiaTheme="minorHAnsi"/>
          <w:lang w:val="en-GB" w:eastAsia="en-US"/>
        </w:rPr>
        <w:t xml:space="preserve">main </w:t>
      </w:r>
      <w:r w:rsidR="00203B52" w:rsidRPr="002B51FC">
        <w:rPr>
          <w:rFonts w:eastAsiaTheme="minorHAnsi"/>
          <w:lang w:val="en-GB" w:eastAsia="en-US"/>
        </w:rPr>
        <w:t>sub elements</w:t>
      </w:r>
      <w:r w:rsidR="00F51C31">
        <w:rPr>
          <w:rFonts w:eastAsiaTheme="minorHAnsi"/>
          <w:lang w:val="en-GB" w:eastAsia="en-US"/>
        </w:rPr>
        <w:t xml:space="preserve"> </w:t>
      </w:r>
      <w:r w:rsidR="00D21A35" w:rsidRPr="002B51FC">
        <w:rPr>
          <w:rFonts w:eastAsiaTheme="minorHAnsi"/>
          <w:lang w:val="en-GB" w:eastAsia="en-US"/>
        </w:rPr>
        <w:t xml:space="preserve">of </w:t>
      </w:r>
      <w:r>
        <w:rPr>
          <w:rFonts w:eastAsiaTheme="minorHAnsi"/>
          <w:lang w:val="en-GB" w:eastAsia="en-US"/>
        </w:rPr>
        <w:t>RL</w:t>
      </w:r>
      <w:r w:rsidR="00D21A35" w:rsidRPr="002B51FC">
        <w:rPr>
          <w:rFonts w:eastAsiaTheme="minorHAnsi"/>
          <w:lang w:val="en-GB" w:eastAsia="en-US"/>
        </w:rPr>
        <w:t xml:space="preserve"> system</w:t>
      </w:r>
      <w:r>
        <w:rPr>
          <w:rFonts w:eastAsiaTheme="minorHAnsi"/>
          <w:lang w:val="en-GB" w:eastAsia="en-US"/>
        </w:rPr>
        <w:t xml:space="preserve"> may be identified</w:t>
      </w:r>
      <w:r w:rsidR="00D21A35" w:rsidRPr="002B51FC">
        <w:rPr>
          <w:rFonts w:eastAsiaTheme="minorHAnsi"/>
          <w:lang w:val="en-GB" w:eastAsia="en-US"/>
        </w:rPr>
        <w:t xml:space="preserve">: </w:t>
      </w:r>
      <w:r w:rsidR="007A7E8B" w:rsidRPr="002B51FC">
        <w:rPr>
          <w:rFonts w:eastAsiaTheme="minorHAnsi"/>
          <w:lang w:val="en-GB" w:eastAsia="en-US"/>
        </w:rPr>
        <w:t>a reward signal</w:t>
      </w:r>
      <w:ins w:id="268" w:author="Олександр Романченко" w:date="2020-05-16T23:46:00Z">
        <w:r w:rsidR="008C2F0D">
          <w:rPr>
            <w:rStyle w:val="FootnoteReference"/>
            <w:rFonts w:eastAsiaTheme="minorHAnsi"/>
            <w:lang w:val="en-GB" w:eastAsia="en-US"/>
          </w:rPr>
          <w:footnoteReference w:id="19"/>
        </w:r>
      </w:ins>
      <w:r w:rsidR="007A7E8B">
        <w:rPr>
          <w:rFonts w:eastAsiaTheme="minorHAnsi"/>
          <w:lang w:val="en-GB" w:eastAsia="en-US"/>
        </w:rPr>
        <w:t xml:space="preserve">, </w:t>
      </w:r>
      <w:r w:rsidR="00D21A35" w:rsidRPr="002B51FC">
        <w:rPr>
          <w:rFonts w:eastAsiaTheme="minorHAnsi"/>
          <w:lang w:val="en-GB" w:eastAsia="en-US"/>
        </w:rPr>
        <w:t>a polic</w:t>
      </w:r>
      <w:r w:rsidR="007A7E8B">
        <w:rPr>
          <w:rFonts w:eastAsiaTheme="minorHAnsi"/>
          <w:lang w:val="en-GB" w:eastAsia="en-US"/>
        </w:rPr>
        <w:t>y</w:t>
      </w:r>
      <w:r w:rsidR="00D21A35" w:rsidRPr="002B51FC">
        <w:rPr>
          <w:rFonts w:eastAsiaTheme="minorHAnsi"/>
          <w:lang w:val="en-GB" w:eastAsia="en-US"/>
        </w:rPr>
        <w:t>, a value function</w:t>
      </w:r>
      <w:ins w:id="275" w:author="Олександр Романченко" w:date="2020-05-16T23:47:00Z">
        <w:r w:rsidR="001D747F">
          <w:rPr>
            <w:rStyle w:val="FootnoteReference"/>
            <w:rFonts w:eastAsiaTheme="minorHAnsi"/>
            <w:lang w:val="en-GB" w:eastAsia="en-US"/>
          </w:rPr>
          <w:footnoteReference w:id="20"/>
        </w:r>
      </w:ins>
      <w:r w:rsidR="007A7E8B">
        <w:rPr>
          <w:rFonts w:eastAsiaTheme="minorHAnsi"/>
          <w:lang w:val="en-GB" w:eastAsia="en-US"/>
        </w:rPr>
        <w:t xml:space="preserve"> </w:t>
      </w:r>
      <w:r w:rsidR="00D21A35" w:rsidRPr="002B51FC">
        <w:rPr>
          <w:rFonts w:eastAsiaTheme="minorHAnsi"/>
          <w:lang w:val="en-GB" w:eastAsia="en-US"/>
        </w:rPr>
        <w:t>and a model of environment.</w:t>
      </w:r>
      <w:r w:rsidR="0065175E">
        <w:rPr>
          <w:rFonts w:eastAsiaTheme="minorHAnsi"/>
          <w:lang w:val="en-GB" w:eastAsia="en-US"/>
        </w:rPr>
        <w:t xml:space="preserve"> P</w:t>
      </w:r>
      <w:r w:rsidR="00D21A35" w:rsidRPr="002B51FC">
        <w:rPr>
          <w:rFonts w:eastAsiaTheme="minorHAnsi"/>
          <w:lang w:val="en-GB" w:eastAsia="en-US"/>
        </w:rPr>
        <w:t xml:space="preserve">olicy </w:t>
      </w:r>
      <w:r w:rsidR="0065175E">
        <w:rPr>
          <w:rFonts w:eastAsiaTheme="minorHAnsi"/>
          <w:lang w:val="en-GB" w:eastAsia="en-US"/>
        </w:rPr>
        <w:t xml:space="preserve">is something which </w:t>
      </w:r>
      <w:r w:rsidR="00D21A35" w:rsidRPr="002B51FC">
        <w:rPr>
          <w:rFonts w:eastAsiaTheme="minorHAnsi"/>
          <w:lang w:val="en-GB" w:eastAsia="en-US"/>
        </w:rPr>
        <w:t>de</w:t>
      </w:r>
      <w:r w:rsidR="00553363">
        <w:rPr>
          <w:rFonts w:eastAsiaTheme="minorHAnsi"/>
          <w:lang w:val="en-GB" w:eastAsia="en-US"/>
        </w:rPr>
        <w:t>fi</w:t>
      </w:r>
      <w:r w:rsidR="00D21A35" w:rsidRPr="002B51FC">
        <w:rPr>
          <w:rFonts w:eastAsiaTheme="minorHAnsi"/>
          <w:lang w:val="en-GB" w:eastAsia="en-US"/>
        </w:rPr>
        <w:t xml:space="preserve">nes the </w:t>
      </w:r>
      <w:r w:rsidR="00B22D1B">
        <w:rPr>
          <w:rFonts w:eastAsiaTheme="minorHAnsi"/>
          <w:lang w:val="en-GB" w:eastAsia="en-US"/>
        </w:rPr>
        <w:t>way the agent learns and behaves in a given environment</w:t>
      </w:r>
      <w:r w:rsidR="00D21A35" w:rsidRPr="002B51FC">
        <w:rPr>
          <w:rFonts w:eastAsiaTheme="minorHAnsi"/>
          <w:lang w:val="en-GB" w:eastAsia="en-US"/>
        </w:rPr>
        <w:t>.</w:t>
      </w:r>
      <w:r w:rsidR="00F51C31">
        <w:rPr>
          <w:rFonts w:eastAsiaTheme="minorHAnsi"/>
          <w:lang w:val="en-GB" w:eastAsia="en-US"/>
        </w:rPr>
        <w:t xml:space="preserve"> </w:t>
      </w:r>
      <w:r w:rsidR="00B22D1B">
        <w:rPr>
          <w:rFonts w:eastAsiaTheme="minorHAnsi"/>
          <w:lang w:val="en-GB" w:eastAsia="en-US"/>
        </w:rPr>
        <w:t>Strictly</w:t>
      </w:r>
      <w:r w:rsidR="00D21A35" w:rsidRPr="002B51FC">
        <w:rPr>
          <w:rFonts w:eastAsiaTheme="minorHAnsi"/>
          <w:lang w:val="en-GB" w:eastAsia="en-US"/>
        </w:rPr>
        <w:t xml:space="preserve"> speaking, </w:t>
      </w:r>
      <w:r w:rsidR="00D21A35" w:rsidRPr="002B51FC">
        <w:rPr>
          <w:rFonts w:eastAsiaTheme="minorHAnsi"/>
          <w:lang w:val="en-GB" w:eastAsia="en-US"/>
        </w:rPr>
        <w:lastRenderedPageBreak/>
        <w:t xml:space="preserve">policy is a </w:t>
      </w:r>
      <w:r w:rsidR="00D1415C">
        <w:rPr>
          <w:rFonts w:eastAsiaTheme="minorHAnsi"/>
          <w:lang w:val="en-GB" w:eastAsia="en-US"/>
        </w:rPr>
        <w:t>connection</w:t>
      </w:r>
      <w:r w:rsidR="00D21A35" w:rsidRPr="002B51FC">
        <w:rPr>
          <w:rFonts w:eastAsiaTheme="minorHAnsi"/>
          <w:lang w:val="en-GB" w:eastAsia="en-US"/>
        </w:rPr>
        <w:t xml:space="preserve"> from perceived states of environment</w:t>
      </w:r>
      <w:r w:rsidR="00F51C31">
        <w:rPr>
          <w:rFonts w:eastAsiaTheme="minorHAnsi"/>
          <w:lang w:val="en-GB" w:eastAsia="en-US"/>
        </w:rPr>
        <w:t xml:space="preserve"> </w:t>
      </w:r>
      <w:r w:rsidR="00D21A35" w:rsidRPr="002B51FC">
        <w:rPr>
          <w:rFonts w:eastAsiaTheme="minorHAnsi"/>
          <w:lang w:val="en-GB" w:eastAsia="en-US"/>
        </w:rPr>
        <w:t xml:space="preserve">to </w:t>
      </w:r>
      <w:r w:rsidR="00FF7E9B">
        <w:rPr>
          <w:rFonts w:eastAsiaTheme="minorHAnsi"/>
          <w:lang w:val="en-GB" w:eastAsia="en-US"/>
        </w:rPr>
        <w:t xml:space="preserve">the </w:t>
      </w:r>
      <w:r w:rsidR="00D21A35" w:rsidRPr="002B51FC">
        <w:rPr>
          <w:rFonts w:eastAsiaTheme="minorHAnsi"/>
          <w:lang w:val="en-GB" w:eastAsia="en-US"/>
        </w:rPr>
        <w:t xml:space="preserve">actions taken in those states. It </w:t>
      </w:r>
      <w:r w:rsidR="001E225E">
        <w:rPr>
          <w:rFonts w:eastAsiaTheme="minorHAnsi"/>
          <w:lang w:val="en-GB" w:eastAsia="en-US"/>
        </w:rPr>
        <w:t xml:space="preserve">the same </w:t>
      </w:r>
      <w:r w:rsidR="00D21A35" w:rsidRPr="002B51FC">
        <w:rPr>
          <w:rFonts w:eastAsiaTheme="minorHAnsi"/>
          <w:lang w:val="en-GB" w:eastAsia="en-US"/>
        </w:rPr>
        <w:t>what</w:t>
      </w:r>
      <w:r w:rsidR="00360912">
        <w:rPr>
          <w:rFonts w:eastAsiaTheme="minorHAnsi"/>
          <w:lang w:val="en-GB" w:eastAsia="en-US"/>
        </w:rPr>
        <w:t xml:space="preserve"> </w:t>
      </w:r>
      <w:r w:rsidR="00D21A35" w:rsidRPr="002B51FC">
        <w:rPr>
          <w:rFonts w:eastAsiaTheme="minorHAnsi"/>
          <w:lang w:val="en-GB" w:eastAsia="en-US"/>
        </w:rPr>
        <w:t xml:space="preserve">in </w:t>
      </w:r>
      <w:r w:rsidR="001E225E">
        <w:rPr>
          <w:rFonts w:eastAsiaTheme="minorHAnsi"/>
          <w:lang w:val="en-GB" w:eastAsia="en-US"/>
        </w:rPr>
        <w:t xml:space="preserve">the </w:t>
      </w:r>
      <w:r w:rsidR="00D21A35" w:rsidRPr="002B51FC">
        <w:rPr>
          <w:rFonts w:eastAsiaTheme="minorHAnsi"/>
          <w:lang w:val="en-GB" w:eastAsia="en-US"/>
        </w:rPr>
        <w:t>psychology called</w:t>
      </w:r>
      <w:r w:rsidR="001E225E">
        <w:rPr>
          <w:rFonts w:eastAsiaTheme="minorHAnsi"/>
          <w:lang w:val="en-GB" w:eastAsia="en-US"/>
        </w:rPr>
        <w:t xml:space="preserve">: </w:t>
      </w:r>
      <w:r w:rsidR="00D21A35" w:rsidRPr="002B51FC">
        <w:rPr>
          <w:rFonts w:eastAsiaTheme="minorHAnsi"/>
          <w:lang w:val="en-GB" w:eastAsia="en-US"/>
        </w:rPr>
        <w:t>set of associations</w:t>
      </w:r>
      <w:r w:rsidR="00F51C31">
        <w:rPr>
          <w:rFonts w:eastAsiaTheme="minorHAnsi"/>
          <w:lang w:val="en-GB" w:eastAsia="en-US"/>
        </w:rPr>
        <w:t xml:space="preserve"> </w:t>
      </w:r>
      <w:r w:rsidR="00011598">
        <w:rPr>
          <w:rFonts w:eastAsiaTheme="minorHAnsi"/>
          <w:lang w:val="en-GB" w:eastAsia="en-US"/>
        </w:rPr>
        <w:t>or</w:t>
      </w:r>
      <w:r w:rsidR="00011598" w:rsidRPr="00011598">
        <w:rPr>
          <w:rFonts w:eastAsiaTheme="minorHAnsi"/>
          <w:lang w:val="en-GB" w:eastAsia="en-US"/>
        </w:rPr>
        <w:t xml:space="preserve"> </w:t>
      </w:r>
      <w:r w:rsidR="00011598" w:rsidRPr="002B51FC">
        <w:rPr>
          <w:rFonts w:eastAsiaTheme="minorHAnsi"/>
          <w:lang w:val="en-GB" w:eastAsia="en-US"/>
        </w:rPr>
        <w:t>rules</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In some </w:t>
      </w:r>
      <w:r w:rsidR="00793380" w:rsidRPr="002B51FC">
        <w:rPr>
          <w:rFonts w:eastAsiaTheme="minorHAnsi"/>
          <w:lang w:val="en-GB" w:eastAsia="en-US"/>
        </w:rPr>
        <w:t>cases,</w:t>
      </w:r>
      <w:r w:rsidR="00D21A35" w:rsidRPr="002B51FC">
        <w:rPr>
          <w:rFonts w:eastAsiaTheme="minorHAnsi"/>
          <w:lang w:val="en-GB" w:eastAsia="en-US"/>
        </w:rPr>
        <w:t xml:space="preserve"> policy </w:t>
      </w:r>
      <w:r w:rsidR="00011598">
        <w:rPr>
          <w:rFonts w:eastAsiaTheme="minorHAnsi"/>
          <w:lang w:val="en-GB" w:eastAsia="en-US"/>
        </w:rPr>
        <w:t xml:space="preserve">can </w:t>
      </w:r>
      <w:r w:rsidR="00D21A35" w:rsidRPr="002B51FC">
        <w:rPr>
          <w:rFonts w:eastAsiaTheme="minorHAnsi"/>
          <w:lang w:val="en-GB" w:eastAsia="en-US"/>
        </w:rPr>
        <w:t>be a simple lookup table</w:t>
      </w:r>
      <w:r w:rsidR="00011598">
        <w:rPr>
          <w:rFonts w:eastAsiaTheme="minorHAnsi"/>
          <w:lang w:val="en-GB" w:eastAsia="en-US"/>
        </w:rPr>
        <w:t xml:space="preserve"> or </w:t>
      </w:r>
      <w:r w:rsidR="00011598" w:rsidRPr="002B51FC">
        <w:rPr>
          <w:rFonts w:eastAsiaTheme="minorHAnsi"/>
          <w:lang w:val="en-GB" w:eastAsia="en-US"/>
        </w:rPr>
        <w:t>function</w:t>
      </w:r>
      <w:r w:rsidR="00D21A35" w:rsidRPr="002B51FC">
        <w:rPr>
          <w:rFonts w:eastAsiaTheme="minorHAnsi"/>
          <w:lang w:val="en-GB" w:eastAsia="en-US"/>
        </w:rPr>
        <w:t>, whereas</w:t>
      </w:r>
      <w:r w:rsidR="00F51C31">
        <w:rPr>
          <w:rFonts w:eastAsiaTheme="minorHAnsi"/>
          <w:lang w:val="en-GB" w:eastAsia="en-US"/>
        </w:rPr>
        <w:t xml:space="preserve"> </w:t>
      </w:r>
      <w:r w:rsidR="00D21A35" w:rsidRPr="002B51FC">
        <w:rPr>
          <w:rFonts w:eastAsiaTheme="minorHAnsi"/>
          <w:lang w:val="en-GB" w:eastAsia="en-US"/>
        </w:rPr>
        <w:t xml:space="preserve">in </w:t>
      </w:r>
      <w:r w:rsidR="00675095">
        <w:rPr>
          <w:rFonts w:eastAsiaTheme="minorHAnsi"/>
          <w:lang w:val="en-GB" w:eastAsia="en-US"/>
        </w:rPr>
        <w:t xml:space="preserve">the </w:t>
      </w:r>
      <w:r w:rsidR="00D21A35" w:rsidRPr="002B51FC">
        <w:rPr>
          <w:rFonts w:eastAsiaTheme="minorHAnsi"/>
          <w:lang w:val="en-GB" w:eastAsia="en-US"/>
        </w:rPr>
        <w:t xml:space="preserve">others it </w:t>
      </w:r>
      <w:r w:rsidR="00675095">
        <w:rPr>
          <w:rFonts w:eastAsiaTheme="minorHAnsi"/>
          <w:lang w:val="en-GB" w:eastAsia="en-US"/>
        </w:rPr>
        <w:t xml:space="preserve">can </w:t>
      </w:r>
      <w:r w:rsidR="00D21A35" w:rsidRPr="002B51FC">
        <w:rPr>
          <w:rFonts w:eastAsiaTheme="minorHAnsi"/>
          <w:lang w:val="en-GB" w:eastAsia="en-US"/>
        </w:rPr>
        <w:t xml:space="preserve">involve </w:t>
      </w:r>
      <w:r w:rsidR="001B33CF">
        <w:rPr>
          <w:rFonts w:eastAsiaTheme="minorHAnsi"/>
          <w:lang w:val="en-GB" w:eastAsia="en-US"/>
        </w:rPr>
        <w:t>huge</w:t>
      </w:r>
      <w:r w:rsidR="00D21A35" w:rsidRPr="002B51FC">
        <w:rPr>
          <w:rFonts w:eastAsiaTheme="minorHAnsi"/>
          <w:lang w:val="en-GB" w:eastAsia="en-US"/>
        </w:rPr>
        <w:t xml:space="preserve"> computation as a </w:t>
      </w:r>
      <w:r w:rsidR="001B33CF">
        <w:rPr>
          <w:rFonts w:eastAsiaTheme="minorHAnsi"/>
          <w:lang w:val="en-GB" w:eastAsia="en-US"/>
        </w:rPr>
        <w:t>process of searching</w:t>
      </w:r>
      <w:r w:rsidR="00D21A35" w:rsidRPr="002B51FC">
        <w:rPr>
          <w:rFonts w:eastAsiaTheme="minorHAnsi"/>
          <w:lang w:val="en-GB" w:eastAsia="en-US"/>
        </w:rPr>
        <w:t xml:space="preserve">. </w:t>
      </w:r>
      <w:r w:rsidR="00BE70F8">
        <w:rPr>
          <w:rFonts w:eastAsiaTheme="minorHAnsi"/>
          <w:lang w:val="en-GB" w:eastAsia="en-US"/>
        </w:rPr>
        <w:t>P</w:t>
      </w:r>
      <w:r w:rsidR="00D21A35" w:rsidRPr="002B51FC">
        <w:rPr>
          <w:rFonts w:eastAsiaTheme="minorHAnsi"/>
          <w:lang w:val="en-GB" w:eastAsia="en-US"/>
        </w:rPr>
        <w:t xml:space="preserve">olicy is core of </w:t>
      </w:r>
      <w:r w:rsidR="00F56105">
        <w:rPr>
          <w:rFonts w:eastAsiaTheme="minorHAnsi"/>
          <w:lang w:val="en-GB" w:eastAsia="en-US"/>
        </w:rPr>
        <w:t xml:space="preserve">the </w:t>
      </w:r>
      <w:r w:rsidR="00A452B3">
        <w:rPr>
          <w:rFonts w:eastAsiaTheme="minorHAnsi"/>
          <w:lang w:val="en-GB" w:eastAsia="en-US"/>
        </w:rPr>
        <w:t>RL</w:t>
      </w:r>
      <w:r w:rsidR="00D21A35" w:rsidRPr="002B51FC">
        <w:rPr>
          <w:rFonts w:eastAsiaTheme="minorHAnsi"/>
          <w:lang w:val="en-GB" w:eastAsia="en-US"/>
        </w:rPr>
        <w:t xml:space="preserve"> agent in sense that alone is </w:t>
      </w:r>
      <w:r w:rsidR="00BF5FE1">
        <w:rPr>
          <w:rFonts w:eastAsiaTheme="minorHAnsi"/>
          <w:lang w:val="en-GB" w:eastAsia="en-US"/>
        </w:rPr>
        <w:t xml:space="preserve">quite </w:t>
      </w:r>
      <w:r w:rsidR="00D21A35" w:rsidRPr="002B51FC">
        <w:rPr>
          <w:rFonts w:eastAsiaTheme="minorHAnsi"/>
          <w:lang w:val="en-GB" w:eastAsia="en-US"/>
        </w:rPr>
        <w:t>su</w:t>
      </w:r>
      <w:r w:rsidR="006014D3">
        <w:rPr>
          <w:rFonts w:eastAsiaTheme="minorHAnsi"/>
          <w:lang w:val="en-GB" w:eastAsia="en-US"/>
        </w:rPr>
        <w:t>ffi</w:t>
      </w:r>
      <w:r w:rsidR="00D21A35" w:rsidRPr="002B51FC">
        <w:rPr>
          <w:rFonts w:eastAsiaTheme="minorHAnsi"/>
          <w:lang w:val="en-GB" w:eastAsia="en-US"/>
        </w:rPr>
        <w:t xml:space="preserve">cient to </w:t>
      </w:r>
      <w:r w:rsidR="00BF5FE1">
        <w:rPr>
          <w:rFonts w:eastAsiaTheme="minorHAnsi"/>
          <w:lang w:val="en-GB" w:eastAsia="en-US"/>
        </w:rPr>
        <w:t>figure out its</w:t>
      </w:r>
      <w:r w:rsidR="00D21A35" w:rsidRPr="002B51FC">
        <w:rPr>
          <w:rFonts w:eastAsiaTheme="minorHAnsi"/>
          <w:lang w:val="en-GB" w:eastAsia="en-US"/>
        </w:rPr>
        <w:t xml:space="preserve"> </w:t>
      </w:r>
      <w:r w:rsidR="006014D3" w:rsidRPr="002B51FC">
        <w:rPr>
          <w:rFonts w:eastAsiaTheme="minorHAnsi"/>
          <w:lang w:val="en-GB" w:eastAsia="en-US"/>
        </w:rPr>
        <w:t>behaviour</w:t>
      </w:r>
      <w:r w:rsidR="00D21A35" w:rsidRPr="002B51FC">
        <w:rPr>
          <w:rFonts w:eastAsiaTheme="minorHAnsi"/>
          <w:lang w:val="en-GB" w:eastAsia="en-US"/>
        </w:rPr>
        <w:t xml:space="preserve">. </w:t>
      </w:r>
      <w:r w:rsidR="004F0B3C">
        <w:rPr>
          <w:rFonts w:eastAsiaTheme="minorHAnsi"/>
          <w:lang w:val="en-GB" w:eastAsia="en-US"/>
        </w:rPr>
        <w:t>Generally</w:t>
      </w:r>
      <w:r w:rsidR="00D21A35" w:rsidRPr="002B51FC">
        <w:rPr>
          <w:rFonts w:eastAsiaTheme="minorHAnsi"/>
          <w:lang w:val="en-GB" w:eastAsia="en-US"/>
        </w:rPr>
        <w:t xml:space="preserve">, policies </w:t>
      </w:r>
      <w:r w:rsidR="00177EF6">
        <w:rPr>
          <w:rFonts w:eastAsiaTheme="minorHAnsi"/>
          <w:lang w:val="en-GB" w:eastAsia="en-US"/>
        </w:rPr>
        <w:t>can</w:t>
      </w:r>
      <w:r w:rsidR="00D21A35" w:rsidRPr="002B51FC">
        <w:rPr>
          <w:rFonts w:eastAsiaTheme="minorHAnsi"/>
          <w:lang w:val="en-GB" w:eastAsia="en-US"/>
        </w:rPr>
        <w:t xml:space="preserve"> be stochastic.</w:t>
      </w:r>
      <w:ins w:id="284" w:author="Олександр Романченко" w:date="2020-05-16T23:51:00Z">
        <w:r w:rsidR="00053263">
          <w:rPr>
            <w:rStyle w:val="FootnoteReference"/>
            <w:rFonts w:eastAsiaTheme="minorHAnsi"/>
            <w:lang w:val="en-GB" w:eastAsia="en-US"/>
          </w:rPr>
          <w:footnoteReference w:id="21"/>
        </w:r>
      </w:ins>
      <w:r w:rsidR="00F51C31">
        <w:rPr>
          <w:rFonts w:eastAsiaTheme="minorHAnsi"/>
          <w:lang w:val="en-GB" w:eastAsia="en-US"/>
        </w:rPr>
        <w:t xml:space="preserve"> </w:t>
      </w:r>
      <w:r w:rsidR="00D916BD">
        <w:rPr>
          <w:rFonts w:eastAsiaTheme="minorHAnsi"/>
          <w:lang w:val="en-GB" w:eastAsia="en-US"/>
        </w:rPr>
        <w:t xml:space="preserve">The </w:t>
      </w:r>
      <w:r w:rsidR="00D21A35" w:rsidRPr="002B51FC">
        <w:rPr>
          <w:rFonts w:eastAsiaTheme="minorHAnsi"/>
          <w:lang w:val="en-GB" w:eastAsia="en-US"/>
        </w:rPr>
        <w:t>reward signal de</w:t>
      </w:r>
      <w:r w:rsidR="00EB7EB6">
        <w:rPr>
          <w:rFonts w:eastAsiaTheme="minorHAnsi"/>
          <w:lang w:val="en-US" w:eastAsia="en-US"/>
        </w:rPr>
        <w:t>fi</w:t>
      </w:r>
      <w:r w:rsidR="00D21A35" w:rsidRPr="002B51FC">
        <w:rPr>
          <w:rFonts w:eastAsiaTheme="minorHAnsi"/>
          <w:lang w:val="en-GB" w:eastAsia="en-US"/>
        </w:rPr>
        <w:t xml:space="preserve">nes goal in a </w:t>
      </w:r>
      <w:r w:rsidR="00D916BD">
        <w:rPr>
          <w:rFonts w:eastAsiaTheme="minorHAnsi"/>
          <w:lang w:val="en-GB" w:eastAsia="en-US"/>
        </w:rPr>
        <w:t>RL</w:t>
      </w:r>
      <w:r w:rsidR="00D21A35" w:rsidRPr="002B51FC">
        <w:rPr>
          <w:rFonts w:eastAsiaTheme="minorHAnsi"/>
          <w:lang w:val="en-GB" w:eastAsia="en-US"/>
        </w:rPr>
        <w:t xml:space="preserve"> problem. On</w:t>
      </w:r>
      <w:r w:rsidR="00A34018">
        <w:rPr>
          <w:rFonts w:eastAsiaTheme="minorHAnsi"/>
          <w:lang w:val="en-GB" w:eastAsia="en-US"/>
        </w:rPr>
        <w:t>ce at</w:t>
      </w:r>
      <w:r w:rsidR="00F51C31">
        <w:rPr>
          <w:rFonts w:eastAsiaTheme="minorHAnsi"/>
          <w:lang w:val="en-GB" w:eastAsia="en-US"/>
        </w:rPr>
        <w:t xml:space="preserve"> </w:t>
      </w:r>
      <w:r w:rsidR="00D21A35" w:rsidRPr="002B51FC">
        <w:rPr>
          <w:rFonts w:eastAsiaTheme="minorHAnsi"/>
          <w:lang w:val="en-GB" w:eastAsia="en-US"/>
        </w:rPr>
        <w:t xml:space="preserve">each time step, environment </w:t>
      </w:r>
      <w:r w:rsidR="0071541C">
        <w:rPr>
          <w:rFonts w:eastAsiaTheme="minorHAnsi"/>
          <w:lang w:val="en-GB" w:eastAsia="en-US"/>
        </w:rPr>
        <w:t xml:space="preserve">is sending </w:t>
      </w:r>
      <w:r w:rsidR="00D21A35" w:rsidRPr="002B51FC">
        <w:rPr>
          <w:rFonts w:eastAsiaTheme="minorHAnsi"/>
          <w:lang w:val="en-GB" w:eastAsia="en-US"/>
        </w:rPr>
        <w:t xml:space="preserve">to </w:t>
      </w:r>
      <w:r w:rsidR="0071541C">
        <w:rPr>
          <w:rFonts w:eastAsiaTheme="minorHAnsi"/>
          <w:lang w:val="en-GB" w:eastAsia="en-US"/>
        </w:rPr>
        <w:t>RL</w:t>
      </w:r>
      <w:r w:rsidR="00D21A35" w:rsidRPr="002B51FC">
        <w:rPr>
          <w:rFonts w:eastAsiaTheme="minorHAnsi"/>
          <w:lang w:val="en-GB" w:eastAsia="en-US"/>
        </w:rPr>
        <w:t xml:space="preserve"> agent a number,</w:t>
      </w:r>
      <w:r w:rsidR="0071541C">
        <w:rPr>
          <w:rFonts w:eastAsiaTheme="minorHAnsi"/>
          <w:lang w:val="en-GB" w:eastAsia="en-US"/>
        </w:rPr>
        <w:t xml:space="preserve"> which represents a</w:t>
      </w:r>
      <w:r w:rsidR="00D21A35" w:rsidRPr="002B51FC">
        <w:rPr>
          <w:rFonts w:eastAsiaTheme="minorHAnsi"/>
          <w:lang w:val="en-GB" w:eastAsia="en-US"/>
        </w:rPr>
        <w:t xml:space="preserve"> reward. </w:t>
      </w:r>
      <w:r w:rsidR="0071541C">
        <w:rPr>
          <w:rFonts w:eastAsiaTheme="minorHAnsi"/>
          <w:lang w:val="en-GB" w:eastAsia="en-US"/>
        </w:rPr>
        <w:t>A</w:t>
      </w:r>
      <w:r w:rsidR="00D21A35" w:rsidRPr="002B51FC">
        <w:rPr>
          <w:rFonts w:eastAsiaTheme="minorHAnsi"/>
          <w:lang w:val="en-GB" w:eastAsia="en-US"/>
        </w:rPr>
        <w:t xml:space="preserve">gent's objective is </w:t>
      </w:r>
      <w:r w:rsidR="00674BBA">
        <w:rPr>
          <w:rFonts w:eastAsiaTheme="minorHAnsi"/>
          <w:lang w:val="en-GB" w:eastAsia="en-US"/>
        </w:rPr>
        <w:t xml:space="preserve">maximizing </w:t>
      </w:r>
      <w:r w:rsidR="00D21A35" w:rsidRPr="002B51FC">
        <w:rPr>
          <w:rFonts w:eastAsiaTheme="minorHAnsi"/>
          <w:lang w:val="en-GB" w:eastAsia="en-US"/>
        </w:rPr>
        <w:t>total</w:t>
      </w:r>
      <w:r w:rsidR="00F51C31">
        <w:rPr>
          <w:rFonts w:eastAsiaTheme="minorHAnsi"/>
          <w:lang w:val="en-GB" w:eastAsia="en-US"/>
        </w:rPr>
        <w:t xml:space="preserve"> </w:t>
      </w:r>
      <w:r w:rsidR="00D21A35" w:rsidRPr="002B51FC">
        <w:rPr>
          <w:rFonts w:eastAsiaTheme="minorHAnsi"/>
          <w:lang w:val="en-GB" w:eastAsia="en-US"/>
        </w:rPr>
        <w:t xml:space="preserve">reward </w:t>
      </w:r>
      <w:r w:rsidR="00674BBA">
        <w:rPr>
          <w:rFonts w:eastAsiaTheme="minorHAnsi"/>
          <w:lang w:val="en-GB" w:eastAsia="en-US"/>
        </w:rPr>
        <w:t xml:space="preserve">which </w:t>
      </w:r>
      <w:r w:rsidR="00D21A35" w:rsidRPr="002B51FC">
        <w:rPr>
          <w:rFonts w:eastAsiaTheme="minorHAnsi"/>
          <w:lang w:val="en-GB" w:eastAsia="en-US"/>
        </w:rPr>
        <w:t xml:space="preserve">it receives </w:t>
      </w:r>
      <w:r w:rsidR="00674BBA">
        <w:rPr>
          <w:rFonts w:eastAsiaTheme="minorHAnsi"/>
          <w:lang w:val="en-GB" w:eastAsia="en-US"/>
        </w:rPr>
        <w:t xml:space="preserve">in </w:t>
      </w:r>
      <w:r w:rsidR="00D21A35" w:rsidRPr="002B51FC">
        <w:rPr>
          <w:rFonts w:eastAsiaTheme="minorHAnsi"/>
          <w:lang w:val="en-GB" w:eastAsia="en-US"/>
        </w:rPr>
        <w:t xml:space="preserve">the long run. </w:t>
      </w:r>
      <w:r w:rsidR="005B2E2A">
        <w:rPr>
          <w:rFonts w:eastAsiaTheme="minorHAnsi"/>
          <w:lang w:val="en-GB" w:eastAsia="en-US"/>
        </w:rPr>
        <w:t>R</w:t>
      </w:r>
      <w:r w:rsidR="00D21A35" w:rsidRPr="002B51FC">
        <w:rPr>
          <w:rFonts w:eastAsiaTheme="minorHAnsi"/>
          <w:lang w:val="en-GB" w:eastAsia="en-US"/>
        </w:rPr>
        <w:t>eward signal de</w:t>
      </w:r>
      <w:r w:rsidR="001368E4">
        <w:rPr>
          <w:rFonts w:eastAsiaTheme="minorHAnsi"/>
          <w:lang w:val="en-GB" w:eastAsia="en-US"/>
        </w:rPr>
        <w:t>fi</w:t>
      </w:r>
      <w:r w:rsidR="00D21A35" w:rsidRPr="002B51FC">
        <w:rPr>
          <w:rFonts w:eastAsiaTheme="minorHAnsi"/>
          <w:lang w:val="en-GB" w:eastAsia="en-US"/>
        </w:rPr>
        <w:t xml:space="preserve">nes what </w:t>
      </w:r>
      <w:r w:rsidR="00331BDF">
        <w:rPr>
          <w:rFonts w:eastAsiaTheme="minorHAnsi"/>
          <w:lang w:val="en-GB" w:eastAsia="en-US"/>
        </w:rPr>
        <w:t xml:space="preserve">is </w:t>
      </w:r>
      <w:r w:rsidR="00D21A35" w:rsidRPr="002B51FC">
        <w:rPr>
          <w:rFonts w:eastAsiaTheme="minorHAnsi"/>
          <w:lang w:val="en-GB" w:eastAsia="en-US"/>
        </w:rPr>
        <w:t xml:space="preserve">good and </w:t>
      </w:r>
      <w:r w:rsidR="00331BDF">
        <w:rPr>
          <w:rFonts w:eastAsiaTheme="minorHAnsi"/>
          <w:lang w:val="en-GB" w:eastAsia="en-US"/>
        </w:rPr>
        <w:t xml:space="preserve">what is </w:t>
      </w:r>
      <w:r w:rsidR="00D21A35" w:rsidRPr="002B51FC">
        <w:rPr>
          <w:rFonts w:eastAsiaTheme="minorHAnsi"/>
          <w:lang w:val="en-GB" w:eastAsia="en-US"/>
        </w:rPr>
        <w:t xml:space="preserve">bad event for agent. In </w:t>
      </w:r>
      <w:r w:rsidR="009D098B">
        <w:rPr>
          <w:rFonts w:eastAsiaTheme="minorHAnsi"/>
          <w:lang w:val="en-GB" w:eastAsia="en-US"/>
        </w:rPr>
        <w:t xml:space="preserve">the </w:t>
      </w:r>
      <w:r w:rsidR="00D21A35" w:rsidRPr="002B51FC">
        <w:rPr>
          <w:rFonts w:eastAsiaTheme="minorHAnsi"/>
          <w:lang w:val="en-GB" w:eastAsia="en-US"/>
        </w:rPr>
        <w:t xml:space="preserve">biological system, we </w:t>
      </w:r>
      <w:r w:rsidR="0050278E">
        <w:rPr>
          <w:rFonts w:eastAsiaTheme="minorHAnsi"/>
          <w:lang w:val="en-GB" w:eastAsia="en-US"/>
        </w:rPr>
        <w:t xml:space="preserve">usually </w:t>
      </w:r>
      <w:r w:rsidR="00D21A35" w:rsidRPr="002B51FC">
        <w:rPr>
          <w:rFonts w:eastAsiaTheme="minorHAnsi"/>
          <w:lang w:val="en-GB" w:eastAsia="en-US"/>
        </w:rPr>
        <w:t>think</w:t>
      </w:r>
      <w:r w:rsidR="00F51C31">
        <w:rPr>
          <w:rFonts w:eastAsiaTheme="minorHAnsi"/>
          <w:lang w:val="en-GB" w:eastAsia="en-US"/>
        </w:rPr>
        <w:t xml:space="preserve"> </w:t>
      </w:r>
      <w:r w:rsidR="0050278E">
        <w:rPr>
          <w:rFonts w:eastAsiaTheme="minorHAnsi"/>
          <w:lang w:val="en-GB" w:eastAsia="en-US"/>
        </w:rPr>
        <w:t xml:space="preserve">about </w:t>
      </w:r>
      <w:r w:rsidR="00D21A35" w:rsidRPr="002B51FC">
        <w:rPr>
          <w:rFonts w:eastAsiaTheme="minorHAnsi"/>
          <w:lang w:val="en-GB" w:eastAsia="en-US"/>
        </w:rPr>
        <w:t xml:space="preserve">rewards as </w:t>
      </w:r>
      <w:r w:rsidR="0050278E">
        <w:rPr>
          <w:rFonts w:eastAsiaTheme="minorHAnsi"/>
          <w:lang w:val="en-GB" w:eastAsia="en-US"/>
        </w:rPr>
        <w:t xml:space="preserve">the </w:t>
      </w:r>
      <w:r w:rsidR="00D21A35" w:rsidRPr="002B51FC">
        <w:rPr>
          <w:rFonts w:eastAsiaTheme="minorHAnsi"/>
          <w:lang w:val="en-GB" w:eastAsia="en-US"/>
        </w:rPr>
        <w:t>analogous to experiences of pain</w:t>
      </w:r>
      <w:r w:rsidR="0050278E">
        <w:rPr>
          <w:rFonts w:eastAsiaTheme="minorHAnsi"/>
          <w:lang w:val="en-GB" w:eastAsia="en-US"/>
        </w:rPr>
        <w:t xml:space="preserve"> and </w:t>
      </w:r>
      <w:r w:rsidR="0050278E" w:rsidRPr="002B51FC">
        <w:rPr>
          <w:rFonts w:eastAsiaTheme="minorHAnsi"/>
          <w:lang w:val="en-GB" w:eastAsia="en-US"/>
        </w:rPr>
        <w:t>pleasure</w:t>
      </w:r>
      <w:r w:rsidR="00D21A35" w:rsidRPr="002B51FC">
        <w:rPr>
          <w:rFonts w:eastAsiaTheme="minorHAnsi"/>
          <w:lang w:val="en-GB" w:eastAsia="en-US"/>
        </w:rPr>
        <w:t>. They are immediate and de</w:t>
      </w:r>
      <w:r w:rsidR="00B71B74">
        <w:rPr>
          <w:rFonts w:eastAsiaTheme="minorHAnsi"/>
          <w:lang w:val="en-GB" w:eastAsia="en-US"/>
        </w:rPr>
        <w:t>fi</w:t>
      </w:r>
      <w:r w:rsidR="00D21A35" w:rsidRPr="002B51FC">
        <w:rPr>
          <w:rFonts w:eastAsiaTheme="minorHAnsi"/>
          <w:lang w:val="en-GB" w:eastAsia="en-US"/>
        </w:rPr>
        <w:t>n</w:t>
      </w:r>
      <w:r w:rsidR="00210522">
        <w:rPr>
          <w:rFonts w:eastAsiaTheme="minorHAnsi"/>
          <w:lang w:val="en-GB" w:eastAsia="en-US"/>
        </w:rPr>
        <w:t>e the</w:t>
      </w:r>
      <w:r w:rsidR="00D21A35" w:rsidRPr="002B51FC">
        <w:rPr>
          <w:rFonts w:eastAsiaTheme="minorHAnsi"/>
          <w:lang w:val="en-GB" w:eastAsia="en-US"/>
        </w:rPr>
        <w:t xml:space="preserve"> features of problem the agent</w:t>
      </w:r>
      <w:r w:rsidR="00210522">
        <w:rPr>
          <w:rFonts w:eastAsiaTheme="minorHAnsi"/>
          <w:lang w:val="en-GB" w:eastAsia="en-US"/>
        </w:rPr>
        <w:t xml:space="preserve"> faces</w:t>
      </w:r>
      <w:r w:rsidR="00D21A35" w:rsidRPr="002B51FC">
        <w:rPr>
          <w:rFonts w:eastAsiaTheme="minorHAnsi"/>
          <w:lang w:val="en-GB" w:eastAsia="en-US"/>
        </w:rPr>
        <w:t>.</w:t>
      </w:r>
      <w:r w:rsidR="00F51C31">
        <w:rPr>
          <w:rFonts w:eastAsiaTheme="minorHAnsi"/>
          <w:lang w:val="en-GB" w:eastAsia="en-US"/>
        </w:rPr>
        <w:t xml:space="preserve"> </w:t>
      </w:r>
      <w:r w:rsidR="002104AB">
        <w:rPr>
          <w:rFonts w:eastAsiaTheme="minorHAnsi"/>
          <w:lang w:val="en-GB" w:eastAsia="en-US"/>
        </w:rPr>
        <w:t>R</w:t>
      </w:r>
      <w:r w:rsidR="00D21A35" w:rsidRPr="002B51FC">
        <w:rPr>
          <w:rFonts w:eastAsiaTheme="minorHAnsi"/>
          <w:lang w:val="en-GB" w:eastAsia="en-US"/>
        </w:rPr>
        <w:t xml:space="preserve">eward sent to agent </w:t>
      </w:r>
      <w:r w:rsidR="00084A84">
        <w:rPr>
          <w:rFonts w:eastAsiaTheme="minorHAnsi"/>
          <w:lang w:val="en-GB" w:eastAsia="en-US"/>
        </w:rPr>
        <w:t xml:space="preserve">in </w:t>
      </w:r>
      <w:r w:rsidR="00D21A35" w:rsidRPr="002B51FC">
        <w:rPr>
          <w:rFonts w:eastAsiaTheme="minorHAnsi"/>
          <w:lang w:val="en-GB" w:eastAsia="en-US"/>
        </w:rPr>
        <w:t xml:space="preserve">any time </w:t>
      </w:r>
      <w:r w:rsidR="00084A84">
        <w:rPr>
          <w:rFonts w:eastAsiaTheme="minorHAnsi"/>
          <w:lang w:val="en-GB" w:eastAsia="en-US"/>
        </w:rPr>
        <w:t xml:space="preserve">is depending </w:t>
      </w:r>
      <w:r w:rsidR="00D21A35" w:rsidRPr="002B51FC">
        <w:rPr>
          <w:rFonts w:eastAsiaTheme="minorHAnsi"/>
          <w:lang w:val="en-GB" w:eastAsia="en-US"/>
        </w:rPr>
        <w:t>on current action</w:t>
      </w:r>
      <w:r w:rsidR="00F51C31">
        <w:rPr>
          <w:rFonts w:eastAsiaTheme="minorHAnsi"/>
          <w:lang w:val="en-GB" w:eastAsia="en-US"/>
        </w:rPr>
        <w:t xml:space="preserve"> </w:t>
      </w:r>
      <w:r w:rsidR="00D21A35" w:rsidRPr="002B51FC">
        <w:rPr>
          <w:rFonts w:eastAsiaTheme="minorHAnsi"/>
          <w:lang w:val="en-GB" w:eastAsia="en-US"/>
        </w:rPr>
        <w:t xml:space="preserve">and current state </w:t>
      </w:r>
      <w:r w:rsidR="00084A84">
        <w:rPr>
          <w:rFonts w:eastAsiaTheme="minorHAnsi"/>
          <w:lang w:val="en-GB" w:eastAsia="en-US"/>
        </w:rPr>
        <w:t xml:space="preserve">of </w:t>
      </w:r>
      <w:r w:rsidR="00D21A35" w:rsidRPr="002B51FC">
        <w:rPr>
          <w:rFonts w:eastAsiaTheme="minorHAnsi"/>
          <w:lang w:val="en-GB" w:eastAsia="en-US"/>
        </w:rPr>
        <w:t>environment</w:t>
      </w:r>
      <w:r w:rsidR="00084A84">
        <w:rPr>
          <w:rFonts w:eastAsiaTheme="minorHAnsi"/>
          <w:lang w:val="en-GB" w:eastAsia="en-US"/>
        </w:rPr>
        <w:t xml:space="preserve"> the agent is currently in</w:t>
      </w:r>
      <w:r w:rsidR="00D21A35" w:rsidRPr="002B51FC">
        <w:rPr>
          <w:rFonts w:eastAsiaTheme="minorHAnsi"/>
          <w:lang w:val="en-GB" w:eastAsia="en-US"/>
        </w:rPr>
        <w:t xml:space="preserve">. </w:t>
      </w:r>
      <w:r w:rsidR="009E1E36">
        <w:rPr>
          <w:rFonts w:eastAsiaTheme="minorHAnsi"/>
          <w:lang w:val="en-GB" w:eastAsia="en-US"/>
        </w:rPr>
        <w:t>A</w:t>
      </w:r>
      <w:r w:rsidR="00D21A35" w:rsidRPr="002B51FC">
        <w:rPr>
          <w:rFonts w:eastAsiaTheme="minorHAnsi"/>
          <w:lang w:val="en-GB" w:eastAsia="en-US"/>
        </w:rPr>
        <w:t xml:space="preserve">gent </w:t>
      </w:r>
      <w:r w:rsidR="00CE503D">
        <w:rPr>
          <w:rFonts w:eastAsiaTheme="minorHAnsi"/>
          <w:lang w:val="en-GB" w:eastAsia="en-US"/>
        </w:rPr>
        <w:t>can’t change</w:t>
      </w:r>
      <w:r w:rsidR="00D21A35" w:rsidRPr="002B51FC">
        <w:rPr>
          <w:rFonts w:eastAsiaTheme="minorHAnsi"/>
          <w:lang w:val="en-GB" w:eastAsia="en-US"/>
        </w:rPr>
        <w:t xml:space="preserve"> the</w:t>
      </w:r>
      <w:r w:rsidR="00F51C31">
        <w:rPr>
          <w:rFonts w:eastAsiaTheme="minorHAnsi"/>
          <w:lang w:val="en-GB" w:eastAsia="en-US"/>
        </w:rPr>
        <w:t xml:space="preserve"> </w:t>
      </w:r>
      <w:r w:rsidR="00D21A35" w:rsidRPr="002B51FC">
        <w:rPr>
          <w:rFonts w:eastAsiaTheme="minorHAnsi"/>
          <w:lang w:val="en-GB" w:eastAsia="en-US"/>
        </w:rPr>
        <w:t xml:space="preserve">process </w:t>
      </w:r>
      <w:r w:rsidR="008E391B">
        <w:rPr>
          <w:rFonts w:eastAsiaTheme="minorHAnsi"/>
          <w:lang w:val="en-GB" w:eastAsia="en-US"/>
        </w:rPr>
        <w:t>doing it</w:t>
      </w:r>
      <w:r w:rsidR="00D21A35" w:rsidRPr="002B51FC">
        <w:rPr>
          <w:rFonts w:eastAsiaTheme="minorHAnsi"/>
          <w:lang w:val="en-GB" w:eastAsia="en-US"/>
        </w:rPr>
        <w:t xml:space="preserve">. </w:t>
      </w:r>
      <w:r w:rsidR="008E391B">
        <w:rPr>
          <w:rFonts w:eastAsiaTheme="minorHAnsi"/>
          <w:lang w:val="en-GB" w:eastAsia="en-US"/>
        </w:rPr>
        <w:t>O</w:t>
      </w:r>
      <w:r w:rsidR="00D21A35" w:rsidRPr="002B51FC">
        <w:rPr>
          <w:rFonts w:eastAsiaTheme="minorHAnsi"/>
          <w:lang w:val="en-GB" w:eastAsia="en-US"/>
        </w:rPr>
        <w:t xml:space="preserve">nly way </w:t>
      </w:r>
      <w:r w:rsidR="008E391B">
        <w:rPr>
          <w:rFonts w:eastAsiaTheme="minorHAnsi"/>
          <w:lang w:val="en-GB" w:eastAsia="en-US"/>
        </w:rPr>
        <w:t xml:space="preserve">for </w:t>
      </w:r>
      <w:r w:rsidR="00D21A35" w:rsidRPr="002B51FC">
        <w:rPr>
          <w:rFonts w:eastAsiaTheme="minorHAnsi"/>
          <w:lang w:val="en-GB" w:eastAsia="en-US"/>
        </w:rPr>
        <w:t xml:space="preserve">the agent </w:t>
      </w:r>
      <w:r w:rsidR="008E391B">
        <w:rPr>
          <w:rFonts w:eastAsiaTheme="minorHAnsi"/>
          <w:lang w:val="en-GB" w:eastAsia="en-US"/>
        </w:rPr>
        <w:t xml:space="preserve">to </w:t>
      </w:r>
      <w:r w:rsidR="00D21A35" w:rsidRPr="002B51FC">
        <w:rPr>
          <w:rFonts w:eastAsiaTheme="minorHAnsi"/>
          <w:lang w:val="en-GB" w:eastAsia="en-US"/>
        </w:rPr>
        <w:t>in</w:t>
      </w:r>
      <w:r w:rsidR="008E1320">
        <w:rPr>
          <w:rFonts w:eastAsiaTheme="minorHAnsi"/>
          <w:lang w:val="en-GB" w:eastAsia="en-US"/>
        </w:rPr>
        <w:t>fl</w:t>
      </w:r>
      <w:r w:rsidR="00D21A35" w:rsidRPr="002B51FC">
        <w:rPr>
          <w:rFonts w:eastAsiaTheme="minorHAnsi"/>
          <w:lang w:val="en-GB" w:eastAsia="en-US"/>
        </w:rPr>
        <w:t>uence reward signal</w:t>
      </w:r>
      <w:r w:rsidR="008E391B">
        <w:rPr>
          <w:rFonts w:eastAsiaTheme="minorHAnsi"/>
          <w:lang w:val="en-GB" w:eastAsia="en-US"/>
        </w:rPr>
        <w:t xml:space="preserve"> -</w:t>
      </w:r>
      <w:r w:rsidR="00D21A35" w:rsidRPr="002B51FC">
        <w:rPr>
          <w:rFonts w:eastAsiaTheme="minorHAnsi"/>
          <w:lang w:val="en-GB" w:eastAsia="en-US"/>
        </w:rPr>
        <w:t xml:space="preserve"> through </w:t>
      </w:r>
      <w:r w:rsidR="008E391B">
        <w:rPr>
          <w:rFonts w:eastAsiaTheme="minorHAnsi"/>
          <w:lang w:val="en-GB" w:eastAsia="en-US"/>
        </w:rPr>
        <w:t xml:space="preserve">the </w:t>
      </w:r>
      <w:r w:rsidR="00D21A35" w:rsidRPr="002B51FC">
        <w:rPr>
          <w:rFonts w:eastAsiaTheme="minorHAnsi"/>
          <w:lang w:val="en-GB" w:eastAsia="en-US"/>
        </w:rPr>
        <w:t xml:space="preserve">actions, which </w:t>
      </w:r>
      <w:r w:rsidR="00B14993">
        <w:rPr>
          <w:rFonts w:eastAsiaTheme="minorHAnsi"/>
          <w:lang w:val="en-GB" w:eastAsia="en-US"/>
        </w:rPr>
        <w:t>may</w:t>
      </w:r>
      <w:r w:rsidR="00D21A35" w:rsidRPr="002B51FC">
        <w:rPr>
          <w:rFonts w:eastAsiaTheme="minorHAnsi"/>
          <w:lang w:val="en-GB" w:eastAsia="en-US"/>
        </w:rPr>
        <w:t xml:space="preserve"> have </w:t>
      </w:r>
      <w:r w:rsidR="00B14993">
        <w:rPr>
          <w:rFonts w:eastAsiaTheme="minorHAnsi"/>
          <w:lang w:val="en-GB" w:eastAsia="en-US"/>
        </w:rPr>
        <w:t xml:space="preserve">the </w:t>
      </w:r>
      <w:r w:rsidR="00D21A35" w:rsidRPr="002B51FC">
        <w:rPr>
          <w:rFonts w:eastAsiaTheme="minorHAnsi"/>
          <w:lang w:val="en-GB" w:eastAsia="en-US"/>
        </w:rPr>
        <w:t>direct e</w:t>
      </w:r>
      <w:r w:rsidR="00DD4EFC">
        <w:rPr>
          <w:rFonts w:eastAsiaTheme="minorHAnsi"/>
          <w:lang w:val="en-GB" w:eastAsia="en-US"/>
        </w:rPr>
        <w:t>ff</w:t>
      </w:r>
      <w:r w:rsidR="00D21A35" w:rsidRPr="002B51FC">
        <w:rPr>
          <w:rFonts w:eastAsiaTheme="minorHAnsi"/>
          <w:lang w:val="en-GB" w:eastAsia="en-US"/>
        </w:rPr>
        <w:t xml:space="preserve">ect on </w:t>
      </w:r>
      <w:r w:rsidR="00D5393C">
        <w:rPr>
          <w:rFonts w:eastAsiaTheme="minorHAnsi"/>
          <w:lang w:val="en-GB" w:eastAsia="en-US"/>
        </w:rPr>
        <w:t xml:space="preserve">the </w:t>
      </w:r>
      <w:r w:rsidR="00D21A35" w:rsidRPr="002B51FC">
        <w:rPr>
          <w:rFonts w:eastAsiaTheme="minorHAnsi"/>
          <w:lang w:val="en-GB" w:eastAsia="en-US"/>
        </w:rPr>
        <w:t xml:space="preserve">reward, or </w:t>
      </w:r>
      <w:r w:rsidR="00F86235">
        <w:rPr>
          <w:rFonts w:eastAsiaTheme="minorHAnsi"/>
          <w:lang w:val="en-GB" w:eastAsia="en-US"/>
        </w:rPr>
        <w:t xml:space="preserve">the </w:t>
      </w:r>
      <w:r w:rsidR="00D21A35" w:rsidRPr="002B51FC">
        <w:rPr>
          <w:rFonts w:eastAsiaTheme="minorHAnsi"/>
          <w:lang w:val="en-GB" w:eastAsia="en-US"/>
        </w:rPr>
        <w:t>indirect</w:t>
      </w:r>
      <w:r w:rsidR="00F51C31">
        <w:rPr>
          <w:rFonts w:eastAsiaTheme="minorHAnsi"/>
          <w:lang w:val="en-GB" w:eastAsia="en-US"/>
        </w:rPr>
        <w:t xml:space="preserve"> </w:t>
      </w:r>
      <w:r w:rsidR="00D21A35" w:rsidRPr="002B51FC">
        <w:rPr>
          <w:rFonts w:eastAsiaTheme="minorHAnsi"/>
          <w:lang w:val="en-GB" w:eastAsia="en-US"/>
        </w:rPr>
        <w:t>e</w:t>
      </w:r>
      <w:r w:rsidR="00DD4EFC">
        <w:rPr>
          <w:rFonts w:eastAsiaTheme="minorHAnsi"/>
          <w:lang w:val="en-GB" w:eastAsia="en-US"/>
        </w:rPr>
        <w:t>ff</w:t>
      </w:r>
      <w:r w:rsidR="00D21A35" w:rsidRPr="002B51FC">
        <w:rPr>
          <w:rFonts w:eastAsiaTheme="minorHAnsi"/>
          <w:lang w:val="en-GB" w:eastAsia="en-US"/>
        </w:rPr>
        <w:t>ect changing the state</w:t>
      </w:r>
      <w:r w:rsidR="00D4525D">
        <w:rPr>
          <w:rFonts w:eastAsiaTheme="minorHAnsi"/>
          <w:lang w:val="en-GB" w:eastAsia="en-US"/>
        </w:rPr>
        <w:t xml:space="preserve"> of environment</w:t>
      </w:r>
      <w:r w:rsidR="00D21A35" w:rsidRPr="002B51FC">
        <w:rPr>
          <w:rFonts w:eastAsiaTheme="minorHAnsi"/>
          <w:lang w:val="en-GB" w:eastAsia="en-US"/>
        </w:rPr>
        <w:t xml:space="preserve">. In </w:t>
      </w:r>
      <w:r w:rsidR="00D4525D">
        <w:rPr>
          <w:rFonts w:eastAsiaTheme="minorHAnsi"/>
          <w:lang w:val="en-GB" w:eastAsia="en-US"/>
        </w:rPr>
        <w:t xml:space="preserve">the </w:t>
      </w:r>
      <w:r w:rsidR="00D21A35" w:rsidRPr="002B51FC">
        <w:rPr>
          <w:rFonts w:eastAsiaTheme="minorHAnsi"/>
          <w:lang w:val="en-GB" w:eastAsia="en-US"/>
        </w:rPr>
        <w:t>example above</w:t>
      </w:r>
      <w:r w:rsidR="00FD28EC">
        <w:rPr>
          <w:rFonts w:eastAsiaTheme="minorHAnsi"/>
          <w:lang w:val="en-GB" w:eastAsia="en-US"/>
        </w:rPr>
        <w:t xml:space="preserve">: </w:t>
      </w:r>
      <w:r w:rsidR="00D21A35" w:rsidRPr="002B51FC">
        <w:rPr>
          <w:rFonts w:eastAsiaTheme="minorHAnsi"/>
          <w:lang w:val="en-GB" w:eastAsia="en-US"/>
        </w:rPr>
        <w:t>Phil</w:t>
      </w:r>
      <w:r w:rsidR="00DA2955">
        <w:rPr>
          <w:rFonts w:eastAsiaTheme="minorHAnsi"/>
          <w:lang w:val="en-GB" w:eastAsia="en-US"/>
        </w:rPr>
        <w:t xml:space="preserve"> </w:t>
      </w:r>
      <w:r w:rsidR="00FD28EC">
        <w:rPr>
          <w:rFonts w:eastAsiaTheme="minorHAnsi"/>
          <w:lang w:val="en-GB" w:eastAsia="en-US"/>
        </w:rPr>
        <w:t xml:space="preserve">eats a </w:t>
      </w:r>
      <w:r w:rsidR="00D21A35" w:rsidRPr="002B51FC">
        <w:rPr>
          <w:rFonts w:eastAsiaTheme="minorHAnsi"/>
          <w:lang w:val="en-GB" w:eastAsia="en-US"/>
        </w:rPr>
        <w:t xml:space="preserve">breakfast, the </w:t>
      </w:r>
      <w:r w:rsidR="005D02A1">
        <w:rPr>
          <w:rFonts w:eastAsiaTheme="minorHAnsi"/>
          <w:lang w:val="en-GB" w:eastAsia="en-US"/>
        </w:rPr>
        <w:t>RL</w:t>
      </w:r>
      <w:r w:rsidR="00D21A35" w:rsidRPr="002B51FC">
        <w:rPr>
          <w:rFonts w:eastAsiaTheme="minorHAnsi"/>
          <w:lang w:val="en-GB" w:eastAsia="en-US"/>
        </w:rPr>
        <w:t xml:space="preserve"> agent </w:t>
      </w:r>
      <w:r w:rsidR="005D02A1">
        <w:rPr>
          <w:rFonts w:eastAsiaTheme="minorHAnsi"/>
          <w:lang w:val="en-GB" w:eastAsia="en-US"/>
        </w:rPr>
        <w:t>directs</w:t>
      </w:r>
      <w:r w:rsidR="00D21A35" w:rsidRPr="002B51FC">
        <w:rPr>
          <w:rFonts w:eastAsiaTheme="minorHAnsi"/>
          <w:lang w:val="en-GB" w:eastAsia="en-US"/>
        </w:rPr>
        <w:t xml:space="preserve"> his </w:t>
      </w:r>
      <w:r w:rsidR="00DA2955" w:rsidRPr="002B51FC">
        <w:rPr>
          <w:rFonts w:eastAsiaTheme="minorHAnsi"/>
          <w:lang w:val="en-GB" w:eastAsia="en-US"/>
        </w:rPr>
        <w:t>behaviour</w:t>
      </w:r>
      <w:r w:rsidR="00D21A35" w:rsidRPr="002B51FC">
        <w:rPr>
          <w:rFonts w:eastAsiaTheme="minorHAnsi"/>
          <w:lang w:val="en-GB" w:eastAsia="en-US"/>
        </w:rPr>
        <w:t xml:space="preserve"> receiv</w:t>
      </w:r>
      <w:r w:rsidR="005D02A1">
        <w:rPr>
          <w:rFonts w:eastAsiaTheme="minorHAnsi"/>
          <w:lang w:val="en-GB" w:eastAsia="en-US"/>
        </w:rPr>
        <w:t>ing</w:t>
      </w:r>
      <w:r w:rsidR="00D21A35" w:rsidRPr="002B51FC">
        <w:rPr>
          <w:rFonts w:eastAsiaTheme="minorHAnsi"/>
          <w:lang w:val="en-GB" w:eastAsia="en-US"/>
        </w:rPr>
        <w:t xml:space="preserve"> di</w:t>
      </w:r>
      <w:r w:rsidR="00DA2955">
        <w:rPr>
          <w:rFonts w:eastAsiaTheme="minorHAnsi"/>
          <w:lang w:val="en-GB" w:eastAsia="en-US"/>
        </w:rPr>
        <w:t>ff</w:t>
      </w:r>
      <w:r w:rsidR="00D21A35" w:rsidRPr="002B51FC">
        <w:rPr>
          <w:rFonts w:eastAsiaTheme="minorHAnsi"/>
          <w:lang w:val="en-GB" w:eastAsia="en-US"/>
        </w:rPr>
        <w:t xml:space="preserve">erent </w:t>
      </w:r>
      <w:r w:rsidR="005D02A1">
        <w:rPr>
          <w:rFonts w:eastAsiaTheme="minorHAnsi"/>
          <w:lang w:val="en-GB" w:eastAsia="en-US"/>
        </w:rPr>
        <w:t xml:space="preserve">signals of reward </w:t>
      </w:r>
      <w:r w:rsidR="00D21A35" w:rsidRPr="002B51FC">
        <w:rPr>
          <w:rFonts w:eastAsiaTheme="minorHAnsi"/>
          <w:lang w:val="en-GB" w:eastAsia="en-US"/>
        </w:rPr>
        <w:t xml:space="preserve">when he eats </w:t>
      </w:r>
      <w:r w:rsidR="005D02A1">
        <w:rPr>
          <w:rFonts w:eastAsiaTheme="minorHAnsi"/>
          <w:lang w:val="en-GB" w:eastAsia="en-US"/>
        </w:rPr>
        <w:t xml:space="preserve">the </w:t>
      </w:r>
      <w:r w:rsidR="00D21A35" w:rsidRPr="002B51FC">
        <w:rPr>
          <w:rFonts w:eastAsiaTheme="minorHAnsi"/>
          <w:lang w:val="en-GB" w:eastAsia="en-US"/>
        </w:rPr>
        <w:t xml:space="preserve">breakfast </w:t>
      </w:r>
      <w:r w:rsidR="005D02A1">
        <w:rPr>
          <w:rFonts w:eastAsiaTheme="minorHAnsi"/>
          <w:lang w:val="en-GB" w:eastAsia="en-US"/>
        </w:rPr>
        <w:t xml:space="preserve">according to </w:t>
      </w:r>
      <w:r w:rsidR="003611F9" w:rsidRPr="002B51FC">
        <w:rPr>
          <w:rFonts w:eastAsiaTheme="minorHAnsi"/>
          <w:lang w:val="en-GB" w:eastAsia="en-US"/>
        </w:rPr>
        <w:t xml:space="preserve">what mood he </w:t>
      </w:r>
      <w:r w:rsidR="003611F9">
        <w:rPr>
          <w:rFonts w:eastAsiaTheme="minorHAnsi"/>
          <w:lang w:val="en-GB" w:eastAsia="en-US"/>
        </w:rPr>
        <w:t xml:space="preserve">has, </w:t>
      </w:r>
      <w:r w:rsidR="00D21A35" w:rsidRPr="002B51FC">
        <w:rPr>
          <w:rFonts w:eastAsiaTheme="minorHAnsi"/>
          <w:lang w:val="en-GB" w:eastAsia="en-US"/>
        </w:rPr>
        <w:t>how</w:t>
      </w:r>
      <w:r w:rsidR="00F51C31">
        <w:rPr>
          <w:rFonts w:eastAsiaTheme="minorHAnsi"/>
          <w:lang w:val="en-GB" w:eastAsia="en-US"/>
        </w:rPr>
        <w:t xml:space="preserve"> </w:t>
      </w:r>
      <w:r w:rsidR="00D21A35" w:rsidRPr="002B51FC">
        <w:rPr>
          <w:rFonts w:eastAsiaTheme="minorHAnsi"/>
          <w:lang w:val="en-GB" w:eastAsia="en-US"/>
        </w:rPr>
        <w:t xml:space="preserve">hungry he is and other </w:t>
      </w:r>
      <w:r w:rsidR="00A913DD">
        <w:rPr>
          <w:rFonts w:eastAsiaTheme="minorHAnsi"/>
          <w:lang w:val="en-GB" w:eastAsia="en-US"/>
        </w:rPr>
        <w:t>sensors</w:t>
      </w:r>
      <w:r w:rsidR="00D21A35" w:rsidRPr="002B51FC">
        <w:rPr>
          <w:rFonts w:eastAsiaTheme="minorHAnsi"/>
          <w:lang w:val="en-GB" w:eastAsia="en-US"/>
        </w:rPr>
        <w:t xml:space="preserve"> of his body, which</w:t>
      </w:r>
      <w:r w:rsidR="00F51C31">
        <w:rPr>
          <w:rFonts w:eastAsiaTheme="minorHAnsi"/>
          <w:lang w:val="en-GB" w:eastAsia="en-US"/>
        </w:rPr>
        <w:t xml:space="preserve"> </w:t>
      </w:r>
      <w:r w:rsidR="00D21A35" w:rsidRPr="002B51FC">
        <w:rPr>
          <w:rFonts w:eastAsiaTheme="minorHAnsi"/>
          <w:lang w:val="en-GB" w:eastAsia="en-US"/>
        </w:rPr>
        <w:t xml:space="preserve">is </w:t>
      </w:r>
      <w:r w:rsidR="00D52EC5">
        <w:rPr>
          <w:rFonts w:eastAsiaTheme="minorHAnsi"/>
          <w:lang w:val="en-GB" w:eastAsia="en-US"/>
        </w:rPr>
        <w:t xml:space="preserve">the </w:t>
      </w:r>
      <w:r w:rsidR="00D21A35" w:rsidRPr="002B51FC">
        <w:rPr>
          <w:rFonts w:eastAsiaTheme="minorHAnsi"/>
          <w:lang w:val="en-GB" w:eastAsia="en-US"/>
        </w:rPr>
        <w:t xml:space="preserve">part of </w:t>
      </w:r>
      <w:r w:rsidR="00D52EC5">
        <w:rPr>
          <w:rFonts w:eastAsiaTheme="minorHAnsi"/>
          <w:lang w:val="en-GB" w:eastAsia="en-US"/>
        </w:rPr>
        <w:t xml:space="preserve">the </w:t>
      </w:r>
      <w:r w:rsidR="00D21A35" w:rsidRPr="002B51FC">
        <w:rPr>
          <w:rFonts w:eastAsiaTheme="minorHAnsi"/>
          <w:lang w:val="en-GB" w:eastAsia="en-US"/>
        </w:rPr>
        <w:t xml:space="preserve">internal </w:t>
      </w:r>
      <w:r w:rsidR="00D52EC5">
        <w:rPr>
          <w:rFonts w:eastAsiaTheme="minorHAnsi"/>
          <w:lang w:val="en-GB" w:eastAsia="en-US"/>
        </w:rPr>
        <w:t>RL</w:t>
      </w:r>
      <w:r w:rsidR="00D21A35" w:rsidRPr="002B51FC">
        <w:rPr>
          <w:rFonts w:eastAsiaTheme="minorHAnsi"/>
          <w:lang w:val="en-GB" w:eastAsia="en-US"/>
        </w:rPr>
        <w:t xml:space="preserve"> agent's environment. </w:t>
      </w:r>
      <w:r w:rsidR="006416F5">
        <w:rPr>
          <w:rFonts w:eastAsiaTheme="minorHAnsi"/>
          <w:lang w:val="en-GB" w:eastAsia="en-US"/>
        </w:rPr>
        <w:t>R</w:t>
      </w:r>
      <w:r w:rsidR="00D21A35" w:rsidRPr="002B51FC">
        <w:rPr>
          <w:rFonts w:eastAsiaTheme="minorHAnsi"/>
          <w:lang w:val="en-GB" w:eastAsia="en-US"/>
        </w:rPr>
        <w:t>eward</w:t>
      </w:r>
      <w:r w:rsidR="00F51C31">
        <w:rPr>
          <w:rFonts w:eastAsiaTheme="minorHAnsi"/>
          <w:lang w:val="en-GB" w:eastAsia="en-US"/>
        </w:rPr>
        <w:t xml:space="preserve"> </w:t>
      </w:r>
      <w:r w:rsidR="00D21A35" w:rsidRPr="002B51FC">
        <w:rPr>
          <w:rFonts w:eastAsiaTheme="minorHAnsi"/>
          <w:lang w:val="en-GB" w:eastAsia="en-US"/>
        </w:rPr>
        <w:t>signal is primary basi</w:t>
      </w:r>
      <w:r w:rsidR="006416F5">
        <w:rPr>
          <w:rFonts w:eastAsiaTheme="minorHAnsi"/>
          <w:lang w:val="en-GB" w:eastAsia="en-US"/>
        </w:rPr>
        <w:t>cs</w:t>
      </w:r>
      <w:r w:rsidR="00D21A35" w:rsidRPr="002B51FC">
        <w:rPr>
          <w:rFonts w:eastAsiaTheme="minorHAnsi"/>
          <w:lang w:val="en-GB" w:eastAsia="en-US"/>
        </w:rPr>
        <w:t xml:space="preserve"> </w:t>
      </w:r>
      <w:r w:rsidR="006416F5">
        <w:rPr>
          <w:rFonts w:eastAsiaTheme="minorHAnsi"/>
          <w:lang w:val="en-GB" w:eastAsia="en-US"/>
        </w:rPr>
        <w:t xml:space="preserve">of </w:t>
      </w:r>
      <w:r w:rsidR="00D21A35" w:rsidRPr="002B51FC">
        <w:rPr>
          <w:rFonts w:eastAsiaTheme="minorHAnsi"/>
          <w:lang w:val="en-GB" w:eastAsia="en-US"/>
        </w:rPr>
        <w:t xml:space="preserve">altering policy. If </w:t>
      </w:r>
      <w:r w:rsidR="00225B86">
        <w:rPr>
          <w:rFonts w:eastAsiaTheme="minorHAnsi"/>
          <w:lang w:val="en-GB" w:eastAsia="en-US"/>
        </w:rPr>
        <w:t xml:space="preserve">the </w:t>
      </w:r>
      <w:r w:rsidR="00D21A35" w:rsidRPr="002B51FC">
        <w:rPr>
          <w:rFonts w:eastAsiaTheme="minorHAnsi"/>
          <w:lang w:val="en-GB" w:eastAsia="en-US"/>
        </w:rPr>
        <w:t>action</w:t>
      </w:r>
      <w:r w:rsidR="00D42D11">
        <w:rPr>
          <w:rFonts w:eastAsiaTheme="minorHAnsi"/>
          <w:lang w:val="en-GB" w:eastAsia="en-US"/>
        </w:rPr>
        <w:t xml:space="preserve"> </w:t>
      </w:r>
      <w:r w:rsidR="00F00B9B">
        <w:rPr>
          <w:rFonts w:eastAsiaTheme="minorHAnsi"/>
          <w:lang w:val="en-GB" w:eastAsia="en-US"/>
        </w:rPr>
        <w:t>which</w:t>
      </w:r>
      <w:r w:rsidR="00D42D11">
        <w:rPr>
          <w:rFonts w:eastAsiaTheme="minorHAnsi"/>
          <w:lang w:val="en-GB" w:eastAsia="en-US"/>
        </w:rPr>
        <w:t xml:space="preserve"> is</w:t>
      </w:r>
      <w:r w:rsidR="00D21A35" w:rsidRPr="002B51FC">
        <w:rPr>
          <w:rFonts w:eastAsiaTheme="minorHAnsi"/>
          <w:lang w:val="en-GB" w:eastAsia="en-US"/>
        </w:rPr>
        <w:t xml:space="preserve"> selected by policy followed by </w:t>
      </w:r>
      <w:r w:rsidR="00F00B9B">
        <w:rPr>
          <w:rFonts w:eastAsiaTheme="minorHAnsi"/>
          <w:lang w:val="en-GB" w:eastAsia="en-US"/>
        </w:rPr>
        <w:t xml:space="preserve">the </w:t>
      </w:r>
      <w:r w:rsidR="00D21A35" w:rsidRPr="002B51FC">
        <w:rPr>
          <w:rFonts w:eastAsiaTheme="minorHAnsi"/>
          <w:lang w:val="en-GB" w:eastAsia="en-US"/>
        </w:rPr>
        <w:t xml:space="preserve">low reward, then policy </w:t>
      </w:r>
      <w:r w:rsidR="00F00B9B">
        <w:rPr>
          <w:rFonts w:eastAsiaTheme="minorHAnsi"/>
          <w:lang w:val="en-GB" w:eastAsia="en-US"/>
        </w:rPr>
        <w:t>can</w:t>
      </w:r>
      <w:r w:rsidR="00D21A35" w:rsidRPr="002B51FC">
        <w:rPr>
          <w:rFonts w:eastAsiaTheme="minorHAnsi"/>
          <w:lang w:val="en-GB" w:eastAsia="en-US"/>
        </w:rPr>
        <w:t xml:space="preserve"> be </w:t>
      </w:r>
      <w:r w:rsidR="00F00B9B">
        <w:rPr>
          <w:rFonts w:eastAsiaTheme="minorHAnsi"/>
          <w:lang w:val="en-GB" w:eastAsia="en-US"/>
        </w:rPr>
        <w:t>switched</w:t>
      </w:r>
      <w:r w:rsidR="00D21A35" w:rsidRPr="002B51FC">
        <w:rPr>
          <w:rFonts w:eastAsiaTheme="minorHAnsi"/>
          <w:lang w:val="en-GB" w:eastAsia="en-US"/>
        </w:rPr>
        <w:t xml:space="preserve"> </w:t>
      </w:r>
      <w:r w:rsidR="00F00B9B">
        <w:rPr>
          <w:rFonts w:eastAsiaTheme="minorHAnsi"/>
          <w:lang w:val="en-GB" w:eastAsia="en-US"/>
        </w:rPr>
        <w:t xml:space="preserve">selecting another action </w:t>
      </w:r>
      <w:r w:rsidR="00D21A35" w:rsidRPr="002B51FC">
        <w:rPr>
          <w:rFonts w:eastAsiaTheme="minorHAnsi"/>
          <w:lang w:val="en-GB" w:eastAsia="en-US"/>
        </w:rPr>
        <w:t xml:space="preserve">in </w:t>
      </w:r>
      <w:r w:rsidR="00F00B9B">
        <w:rPr>
          <w:rFonts w:eastAsiaTheme="minorHAnsi"/>
          <w:lang w:val="en-GB" w:eastAsia="en-US"/>
        </w:rPr>
        <w:t xml:space="preserve">such </w:t>
      </w:r>
      <w:r w:rsidR="00D21A35" w:rsidRPr="002B51FC">
        <w:rPr>
          <w:rFonts w:eastAsiaTheme="minorHAnsi"/>
          <w:lang w:val="en-GB" w:eastAsia="en-US"/>
        </w:rPr>
        <w:t xml:space="preserve">situation in future. </w:t>
      </w:r>
      <w:r w:rsidR="003201B8">
        <w:rPr>
          <w:rFonts w:eastAsiaTheme="minorHAnsi"/>
          <w:lang w:val="en-GB" w:eastAsia="en-US"/>
        </w:rPr>
        <w:t>Generally</w:t>
      </w:r>
      <w:r w:rsidR="00D21A35" w:rsidRPr="002B51FC">
        <w:rPr>
          <w:rFonts w:eastAsiaTheme="minorHAnsi"/>
          <w:lang w:val="en-GB" w:eastAsia="en-US"/>
        </w:rPr>
        <w:t xml:space="preserve">, </w:t>
      </w:r>
      <w:r w:rsidR="00A40974">
        <w:rPr>
          <w:rFonts w:eastAsiaTheme="minorHAnsi"/>
          <w:lang w:val="en-GB" w:eastAsia="en-US"/>
        </w:rPr>
        <w:t>signals of reward</w:t>
      </w:r>
      <w:r w:rsidR="00F51C31">
        <w:rPr>
          <w:rFonts w:eastAsiaTheme="minorHAnsi"/>
          <w:lang w:val="en-GB" w:eastAsia="en-US"/>
        </w:rPr>
        <w:t xml:space="preserve"> </w:t>
      </w:r>
      <w:r w:rsidR="00A40974">
        <w:rPr>
          <w:rFonts w:eastAsiaTheme="minorHAnsi"/>
          <w:lang w:val="en-GB" w:eastAsia="en-US"/>
        </w:rPr>
        <w:t xml:space="preserve">can </w:t>
      </w:r>
      <w:r w:rsidR="00D21A35" w:rsidRPr="002B51FC">
        <w:rPr>
          <w:rFonts w:eastAsiaTheme="minorHAnsi"/>
          <w:lang w:val="en-GB" w:eastAsia="en-US"/>
        </w:rPr>
        <w:t xml:space="preserve">be </w:t>
      </w:r>
      <w:r w:rsidR="00DE16C6">
        <w:rPr>
          <w:rFonts w:eastAsiaTheme="minorHAnsi"/>
          <w:lang w:val="en-GB" w:eastAsia="en-US"/>
        </w:rPr>
        <w:t xml:space="preserve">a </w:t>
      </w:r>
      <w:r w:rsidR="00563C17" w:rsidRPr="002B51FC">
        <w:rPr>
          <w:rFonts w:eastAsiaTheme="minorHAnsi"/>
          <w:lang w:val="en-GB" w:eastAsia="en-US"/>
        </w:rPr>
        <w:t>stochastic function</w:t>
      </w:r>
      <w:ins w:id="294" w:author="Олександр Романченко" w:date="2020-05-16T23:53:00Z">
        <w:r w:rsidR="00563C17">
          <w:rPr>
            <w:rStyle w:val="FootnoteReference"/>
            <w:rFonts w:eastAsiaTheme="minorHAnsi"/>
            <w:lang w:val="en-GB" w:eastAsia="en-US"/>
          </w:rPr>
          <w:footnoteReference w:id="22"/>
        </w:r>
      </w:ins>
      <w:r w:rsidR="00563C17" w:rsidRPr="002B51FC">
        <w:rPr>
          <w:rFonts w:eastAsiaTheme="minorHAnsi"/>
          <w:lang w:val="en-GB" w:eastAsia="en-US"/>
        </w:rPr>
        <w:t xml:space="preserve"> of state</w:t>
      </w:r>
      <w:r w:rsidR="00D21A35" w:rsidRPr="002B51FC">
        <w:rPr>
          <w:rFonts w:eastAsiaTheme="minorHAnsi"/>
          <w:lang w:val="en-GB" w:eastAsia="en-US"/>
        </w:rPr>
        <w:t xml:space="preserve"> of environment and </w:t>
      </w:r>
      <w:r w:rsidR="00DE16C6">
        <w:rPr>
          <w:rFonts w:eastAsiaTheme="minorHAnsi"/>
          <w:lang w:val="en-GB" w:eastAsia="en-US"/>
        </w:rPr>
        <w:t>scope of actions to be</w:t>
      </w:r>
      <w:r w:rsidR="00F51C31">
        <w:rPr>
          <w:rFonts w:eastAsiaTheme="minorHAnsi"/>
          <w:lang w:val="en-GB" w:eastAsia="en-US"/>
        </w:rPr>
        <w:t xml:space="preserve"> </w:t>
      </w:r>
      <w:r w:rsidR="00D21A35" w:rsidRPr="002B51FC">
        <w:rPr>
          <w:rFonts w:eastAsiaTheme="minorHAnsi"/>
          <w:lang w:val="en-GB" w:eastAsia="en-US"/>
        </w:rPr>
        <w:t>taken.</w:t>
      </w:r>
      <w:r w:rsidR="00F51C31">
        <w:rPr>
          <w:rFonts w:eastAsiaTheme="minorHAnsi"/>
          <w:lang w:val="en-GB" w:eastAsia="en-US"/>
        </w:rPr>
        <w:t xml:space="preserve"> </w:t>
      </w:r>
      <w:r w:rsidR="00D21A35" w:rsidRPr="002B51FC">
        <w:rPr>
          <w:rFonts w:eastAsiaTheme="minorHAnsi"/>
          <w:lang w:val="en-GB" w:eastAsia="en-US"/>
        </w:rPr>
        <w:t>Whereas</w:t>
      </w:r>
      <w:r w:rsidR="001A6D74">
        <w:rPr>
          <w:rFonts w:eastAsiaTheme="minorHAnsi"/>
          <w:lang w:val="en-GB" w:eastAsia="en-US"/>
        </w:rPr>
        <w:t xml:space="preserve"> </w:t>
      </w:r>
      <w:r w:rsidR="00D21A35" w:rsidRPr="002B51FC">
        <w:rPr>
          <w:rFonts w:eastAsiaTheme="minorHAnsi"/>
          <w:lang w:val="en-GB" w:eastAsia="en-US"/>
        </w:rPr>
        <w:t xml:space="preserve">reward signal </w:t>
      </w:r>
      <w:r w:rsidR="001A6D74">
        <w:rPr>
          <w:rFonts w:eastAsiaTheme="minorHAnsi"/>
          <w:lang w:val="en-GB" w:eastAsia="en-US"/>
        </w:rPr>
        <w:t xml:space="preserve">tells </w:t>
      </w:r>
      <w:r w:rsidR="00D21A35" w:rsidRPr="002B51FC">
        <w:rPr>
          <w:rFonts w:eastAsiaTheme="minorHAnsi"/>
          <w:lang w:val="en-GB" w:eastAsia="en-US"/>
        </w:rPr>
        <w:t>what</w:t>
      </w:r>
      <w:r w:rsidR="001A6D74">
        <w:rPr>
          <w:rFonts w:eastAsiaTheme="minorHAnsi"/>
          <w:lang w:val="en-GB" w:eastAsia="en-US"/>
        </w:rPr>
        <w:t xml:space="preserve">’s </w:t>
      </w:r>
      <w:r w:rsidR="00D21A35" w:rsidRPr="002B51FC">
        <w:rPr>
          <w:rFonts w:eastAsiaTheme="minorHAnsi"/>
          <w:lang w:val="en-GB" w:eastAsia="en-US"/>
        </w:rPr>
        <w:t>good in immediate sense,</w:t>
      </w:r>
      <w:r w:rsidR="00F51C31">
        <w:rPr>
          <w:rFonts w:eastAsiaTheme="minorHAnsi"/>
          <w:lang w:val="en-GB" w:eastAsia="en-US"/>
        </w:rPr>
        <w:t xml:space="preserve"> </w:t>
      </w:r>
      <w:r w:rsidR="001A6D74">
        <w:rPr>
          <w:rFonts w:eastAsiaTheme="minorHAnsi"/>
          <w:lang w:val="en-GB" w:eastAsia="en-US"/>
        </w:rPr>
        <w:t xml:space="preserve">the </w:t>
      </w:r>
      <w:r w:rsidR="00D21A35" w:rsidRPr="002B51FC">
        <w:rPr>
          <w:rFonts w:eastAsiaTheme="minorHAnsi"/>
          <w:lang w:val="en-GB" w:eastAsia="en-US"/>
        </w:rPr>
        <w:t xml:space="preserve">value function </w:t>
      </w:r>
      <w:r w:rsidR="001A6D74">
        <w:rPr>
          <w:rFonts w:eastAsiaTheme="minorHAnsi"/>
          <w:lang w:val="en-GB" w:eastAsia="en-US"/>
        </w:rPr>
        <w:t>tells</w:t>
      </w:r>
      <w:r w:rsidR="00D21A35" w:rsidRPr="002B51FC">
        <w:rPr>
          <w:rFonts w:eastAsiaTheme="minorHAnsi"/>
          <w:lang w:val="en-GB" w:eastAsia="en-US"/>
        </w:rPr>
        <w:t xml:space="preserve"> what</w:t>
      </w:r>
      <w:r w:rsidR="001A6D74">
        <w:rPr>
          <w:rFonts w:eastAsiaTheme="minorHAnsi"/>
          <w:lang w:val="en-GB" w:eastAsia="en-US"/>
        </w:rPr>
        <w:t xml:space="preserve">’s </w:t>
      </w:r>
      <w:r w:rsidR="00D21A35" w:rsidRPr="002B51FC">
        <w:rPr>
          <w:rFonts w:eastAsiaTheme="minorHAnsi"/>
          <w:lang w:val="en-GB" w:eastAsia="en-US"/>
        </w:rPr>
        <w:t xml:space="preserve">good in long run. </w:t>
      </w:r>
      <w:r w:rsidR="000548B9">
        <w:rPr>
          <w:rFonts w:eastAsiaTheme="minorHAnsi"/>
          <w:lang w:val="en-GB" w:eastAsia="en-US"/>
        </w:rPr>
        <w:t>Strictly</w:t>
      </w:r>
      <w:r w:rsidR="00D21A35" w:rsidRPr="002B51FC">
        <w:rPr>
          <w:rFonts w:eastAsiaTheme="minorHAnsi"/>
          <w:lang w:val="en-GB" w:eastAsia="en-US"/>
        </w:rPr>
        <w:t xml:space="preserve"> speaking, value of </w:t>
      </w:r>
      <w:r w:rsidR="00161622">
        <w:rPr>
          <w:rFonts w:eastAsiaTheme="minorHAnsi"/>
          <w:lang w:val="en-GB" w:eastAsia="en-US"/>
        </w:rPr>
        <w:t xml:space="preserve">the </w:t>
      </w:r>
      <w:r w:rsidR="00D21A35" w:rsidRPr="002B51FC">
        <w:rPr>
          <w:rFonts w:eastAsiaTheme="minorHAnsi"/>
          <w:lang w:val="en-GB" w:eastAsia="en-US"/>
        </w:rPr>
        <w:t xml:space="preserve">state is total </w:t>
      </w:r>
      <w:r w:rsidR="0025440E">
        <w:rPr>
          <w:rFonts w:eastAsiaTheme="minorHAnsi"/>
          <w:lang w:val="en-GB" w:eastAsia="en-US"/>
        </w:rPr>
        <w:t xml:space="preserve">number </w:t>
      </w:r>
      <w:r w:rsidR="00D21A35" w:rsidRPr="002B51FC">
        <w:rPr>
          <w:rFonts w:eastAsiaTheme="minorHAnsi"/>
          <w:lang w:val="en-GB" w:eastAsia="en-US"/>
        </w:rPr>
        <w:t>of reward</w:t>
      </w:r>
      <w:r w:rsidR="0025440E">
        <w:rPr>
          <w:rFonts w:eastAsiaTheme="minorHAnsi"/>
          <w:lang w:val="en-GB" w:eastAsia="en-US"/>
        </w:rPr>
        <w:t>s</w:t>
      </w:r>
      <w:r w:rsidR="00D21A35" w:rsidRPr="002B51FC">
        <w:rPr>
          <w:rFonts w:eastAsiaTheme="minorHAnsi"/>
          <w:lang w:val="en-GB" w:eastAsia="en-US"/>
        </w:rPr>
        <w:t xml:space="preserve"> </w:t>
      </w:r>
      <w:r w:rsidR="0025440E">
        <w:rPr>
          <w:rFonts w:eastAsiaTheme="minorHAnsi"/>
          <w:lang w:val="en-GB" w:eastAsia="en-US"/>
        </w:rPr>
        <w:t xml:space="preserve">the </w:t>
      </w:r>
      <w:r w:rsidR="00D21A35" w:rsidRPr="002B51FC">
        <w:rPr>
          <w:rFonts w:eastAsiaTheme="minorHAnsi"/>
          <w:lang w:val="en-GB" w:eastAsia="en-US"/>
        </w:rPr>
        <w:t xml:space="preserve">agent </w:t>
      </w:r>
      <w:r w:rsidR="00A13380">
        <w:rPr>
          <w:rFonts w:eastAsiaTheme="minorHAnsi"/>
          <w:lang w:val="en-GB" w:eastAsia="en-US"/>
        </w:rPr>
        <w:t xml:space="preserve">may </w:t>
      </w:r>
      <w:r w:rsidR="00D21A35" w:rsidRPr="002B51FC">
        <w:rPr>
          <w:rFonts w:eastAsiaTheme="minorHAnsi"/>
          <w:lang w:val="en-GB" w:eastAsia="en-US"/>
        </w:rPr>
        <w:t xml:space="preserve">expect to </w:t>
      </w:r>
      <w:r w:rsidR="00AA30F2">
        <w:rPr>
          <w:rFonts w:eastAsiaTheme="minorHAnsi"/>
          <w:lang w:val="en-GB" w:eastAsia="en-US"/>
        </w:rPr>
        <w:t xml:space="preserve">get </w:t>
      </w:r>
      <w:r w:rsidR="00D21A35" w:rsidRPr="002B51FC">
        <w:rPr>
          <w:rFonts w:eastAsiaTheme="minorHAnsi"/>
          <w:lang w:val="en-GB" w:eastAsia="en-US"/>
        </w:rPr>
        <w:t xml:space="preserve">over the future, </w:t>
      </w:r>
      <w:r w:rsidR="00AA30F2">
        <w:rPr>
          <w:rFonts w:eastAsiaTheme="minorHAnsi"/>
          <w:lang w:val="en-GB" w:eastAsia="en-US"/>
        </w:rPr>
        <w:t xml:space="preserve">if </w:t>
      </w:r>
      <w:r w:rsidR="00D21A35" w:rsidRPr="002B51FC">
        <w:rPr>
          <w:rFonts w:eastAsiaTheme="minorHAnsi"/>
          <w:lang w:val="en-GB" w:eastAsia="en-US"/>
        </w:rPr>
        <w:t>start</w:t>
      </w:r>
      <w:r w:rsidR="00AA30F2">
        <w:rPr>
          <w:rFonts w:eastAsiaTheme="minorHAnsi"/>
          <w:lang w:val="en-GB" w:eastAsia="en-US"/>
        </w:rPr>
        <w:t>s</w:t>
      </w:r>
      <w:r w:rsidR="00D21A35" w:rsidRPr="002B51FC">
        <w:rPr>
          <w:rFonts w:eastAsiaTheme="minorHAnsi"/>
          <w:lang w:val="en-GB" w:eastAsia="en-US"/>
        </w:rPr>
        <w:t xml:space="preserve"> from </w:t>
      </w:r>
      <w:r w:rsidR="00AA30F2">
        <w:rPr>
          <w:rFonts w:eastAsiaTheme="minorHAnsi"/>
          <w:lang w:val="en-GB" w:eastAsia="en-US"/>
        </w:rPr>
        <w:t xml:space="preserve">the </w:t>
      </w:r>
      <w:r w:rsidR="00D21A35" w:rsidRPr="002B51FC">
        <w:rPr>
          <w:rFonts w:eastAsiaTheme="minorHAnsi"/>
          <w:lang w:val="en-GB" w:eastAsia="en-US"/>
        </w:rPr>
        <w:t xml:space="preserve">state. </w:t>
      </w:r>
      <w:r w:rsidR="00C9638D">
        <w:rPr>
          <w:rFonts w:eastAsiaTheme="minorHAnsi"/>
          <w:lang w:val="en-GB" w:eastAsia="en-US"/>
        </w:rPr>
        <w:t>R</w:t>
      </w:r>
      <w:r w:rsidR="00D21A35" w:rsidRPr="002B51FC">
        <w:rPr>
          <w:rFonts w:eastAsiaTheme="minorHAnsi"/>
          <w:lang w:val="en-GB" w:eastAsia="en-US"/>
        </w:rPr>
        <w:t xml:space="preserve">ewards determine immediate desirability of </w:t>
      </w:r>
      <w:r w:rsidR="00193EEA">
        <w:rPr>
          <w:rFonts w:eastAsiaTheme="minorHAnsi"/>
          <w:lang w:val="en-GB" w:eastAsia="en-US"/>
        </w:rPr>
        <w:t xml:space="preserve">the </w:t>
      </w:r>
      <w:r w:rsidR="00D21A35" w:rsidRPr="002B51FC">
        <w:rPr>
          <w:rFonts w:eastAsiaTheme="minorHAnsi"/>
          <w:lang w:val="en-GB" w:eastAsia="en-US"/>
        </w:rPr>
        <w:t xml:space="preserve">environmental states, values </w:t>
      </w:r>
      <w:r w:rsidR="007A2C16">
        <w:rPr>
          <w:rFonts w:eastAsiaTheme="minorHAnsi"/>
          <w:lang w:val="en-GB" w:eastAsia="en-US"/>
        </w:rPr>
        <w:t xml:space="preserve">tell about </w:t>
      </w:r>
      <w:r w:rsidR="00D21A35" w:rsidRPr="002B51FC">
        <w:rPr>
          <w:rFonts w:eastAsiaTheme="minorHAnsi"/>
          <w:lang w:val="en-GB" w:eastAsia="en-US"/>
        </w:rPr>
        <w:t>the</w:t>
      </w:r>
      <w:r w:rsidR="00F51C31">
        <w:rPr>
          <w:rFonts w:eastAsiaTheme="minorHAnsi"/>
          <w:lang w:val="en-GB" w:eastAsia="en-US"/>
        </w:rPr>
        <w:t xml:space="preserve"> </w:t>
      </w:r>
      <w:r w:rsidR="00D21A35" w:rsidRPr="002B51FC">
        <w:rPr>
          <w:rFonts w:eastAsiaTheme="minorHAnsi"/>
          <w:lang w:val="en-GB" w:eastAsia="en-US"/>
        </w:rPr>
        <w:t xml:space="preserve">long-term </w:t>
      </w:r>
      <w:r w:rsidR="007A2C16">
        <w:rPr>
          <w:rFonts w:eastAsiaTheme="minorHAnsi"/>
          <w:lang w:val="en-GB" w:eastAsia="en-US"/>
        </w:rPr>
        <w:t>goodness</w:t>
      </w:r>
      <w:r w:rsidR="00D21A35" w:rsidRPr="002B51FC">
        <w:rPr>
          <w:rFonts w:eastAsiaTheme="minorHAnsi"/>
          <w:lang w:val="en-GB" w:eastAsia="en-US"/>
        </w:rPr>
        <w:t xml:space="preserve"> of </w:t>
      </w:r>
      <w:r w:rsidR="00F35E0C">
        <w:rPr>
          <w:rFonts w:eastAsiaTheme="minorHAnsi"/>
          <w:lang w:val="en-GB" w:eastAsia="en-US"/>
        </w:rPr>
        <w:t xml:space="preserve">the </w:t>
      </w:r>
      <w:r w:rsidR="00D21A35" w:rsidRPr="002B51FC">
        <w:rPr>
          <w:rFonts w:eastAsiaTheme="minorHAnsi"/>
          <w:lang w:val="en-GB" w:eastAsia="en-US"/>
        </w:rPr>
        <w:t xml:space="preserve">states after </w:t>
      </w:r>
      <w:r w:rsidR="00475F79">
        <w:rPr>
          <w:rFonts w:eastAsiaTheme="minorHAnsi"/>
          <w:lang w:val="en-GB" w:eastAsia="en-US"/>
        </w:rPr>
        <w:t>states they are likely to follow are taken into account</w:t>
      </w:r>
      <w:r w:rsidR="00D21A35" w:rsidRPr="002B51FC">
        <w:rPr>
          <w:rFonts w:eastAsiaTheme="minorHAnsi"/>
          <w:lang w:val="en-GB" w:eastAsia="en-US"/>
        </w:rPr>
        <w:t xml:space="preserve">, and rewards </w:t>
      </w:r>
      <w:r w:rsidR="001A280E">
        <w:rPr>
          <w:rFonts w:eastAsiaTheme="minorHAnsi"/>
          <w:lang w:val="en-GB" w:eastAsia="en-US"/>
        </w:rPr>
        <w:t xml:space="preserve">are </w:t>
      </w:r>
      <w:r w:rsidR="00D21A35" w:rsidRPr="002B51FC">
        <w:rPr>
          <w:rFonts w:eastAsiaTheme="minorHAnsi"/>
          <w:lang w:val="en-GB" w:eastAsia="en-US"/>
        </w:rPr>
        <w:t xml:space="preserve">available in </w:t>
      </w:r>
      <w:r w:rsidR="00331D43">
        <w:rPr>
          <w:rFonts w:eastAsiaTheme="minorHAnsi"/>
          <w:lang w:val="en-GB" w:eastAsia="en-US"/>
        </w:rPr>
        <w:t>these</w:t>
      </w:r>
      <w:r w:rsidR="00D21A35" w:rsidRPr="002B51FC">
        <w:rPr>
          <w:rFonts w:eastAsiaTheme="minorHAnsi"/>
          <w:lang w:val="en-GB" w:eastAsia="en-US"/>
        </w:rPr>
        <w:t xml:space="preserve"> states. For </w:t>
      </w:r>
      <w:r w:rsidR="004E75D4">
        <w:rPr>
          <w:rFonts w:eastAsiaTheme="minorHAnsi"/>
          <w:lang w:val="en-GB" w:eastAsia="en-US"/>
        </w:rPr>
        <w:t>instance</w:t>
      </w:r>
      <w:r w:rsidR="00D21A35" w:rsidRPr="002B51FC">
        <w:rPr>
          <w:rFonts w:eastAsiaTheme="minorHAnsi"/>
          <w:lang w:val="en-GB" w:eastAsia="en-US"/>
        </w:rPr>
        <w:t xml:space="preserve">, </w:t>
      </w:r>
      <w:r w:rsidR="007A2BB2">
        <w:rPr>
          <w:rFonts w:eastAsiaTheme="minorHAnsi"/>
          <w:lang w:val="en-GB" w:eastAsia="en-US"/>
        </w:rPr>
        <w:t>the</w:t>
      </w:r>
      <w:r w:rsidR="00D21A35" w:rsidRPr="002B51FC">
        <w:rPr>
          <w:rFonts w:eastAsiaTheme="minorHAnsi"/>
          <w:lang w:val="en-GB" w:eastAsia="en-US"/>
        </w:rPr>
        <w:t xml:space="preserve"> state</w:t>
      </w:r>
      <w:r w:rsidR="00F51C31">
        <w:rPr>
          <w:rFonts w:eastAsiaTheme="minorHAnsi"/>
          <w:lang w:val="en-GB" w:eastAsia="en-US"/>
        </w:rPr>
        <w:t xml:space="preserve"> </w:t>
      </w:r>
      <w:r w:rsidR="007A2BB2">
        <w:rPr>
          <w:rFonts w:eastAsiaTheme="minorHAnsi"/>
          <w:lang w:val="en-GB" w:eastAsia="en-US"/>
        </w:rPr>
        <w:t>may usually</w:t>
      </w:r>
      <w:r w:rsidR="00D21A35" w:rsidRPr="002B51FC">
        <w:rPr>
          <w:rFonts w:eastAsiaTheme="minorHAnsi"/>
          <w:lang w:val="en-GB" w:eastAsia="en-US"/>
        </w:rPr>
        <w:t xml:space="preserve"> yield </w:t>
      </w:r>
      <w:r w:rsidR="007A2BB2">
        <w:rPr>
          <w:rFonts w:eastAsiaTheme="minorHAnsi"/>
          <w:lang w:val="en-GB" w:eastAsia="en-US"/>
        </w:rPr>
        <w:t xml:space="preserve">the </w:t>
      </w:r>
      <w:r w:rsidR="00D21A35" w:rsidRPr="002B51FC">
        <w:rPr>
          <w:rFonts w:eastAsiaTheme="minorHAnsi"/>
          <w:lang w:val="en-GB" w:eastAsia="en-US"/>
        </w:rPr>
        <w:t xml:space="preserve">low immediate reward </w:t>
      </w:r>
      <w:r w:rsidR="00446C13">
        <w:rPr>
          <w:rFonts w:eastAsiaTheme="minorHAnsi"/>
          <w:lang w:val="en-GB" w:eastAsia="en-US"/>
        </w:rPr>
        <w:t xml:space="preserve">while </w:t>
      </w:r>
      <w:r w:rsidR="00D21A35" w:rsidRPr="002B51FC">
        <w:rPr>
          <w:rFonts w:eastAsiaTheme="minorHAnsi"/>
          <w:lang w:val="en-GB" w:eastAsia="en-US"/>
        </w:rPr>
        <w:t>still hav</w:t>
      </w:r>
      <w:r w:rsidR="00446C13">
        <w:rPr>
          <w:rFonts w:eastAsiaTheme="minorHAnsi"/>
          <w:lang w:val="en-GB" w:eastAsia="en-US"/>
        </w:rPr>
        <w:t>ing</w:t>
      </w:r>
      <w:r w:rsidR="00D21A35" w:rsidRPr="002B51FC">
        <w:rPr>
          <w:rFonts w:eastAsiaTheme="minorHAnsi"/>
          <w:lang w:val="en-GB" w:eastAsia="en-US"/>
        </w:rPr>
        <w:t xml:space="preserve"> a </w:t>
      </w:r>
      <w:r w:rsidR="00446C13">
        <w:rPr>
          <w:rFonts w:eastAsiaTheme="minorHAnsi"/>
          <w:lang w:val="en-GB" w:eastAsia="en-US"/>
        </w:rPr>
        <w:t>big</w:t>
      </w:r>
      <w:r w:rsidR="00D21A35" w:rsidRPr="002B51FC">
        <w:rPr>
          <w:rFonts w:eastAsiaTheme="minorHAnsi"/>
          <w:lang w:val="en-GB" w:eastAsia="en-US"/>
        </w:rPr>
        <w:t xml:space="preserve"> value because</w:t>
      </w:r>
      <w:r w:rsidR="00F51C31">
        <w:rPr>
          <w:rFonts w:eastAsiaTheme="minorHAnsi"/>
          <w:lang w:val="en-GB" w:eastAsia="en-US"/>
        </w:rPr>
        <w:t xml:space="preserve"> </w:t>
      </w:r>
      <w:r w:rsidR="00446C13">
        <w:rPr>
          <w:rFonts w:eastAsiaTheme="minorHAnsi"/>
          <w:lang w:val="en-GB" w:eastAsia="en-US"/>
        </w:rPr>
        <w:t xml:space="preserve">of </w:t>
      </w:r>
      <w:r w:rsidR="00D21A35" w:rsidRPr="002B51FC">
        <w:rPr>
          <w:rFonts w:eastAsiaTheme="minorHAnsi"/>
          <w:lang w:val="en-GB" w:eastAsia="en-US"/>
        </w:rPr>
        <w:t xml:space="preserve">it regularly followed by </w:t>
      </w:r>
      <w:r w:rsidR="00446C13">
        <w:rPr>
          <w:rFonts w:eastAsiaTheme="minorHAnsi"/>
          <w:lang w:val="en-GB" w:eastAsia="en-US"/>
        </w:rPr>
        <w:t xml:space="preserve">the </w:t>
      </w:r>
      <w:r w:rsidR="00D21A35" w:rsidRPr="002B51FC">
        <w:rPr>
          <w:rFonts w:eastAsiaTheme="minorHAnsi"/>
          <w:lang w:val="en-GB" w:eastAsia="en-US"/>
        </w:rPr>
        <w:t xml:space="preserve">other states </w:t>
      </w:r>
      <w:r w:rsidR="00446C13">
        <w:rPr>
          <w:rFonts w:eastAsiaTheme="minorHAnsi"/>
          <w:lang w:val="en-GB" w:eastAsia="en-US"/>
        </w:rPr>
        <w:t xml:space="preserve">yielding </w:t>
      </w:r>
      <w:r w:rsidR="00D21A35" w:rsidRPr="002B51FC">
        <w:rPr>
          <w:rFonts w:eastAsiaTheme="minorHAnsi"/>
          <w:lang w:val="en-GB" w:eastAsia="en-US"/>
        </w:rPr>
        <w:t xml:space="preserve">high rewards. </w:t>
      </w:r>
      <w:r w:rsidR="00927AAF">
        <w:rPr>
          <w:rFonts w:eastAsiaTheme="minorHAnsi"/>
          <w:lang w:val="en-GB" w:eastAsia="en-US"/>
        </w:rPr>
        <w:t>R</w:t>
      </w:r>
      <w:r w:rsidR="00D21A35" w:rsidRPr="002B51FC">
        <w:rPr>
          <w:rFonts w:eastAsiaTheme="minorHAnsi"/>
          <w:lang w:val="en-GB" w:eastAsia="en-US"/>
        </w:rPr>
        <w:t>everse</w:t>
      </w:r>
      <w:r w:rsidR="00F51C31">
        <w:rPr>
          <w:rFonts w:eastAsiaTheme="minorHAnsi"/>
          <w:lang w:val="en-GB" w:eastAsia="en-US"/>
        </w:rPr>
        <w:t xml:space="preserve"> </w:t>
      </w:r>
      <w:r w:rsidR="00927AAF">
        <w:rPr>
          <w:rFonts w:eastAsiaTheme="minorHAnsi"/>
          <w:lang w:val="en-GB" w:eastAsia="en-US"/>
        </w:rPr>
        <w:t>may</w:t>
      </w:r>
      <w:r w:rsidR="00D21A35" w:rsidRPr="002B51FC">
        <w:rPr>
          <w:rFonts w:eastAsiaTheme="minorHAnsi"/>
          <w:lang w:val="en-GB" w:eastAsia="en-US"/>
        </w:rPr>
        <w:t xml:space="preserve"> be true</w:t>
      </w:r>
      <w:r w:rsidR="00927AAF">
        <w:rPr>
          <w:rFonts w:eastAsiaTheme="minorHAnsi"/>
          <w:lang w:val="en-GB" w:eastAsia="en-US"/>
        </w:rPr>
        <w:t xml:space="preserve"> as well</w:t>
      </w:r>
      <w:r w:rsidR="00D21A35" w:rsidRPr="002B51FC">
        <w:rPr>
          <w:rFonts w:eastAsiaTheme="minorHAnsi"/>
          <w:lang w:val="en-GB" w:eastAsia="en-US"/>
        </w:rPr>
        <w:t xml:space="preserve">. </w:t>
      </w:r>
      <w:r w:rsidR="00AC180E">
        <w:rPr>
          <w:rFonts w:eastAsiaTheme="minorHAnsi"/>
          <w:lang w:val="en-GB" w:eastAsia="en-US"/>
        </w:rPr>
        <w:t>M</w:t>
      </w:r>
      <w:r w:rsidR="00D21A35" w:rsidRPr="002B51FC">
        <w:rPr>
          <w:rFonts w:eastAsiaTheme="minorHAnsi"/>
          <w:lang w:val="en-GB" w:eastAsia="en-US"/>
        </w:rPr>
        <w:t>ak</w:t>
      </w:r>
      <w:r w:rsidR="00AC180E">
        <w:rPr>
          <w:rFonts w:eastAsiaTheme="minorHAnsi"/>
          <w:lang w:val="en-GB" w:eastAsia="en-US"/>
        </w:rPr>
        <w:t>ing</w:t>
      </w:r>
      <w:r w:rsidR="00D21A35" w:rsidRPr="002B51FC">
        <w:rPr>
          <w:rFonts w:eastAsiaTheme="minorHAnsi"/>
          <w:lang w:val="en-GB" w:eastAsia="en-US"/>
        </w:rPr>
        <w:t xml:space="preserve"> a human analogy, </w:t>
      </w:r>
      <w:r w:rsidR="00894782">
        <w:rPr>
          <w:rFonts w:eastAsiaTheme="minorHAnsi"/>
          <w:lang w:val="en-GB" w:eastAsia="en-US"/>
        </w:rPr>
        <w:t xml:space="preserve">the </w:t>
      </w:r>
      <w:r w:rsidR="00D21A35" w:rsidRPr="002B51FC">
        <w:rPr>
          <w:rFonts w:eastAsiaTheme="minorHAnsi"/>
          <w:lang w:val="en-GB" w:eastAsia="en-US"/>
        </w:rPr>
        <w:t xml:space="preserve">rewards are </w:t>
      </w:r>
      <w:r w:rsidR="00894782">
        <w:rPr>
          <w:rFonts w:eastAsiaTheme="minorHAnsi"/>
          <w:lang w:val="en-GB" w:eastAsia="en-US"/>
        </w:rPr>
        <w:t xml:space="preserve">something </w:t>
      </w:r>
      <w:r w:rsidR="00D21A35" w:rsidRPr="002B51FC">
        <w:rPr>
          <w:rFonts w:eastAsiaTheme="minorHAnsi"/>
          <w:lang w:val="en-GB" w:eastAsia="en-US"/>
        </w:rPr>
        <w:t>like pleasure</w:t>
      </w:r>
      <w:r w:rsidR="00F51C31">
        <w:rPr>
          <w:rFonts w:eastAsiaTheme="minorHAnsi"/>
          <w:lang w:val="en-GB" w:eastAsia="en-US"/>
        </w:rPr>
        <w:t xml:space="preserve"> </w:t>
      </w:r>
      <w:r w:rsidR="00D21A35" w:rsidRPr="002B51FC">
        <w:rPr>
          <w:rFonts w:eastAsiaTheme="minorHAnsi"/>
          <w:lang w:val="en-GB" w:eastAsia="en-US"/>
        </w:rPr>
        <w:t xml:space="preserve">(if </w:t>
      </w:r>
      <w:r w:rsidR="00894782">
        <w:rPr>
          <w:rFonts w:eastAsiaTheme="minorHAnsi"/>
          <w:lang w:val="en-GB" w:eastAsia="en-US"/>
        </w:rPr>
        <w:t xml:space="preserve">it’s </w:t>
      </w:r>
      <w:r w:rsidR="00D21A35" w:rsidRPr="002B51FC">
        <w:rPr>
          <w:rFonts w:eastAsiaTheme="minorHAnsi"/>
          <w:lang w:val="en-GB" w:eastAsia="en-US"/>
        </w:rPr>
        <w:t xml:space="preserve">high) and </w:t>
      </w:r>
      <w:r w:rsidR="00894782">
        <w:rPr>
          <w:rFonts w:eastAsiaTheme="minorHAnsi"/>
          <w:lang w:val="en-GB" w:eastAsia="en-US"/>
        </w:rPr>
        <w:t xml:space="preserve">the </w:t>
      </w:r>
      <w:r w:rsidR="00D21A35" w:rsidRPr="002B51FC">
        <w:rPr>
          <w:rFonts w:eastAsiaTheme="minorHAnsi"/>
          <w:lang w:val="en-GB" w:eastAsia="en-US"/>
        </w:rPr>
        <w:t xml:space="preserve">pain (if </w:t>
      </w:r>
      <w:r w:rsidR="00894782">
        <w:rPr>
          <w:rFonts w:eastAsiaTheme="minorHAnsi"/>
          <w:lang w:val="en-GB" w:eastAsia="en-US"/>
        </w:rPr>
        <w:t xml:space="preserve">it’s </w:t>
      </w:r>
      <w:r w:rsidR="00D21A35" w:rsidRPr="002B51FC">
        <w:rPr>
          <w:rFonts w:eastAsiaTheme="minorHAnsi"/>
          <w:lang w:val="en-GB" w:eastAsia="en-US"/>
        </w:rPr>
        <w:t xml:space="preserve">low), whereas </w:t>
      </w:r>
      <w:r w:rsidR="00894782">
        <w:rPr>
          <w:rFonts w:eastAsiaTheme="minorHAnsi"/>
          <w:lang w:val="en-GB" w:eastAsia="en-US"/>
        </w:rPr>
        <w:t xml:space="preserve">the </w:t>
      </w:r>
      <w:r w:rsidR="00D21A35" w:rsidRPr="002B51FC">
        <w:rPr>
          <w:rFonts w:eastAsiaTheme="minorHAnsi"/>
          <w:lang w:val="en-GB" w:eastAsia="en-US"/>
        </w:rPr>
        <w:t xml:space="preserve">values </w:t>
      </w:r>
      <w:r w:rsidR="00894782">
        <w:rPr>
          <w:rFonts w:eastAsiaTheme="minorHAnsi"/>
          <w:lang w:val="en-GB" w:eastAsia="en-US"/>
        </w:rPr>
        <w:t xml:space="preserve">are </w:t>
      </w:r>
      <w:r w:rsidR="00D21A35" w:rsidRPr="002B51FC">
        <w:rPr>
          <w:rFonts w:eastAsiaTheme="minorHAnsi"/>
          <w:lang w:val="en-GB" w:eastAsia="en-US"/>
        </w:rPr>
        <w:t>correspond</w:t>
      </w:r>
      <w:r w:rsidR="00894782">
        <w:rPr>
          <w:rFonts w:eastAsiaTheme="minorHAnsi"/>
          <w:lang w:val="en-GB" w:eastAsia="en-US"/>
        </w:rPr>
        <w:t>ing</w:t>
      </w:r>
      <w:r w:rsidR="00D21A35" w:rsidRPr="002B51FC">
        <w:rPr>
          <w:rFonts w:eastAsiaTheme="minorHAnsi"/>
          <w:lang w:val="en-GB" w:eastAsia="en-US"/>
        </w:rPr>
        <w:t xml:space="preserve"> to </w:t>
      </w:r>
      <w:r w:rsidR="00894782">
        <w:rPr>
          <w:rFonts w:eastAsiaTheme="minorHAnsi"/>
          <w:lang w:val="en-GB" w:eastAsia="en-US"/>
        </w:rPr>
        <w:t>the</w:t>
      </w:r>
      <w:r w:rsidR="00D21A35" w:rsidRPr="002B51FC">
        <w:rPr>
          <w:rFonts w:eastAsiaTheme="minorHAnsi"/>
          <w:lang w:val="en-GB" w:eastAsia="en-US"/>
        </w:rPr>
        <w:t xml:space="preserve"> more re</w:t>
      </w:r>
      <w:r w:rsidR="00AA3D60">
        <w:rPr>
          <w:rFonts w:eastAsiaTheme="minorHAnsi"/>
          <w:lang w:val="en-US" w:eastAsia="en-US"/>
        </w:rPr>
        <w:t>fi</w:t>
      </w:r>
      <w:r w:rsidR="00D21A35" w:rsidRPr="002B51FC">
        <w:rPr>
          <w:rFonts w:eastAsiaTheme="minorHAnsi"/>
          <w:lang w:val="en-GB" w:eastAsia="en-US"/>
        </w:rPr>
        <w:t xml:space="preserve">ned judgment of how </w:t>
      </w:r>
      <w:r w:rsidR="003C39C3">
        <w:rPr>
          <w:rFonts w:eastAsiaTheme="minorHAnsi"/>
          <w:lang w:val="en-GB" w:eastAsia="en-US"/>
        </w:rPr>
        <w:t xml:space="preserve">strongly </w:t>
      </w:r>
      <w:r w:rsidR="00D21A35" w:rsidRPr="002B51FC">
        <w:rPr>
          <w:rFonts w:eastAsiaTheme="minorHAnsi"/>
          <w:lang w:val="en-GB" w:eastAsia="en-US"/>
        </w:rPr>
        <w:t>displeased</w:t>
      </w:r>
      <w:r w:rsidR="003C39C3">
        <w:rPr>
          <w:rFonts w:eastAsiaTheme="minorHAnsi"/>
          <w:lang w:val="en-GB" w:eastAsia="en-US"/>
        </w:rPr>
        <w:t xml:space="preserve"> or </w:t>
      </w:r>
      <w:r w:rsidR="003C39C3" w:rsidRPr="002B51FC">
        <w:rPr>
          <w:rFonts w:eastAsiaTheme="minorHAnsi"/>
          <w:lang w:val="en-GB" w:eastAsia="en-US"/>
        </w:rPr>
        <w:t>pleased</w:t>
      </w:r>
      <w:r w:rsidR="00D21A35" w:rsidRPr="002B51FC">
        <w:rPr>
          <w:rFonts w:eastAsiaTheme="minorHAnsi"/>
          <w:lang w:val="en-GB" w:eastAsia="en-US"/>
        </w:rPr>
        <w:t xml:space="preserve"> we are </w:t>
      </w:r>
      <w:r w:rsidR="005F636C">
        <w:rPr>
          <w:rFonts w:eastAsiaTheme="minorHAnsi"/>
          <w:lang w:val="en-GB" w:eastAsia="en-US"/>
        </w:rPr>
        <w:t xml:space="preserve">so </w:t>
      </w:r>
      <w:r w:rsidR="00D21A35" w:rsidRPr="002B51FC">
        <w:rPr>
          <w:rFonts w:eastAsiaTheme="minorHAnsi"/>
          <w:lang w:val="en-GB" w:eastAsia="en-US"/>
        </w:rPr>
        <w:t xml:space="preserve">that </w:t>
      </w:r>
      <w:r w:rsidR="005F636C">
        <w:rPr>
          <w:rFonts w:eastAsiaTheme="minorHAnsi"/>
          <w:lang w:val="en-GB" w:eastAsia="en-US"/>
        </w:rPr>
        <w:t xml:space="preserve">the </w:t>
      </w:r>
      <w:r w:rsidR="00D21A35" w:rsidRPr="002B51FC">
        <w:rPr>
          <w:rFonts w:eastAsiaTheme="minorHAnsi"/>
          <w:lang w:val="en-GB" w:eastAsia="en-US"/>
        </w:rPr>
        <w:t>environment</w:t>
      </w:r>
      <w:r w:rsidR="00F51C31">
        <w:rPr>
          <w:rFonts w:eastAsiaTheme="minorHAnsi"/>
          <w:lang w:val="en-GB" w:eastAsia="en-US"/>
        </w:rPr>
        <w:t xml:space="preserve"> </w:t>
      </w:r>
      <w:r w:rsidR="00D21A35" w:rsidRPr="002B51FC">
        <w:rPr>
          <w:rFonts w:eastAsiaTheme="minorHAnsi"/>
          <w:lang w:val="en-GB" w:eastAsia="en-US"/>
        </w:rPr>
        <w:t xml:space="preserve">is in </w:t>
      </w:r>
      <w:r w:rsidR="00693D29">
        <w:rPr>
          <w:rFonts w:eastAsiaTheme="minorHAnsi"/>
          <w:lang w:val="en-GB" w:eastAsia="en-US"/>
        </w:rPr>
        <w:t xml:space="preserve">the </w:t>
      </w:r>
      <w:r w:rsidR="00D21A35" w:rsidRPr="002B51FC">
        <w:rPr>
          <w:rFonts w:eastAsiaTheme="minorHAnsi"/>
          <w:lang w:val="en-GB" w:eastAsia="en-US"/>
        </w:rPr>
        <w:t xml:space="preserve">particular state. </w:t>
      </w:r>
      <w:r w:rsidR="00B57B2E">
        <w:rPr>
          <w:rFonts w:eastAsiaTheme="minorHAnsi"/>
          <w:lang w:val="en-GB" w:eastAsia="en-US"/>
        </w:rPr>
        <w:t>When e</w:t>
      </w:r>
      <w:r w:rsidR="00D21A35" w:rsidRPr="002B51FC">
        <w:rPr>
          <w:rFonts w:eastAsiaTheme="minorHAnsi"/>
          <w:lang w:val="en-GB" w:eastAsia="en-US"/>
        </w:rPr>
        <w:t>xpressed this way, it</w:t>
      </w:r>
      <w:r w:rsidR="00B57B2E">
        <w:rPr>
          <w:rFonts w:eastAsiaTheme="minorHAnsi"/>
          <w:lang w:val="en-GB" w:eastAsia="en-US"/>
        </w:rPr>
        <w:t>’s quite</w:t>
      </w:r>
      <w:r w:rsidR="00D21A35" w:rsidRPr="002B51FC">
        <w:rPr>
          <w:rFonts w:eastAsiaTheme="minorHAnsi"/>
          <w:lang w:val="en-GB" w:eastAsia="en-US"/>
        </w:rPr>
        <w:t xml:space="preserve"> clear that </w:t>
      </w:r>
      <w:r w:rsidR="005C59D0">
        <w:rPr>
          <w:rFonts w:eastAsiaTheme="minorHAnsi"/>
          <w:lang w:val="en-GB" w:eastAsia="en-US"/>
        </w:rPr>
        <w:t xml:space="preserve">the </w:t>
      </w:r>
      <w:r w:rsidR="00D21A35" w:rsidRPr="002B51FC">
        <w:rPr>
          <w:rFonts w:eastAsiaTheme="minorHAnsi"/>
          <w:lang w:val="en-GB" w:eastAsia="en-US"/>
        </w:rPr>
        <w:t>value</w:t>
      </w:r>
      <w:r w:rsidR="00F51C31">
        <w:rPr>
          <w:rFonts w:eastAsiaTheme="minorHAnsi"/>
          <w:lang w:val="en-GB" w:eastAsia="en-US"/>
        </w:rPr>
        <w:t xml:space="preserve"> </w:t>
      </w:r>
      <w:r w:rsidR="00D21A35" w:rsidRPr="002B51FC">
        <w:rPr>
          <w:rFonts w:eastAsiaTheme="minorHAnsi"/>
          <w:lang w:val="en-GB" w:eastAsia="en-US"/>
        </w:rPr>
        <w:t xml:space="preserve">functions </w:t>
      </w:r>
      <w:r w:rsidR="00BF085E">
        <w:rPr>
          <w:rFonts w:eastAsiaTheme="minorHAnsi"/>
          <w:lang w:val="en-GB" w:eastAsia="en-US"/>
        </w:rPr>
        <w:t xml:space="preserve">are </w:t>
      </w:r>
      <w:r w:rsidR="00D21A35" w:rsidRPr="002B51FC">
        <w:rPr>
          <w:rFonts w:eastAsiaTheme="minorHAnsi"/>
          <w:lang w:val="en-GB" w:eastAsia="en-US"/>
        </w:rPr>
        <w:t>formaliz</w:t>
      </w:r>
      <w:r w:rsidR="00BF085E">
        <w:rPr>
          <w:rFonts w:eastAsiaTheme="minorHAnsi"/>
          <w:lang w:val="en-GB" w:eastAsia="en-US"/>
        </w:rPr>
        <w:t>ing</w:t>
      </w:r>
      <w:r w:rsidR="00D21A35" w:rsidRPr="002B51FC">
        <w:rPr>
          <w:rFonts w:eastAsiaTheme="minorHAnsi"/>
          <w:lang w:val="en-GB" w:eastAsia="en-US"/>
        </w:rPr>
        <w:t xml:space="preserve"> </w:t>
      </w:r>
      <w:r w:rsidR="00083334">
        <w:rPr>
          <w:rFonts w:eastAsiaTheme="minorHAnsi"/>
          <w:lang w:val="en-GB" w:eastAsia="en-US"/>
        </w:rPr>
        <w:t>the</w:t>
      </w:r>
      <w:r w:rsidR="00D21A35" w:rsidRPr="002B51FC">
        <w:rPr>
          <w:rFonts w:eastAsiaTheme="minorHAnsi"/>
          <w:lang w:val="en-GB" w:eastAsia="en-US"/>
        </w:rPr>
        <w:t xml:space="preserve"> basic and familiar idea.</w:t>
      </w:r>
      <w:r w:rsidR="00F51C31">
        <w:rPr>
          <w:rFonts w:eastAsiaTheme="minorHAnsi"/>
          <w:lang w:val="en-GB" w:eastAsia="en-US"/>
        </w:rPr>
        <w:t xml:space="preserve"> </w:t>
      </w:r>
      <w:r w:rsidR="00127AC5">
        <w:rPr>
          <w:rFonts w:eastAsiaTheme="minorHAnsi"/>
          <w:lang w:val="en-GB" w:eastAsia="en-US"/>
        </w:rPr>
        <w:lastRenderedPageBreak/>
        <w:t>The r</w:t>
      </w:r>
      <w:r w:rsidR="00D21A35" w:rsidRPr="002B51FC">
        <w:rPr>
          <w:rFonts w:eastAsiaTheme="minorHAnsi"/>
          <w:lang w:val="en-GB" w:eastAsia="en-US"/>
        </w:rPr>
        <w:t xml:space="preserve">ewards are in </w:t>
      </w:r>
      <w:r w:rsidR="00C24829">
        <w:rPr>
          <w:rFonts w:eastAsiaTheme="minorHAnsi"/>
          <w:lang w:val="en-GB" w:eastAsia="en-US"/>
        </w:rPr>
        <w:t>the</w:t>
      </w:r>
      <w:r w:rsidR="00D21A35" w:rsidRPr="002B51FC">
        <w:rPr>
          <w:rFonts w:eastAsiaTheme="minorHAnsi"/>
          <w:lang w:val="en-GB" w:eastAsia="en-US"/>
        </w:rPr>
        <w:t xml:space="preserve"> sense primary, values</w:t>
      </w:r>
      <w:r w:rsidR="0063588D">
        <w:rPr>
          <w:rFonts w:eastAsiaTheme="minorHAnsi"/>
          <w:lang w:val="en-GB" w:eastAsia="en-US"/>
        </w:rPr>
        <w:t xml:space="preserve"> </w:t>
      </w:r>
      <w:r w:rsidR="00D21A35" w:rsidRPr="002B51FC">
        <w:rPr>
          <w:rFonts w:eastAsiaTheme="minorHAnsi"/>
          <w:lang w:val="en-GB" w:eastAsia="en-US"/>
        </w:rPr>
        <w:t xml:space="preserve">as </w:t>
      </w:r>
      <w:r w:rsidR="0063588D">
        <w:rPr>
          <w:rFonts w:eastAsiaTheme="minorHAnsi"/>
          <w:lang w:val="en-GB" w:eastAsia="en-US"/>
        </w:rPr>
        <w:t>predicted outcome</w:t>
      </w:r>
      <w:r w:rsidR="00D21A35" w:rsidRPr="002B51FC">
        <w:rPr>
          <w:rFonts w:eastAsiaTheme="minorHAnsi"/>
          <w:lang w:val="en-GB" w:eastAsia="en-US"/>
        </w:rPr>
        <w:t xml:space="preserve"> of rewards</w:t>
      </w:r>
      <w:r w:rsidR="0063588D">
        <w:rPr>
          <w:rFonts w:eastAsiaTheme="minorHAnsi"/>
          <w:lang w:val="en-GB" w:eastAsia="en-US"/>
        </w:rPr>
        <w:t xml:space="preserve"> - </w:t>
      </w:r>
      <w:r w:rsidR="00D21A35" w:rsidRPr="002B51FC">
        <w:rPr>
          <w:rFonts w:eastAsiaTheme="minorHAnsi"/>
          <w:lang w:val="en-GB" w:eastAsia="en-US"/>
        </w:rPr>
        <w:t xml:space="preserve">secondary. Without </w:t>
      </w:r>
      <w:r w:rsidR="00B37375">
        <w:rPr>
          <w:rFonts w:eastAsiaTheme="minorHAnsi"/>
          <w:lang w:val="en-GB" w:eastAsia="en-US"/>
        </w:rPr>
        <w:t xml:space="preserve">any </w:t>
      </w:r>
      <w:r w:rsidR="00D21A35" w:rsidRPr="002B51FC">
        <w:rPr>
          <w:rFonts w:eastAsiaTheme="minorHAnsi"/>
          <w:lang w:val="en-GB" w:eastAsia="en-US"/>
        </w:rPr>
        <w:t xml:space="preserve">rewards there </w:t>
      </w:r>
      <w:r w:rsidR="00A2459E">
        <w:rPr>
          <w:rFonts w:eastAsiaTheme="minorHAnsi"/>
          <w:lang w:val="en-GB" w:eastAsia="en-US"/>
        </w:rPr>
        <w:t>can’t be any</w:t>
      </w:r>
      <w:r w:rsidR="00D21A35" w:rsidRPr="002B51FC">
        <w:rPr>
          <w:rFonts w:eastAsiaTheme="minorHAnsi"/>
          <w:lang w:val="en-GB" w:eastAsia="en-US"/>
        </w:rPr>
        <w:t xml:space="preserve"> values, the only </w:t>
      </w:r>
      <w:r w:rsidR="002F2C10">
        <w:rPr>
          <w:rFonts w:eastAsiaTheme="minorHAnsi"/>
          <w:lang w:val="en-GB" w:eastAsia="en-US"/>
        </w:rPr>
        <w:t xml:space="preserve">sense </w:t>
      </w:r>
      <w:r w:rsidR="00D21A35" w:rsidRPr="002B51FC">
        <w:rPr>
          <w:rFonts w:eastAsiaTheme="minorHAnsi"/>
          <w:lang w:val="en-GB" w:eastAsia="en-US"/>
        </w:rPr>
        <w:t xml:space="preserve">of estimating values </w:t>
      </w:r>
      <w:r w:rsidR="002F2C10">
        <w:rPr>
          <w:rFonts w:eastAsiaTheme="minorHAnsi"/>
          <w:lang w:val="en-GB" w:eastAsia="en-US"/>
        </w:rPr>
        <w:t xml:space="preserve">- </w:t>
      </w:r>
      <w:r w:rsidR="00D21A35" w:rsidRPr="002B51FC">
        <w:rPr>
          <w:rFonts w:eastAsiaTheme="minorHAnsi"/>
          <w:lang w:val="en-GB" w:eastAsia="en-US"/>
        </w:rPr>
        <w:t xml:space="preserve">achieve more reward. </w:t>
      </w:r>
      <w:r w:rsidR="00EB1BAA">
        <w:rPr>
          <w:rFonts w:eastAsiaTheme="minorHAnsi"/>
          <w:lang w:val="en-GB" w:eastAsia="en-US"/>
        </w:rPr>
        <w:t>However</w:t>
      </w:r>
      <w:r w:rsidR="00D21A35" w:rsidRPr="002B51FC">
        <w:rPr>
          <w:rFonts w:eastAsiaTheme="minorHAnsi"/>
          <w:lang w:val="en-GB" w:eastAsia="en-US"/>
        </w:rPr>
        <w:t xml:space="preserve">, </w:t>
      </w:r>
      <w:r w:rsidR="00F9343E">
        <w:rPr>
          <w:rFonts w:eastAsiaTheme="minorHAnsi"/>
          <w:lang w:val="en-GB" w:eastAsia="en-US"/>
        </w:rPr>
        <w:t xml:space="preserve">these are the </w:t>
      </w:r>
      <w:r w:rsidR="00D21A35" w:rsidRPr="002B51FC">
        <w:rPr>
          <w:rFonts w:eastAsiaTheme="minorHAnsi"/>
          <w:lang w:val="en-GB" w:eastAsia="en-US"/>
        </w:rPr>
        <w:t>values with</w:t>
      </w:r>
      <w:r w:rsidR="00F51C31">
        <w:rPr>
          <w:rFonts w:eastAsiaTheme="minorHAnsi"/>
          <w:lang w:val="en-GB" w:eastAsia="en-US"/>
        </w:rPr>
        <w:t xml:space="preserve"> </w:t>
      </w:r>
      <w:r w:rsidR="00D21A35" w:rsidRPr="002B51FC">
        <w:rPr>
          <w:rFonts w:eastAsiaTheme="minorHAnsi"/>
          <w:lang w:val="en-GB" w:eastAsia="en-US"/>
        </w:rPr>
        <w:t>which we most</w:t>
      </w:r>
      <w:r w:rsidR="00F075BF">
        <w:rPr>
          <w:rFonts w:eastAsiaTheme="minorHAnsi"/>
          <w:lang w:val="en-GB" w:eastAsia="en-US"/>
        </w:rPr>
        <w:t>ly</w:t>
      </w:r>
      <w:r w:rsidR="00D21A35" w:rsidRPr="002B51FC">
        <w:rPr>
          <w:rFonts w:eastAsiaTheme="minorHAnsi"/>
          <w:lang w:val="en-GB" w:eastAsia="en-US"/>
        </w:rPr>
        <w:t xml:space="preserve"> concerned making and evaluating</w:t>
      </w:r>
      <w:r w:rsidR="00490894">
        <w:rPr>
          <w:rFonts w:eastAsiaTheme="minorHAnsi"/>
          <w:lang w:val="en-GB" w:eastAsia="en-US"/>
        </w:rPr>
        <w:t xml:space="preserve"> our</w:t>
      </w:r>
      <w:r w:rsidR="00D21A35" w:rsidRPr="002B51FC">
        <w:rPr>
          <w:rFonts w:eastAsiaTheme="minorHAnsi"/>
          <w:lang w:val="en-GB" w:eastAsia="en-US"/>
        </w:rPr>
        <w:t xml:space="preserve"> decisions. </w:t>
      </w:r>
      <w:r w:rsidR="00BC54C3">
        <w:rPr>
          <w:rFonts w:eastAsiaTheme="minorHAnsi"/>
          <w:lang w:val="en-GB" w:eastAsia="en-US"/>
        </w:rPr>
        <w:t xml:space="preserve">The choice of actions is </w:t>
      </w:r>
      <w:r w:rsidR="00D21A35" w:rsidRPr="002B51FC">
        <w:rPr>
          <w:rFonts w:eastAsiaTheme="minorHAnsi"/>
          <w:lang w:val="en-GB" w:eastAsia="en-US"/>
        </w:rPr>
        <w:t xml:space="preserve">made based on </w:t>
      </w:r>
      <w:r w:rsidR="00BC54C3">
        <w:rPr>
          <w:rFonts w:eastAsiaTheme="minorHAnsi"/>
          <w:lang w:val="en-GB" w:eastAsia="en-US"/>
        </w:rPr>
        <w:t xml:space="preserve">our </w:t>
      </w:r>
      <w:r w:rsidR="00D21A35" w:rsidRPr="002B51FC">
        <w:rPr>
          <w:rFonts w:eastAsiaTheme="minorHAnsi"/>
          <w:lang w:val="en-GB" w:eastAsia="en-US"/>
        </w:rPr>
        <w:t xml:space="preserve">value judgments. We </w:t>
      </w:r>
      <w:r w:rsidR="00E35917">
        <w:rPr>
          <w:rFonts w:eastAsiaTheme="minorHAnsi"/>
          <w:lang w:val="en-GB" w:eastAsia="en-US"/>
        </w:rPr>
        <w:t xml:space="preserve">are looking for </w:t>
      </w:r>
      <w:r w:rsidR="00D21A35" w:rsidRPr="002B51FC">
        <w:rPr>
          <w:rFonts w:eastAsiaTheme="minorHAnsi"/>
          <w:lang w:val="en-GB" w:eastAsia="en-US"/>
        </w:rPr>
        <w:t xml:space="preserve">actions </w:t>
      </w:r>
      <w:r w:rsidR="0024437F">
        <w:rPr>
          <w:rFonts w:eastAsiaTheme="minorHAnsi"/>
          <w:lang w:val="en-GB" w:eastAsia="en-US"/>
        </w:rPr>
        <w:t>bringing</w:t>
      </w:r>
      <w:r w:rsidR="00D21A35" w:rsidRPr="002B51FC">
        <w:rPr>
          <w:rFonts w:eastAsiaTheme="minorHAnsi"/>
          <w:lang w:val="en-GB" w:eastAsia="en-US"/>
        </w:rPr>
        <w:t xml:space="preserve"> about</w:t>
      </w:r>
      <w:r w:rsidR="00F51C31">
        <w:rPr>
          <w:rFonts w:eastAsiaTheme="minorHAnsi"/>
          <w:lang w:val="en-GB" w:eastAsia="en-US"/>
        </w:rPr>
        <w:t xml:space="preserve"> </w:t>
      </w:r>
      <w:r w:rsidR="00D21A35" w:rsidRPr="002B51FC">
        <w:rPr>
          <w:rFonts w:eastAsiaTheme="minorHAnsi"/>
          <w:lang w:val="en-GB" w:eastAsia="en-US"/>
        </w:rPr>
        <w:t xml:space="preserve">states of </w:t>
      </w:r>
      <w:r w:rsidR="009D0FD2">
        <w:rPr>
          <w:rFonts w:eastAsiaTheme="minorHAnsi"/>
          <w:lang w:val="en-GB" w:eastAsia="en-US"/>
        </w:rPr>
        <w:t xml:space="preserve">the </w:t>
      </w:r>
      <w:r w:rsidR="00D21A35" w:rsidRPr="002B51FC">
        <w:rPr>
          <w:rFonts w:eastAsiaTheme="minorHAnsi"/>
          <w:lang w:val="en-GB" w:eastAsia="en-US"/>
        </w:rPr>
        <w:t xml:space="preserve">highest value, not </w:t>
      </w:r>
      <w:r w:rsidR="000C53D6">
        <w:rPr>
          <w:rFonts w:eastAsiaTheme="minorHAnsi"/>
          <w:lang w:val="en-GB" w:eastAsia="en-US"/>
        </w:rPr>
        <w:t xml:space="preserve">the </w:t>
      </w:r>
      <w:r w:rsidR="00D21A35" w:rsidRPr="002B51FC">
        <w:rPr>
          <w:rFonts w:eastAsiaTheme="minorHAnsi"/>
          <w:lang w:val="en-GB" w:eastAsia="en-US"/>
        </w:rPr>
        <w:t xml:space="preserve">highest reward, </w:t>
      </w:r>
      <w:r w:rsidR="00BC0A95">
        <w:rPr>
          <w:rFonts w:eastAsiaTheme="minorHAnsi"/>
          <w:lang w:val="en-GB" w:eastAsia="en-US"/>
        </w:rPr>
        <w:t xml:space="preserve">since </w:t>
      </w:r>
      <w:r w:rsidR="00D21A35" w:rsidRPr="002B51FC">
        <w:rPr>
          <w:rFonts w:eastAsiaTheme="minorHAnsi"/>
          <w:lang w:val="en-GB" w:eastAsia="en-US"/>
        </w:rPr>
        <w:t xml:space="preserve">these actions </w:t>
      </w:r>
      <w:r w:rsidR="00996DEF">
        <w:rPr>
          <w:rFonts w:eastAsiaTheme="minorHAnsi"/>
          <w:lang w:val="en-GB" w:eastAsia="en-US"/>
        </w:rPr>
        <w:t>contain</w:t>
      </w:r>
      <w:r w:rsidR="00D21A35" w:rsidRPr="002B51FC">
        <w:rPr>
          <w:rFonts w:eastAsiaTheme="minorHAnsi"/>
          <w:lang w:val="en-GB" w:eastAsia="en-US"/>
        </w:rPr>
        <w:t xml:space="preserve"> the</w:t>
      </w:r>
      <w:r w:rsidR="00F51C31">
        <w:rPr>
          <w:rFonts w:eastAsiaTheme="minorHAnsi"/>
          <w:lang w:val="en-GB" w:eastAsia="en-US"/>
        </w:rPr>
        <w:t xml:space="preserve"> </w:t>
      </w:r>
      <w:r w:rsidR="00744D34">
        <w:rPr>
          <w:rFonts w:eastAsiaTheme="minorHAnsi"/>
          <w:lang w:val="en-GB" w:eastAsia="en-US"/>
        </w:rPr>
        <w:t xml:space="preserve">highest </w:t>
      </w:r>
      <w:r w:rsidR="00D21A35" w:rsidRPr="002B51FC">
        <w:rPr>
          <w:rFonts w:eastAsiaTheme="minorHAnsi"/>
          <w:lang w:val="en-GB" w:eastAsia="en-US"/>
        </w:rPr>
        <w:t xml:space="preserve">amount of reward </w:t>
      </w:r>
      <w:r w:rsidR="00133645">
        <w:rPr>
          <w:rFonts w:eastAsiaTheme="minorHAnsi"/>
          <w:lang w:val="en-GB" w:eastAsia="en-US"/>
        </w:rPr>
        <w:t xml:space="preserve">in </w:t>
      </w:r>
      <w:r w:rsidR="00D21A35" w:rsidRPr="002B51FC">
        <w:rPr>
          <w:rFonts w:eastAsiaTheme="minorHAnsi"/>
          <w:lang w:val="en-GB" w:eastAsia="en-US"/>
        </w:rPr>
        <w:t>the long run</w:t>
      </w:r>
      <w:ins w:id="306" w:author="Олександр Романченко" w:date="2020-05-16T23:57:00Z">
        <w:r w:rsidR="005B78EF">
          <w:rPr>
            <w:rStyle w:val="FootnoteReference"/>
            <w:rFonts w:eastAsiaTheme="minorHAnsi"/>
            <w:lang w:val="en-GB" w:eastAsia="en-US"/>
          </w:rPr>
          <w:footnoteReference w:id="23"/>
        </w:r>
      </w:ins>
      <w:r w:rsidR="00D21A35" w:rsidRPr="002B51FC">
        <w:rPr>
          <w:rFonts w:eastAsiaTheme="minorHAnsi"/>
          <w:lang w:val="en-GB" w:eastAsia="en-US"/>
        </w:rPr>
        <w:t>. In planning</w:t>
      </w:r>
      <w:r w:rsidR="00172BF6">
        <w:rPr>
          <w:rFonts w:eastAsiaTheme="minorHAnsi"/>
          <w:lang w:val="en-GB" w:eastAsia="en-US"/>
        </w:rPr>
        <w:t xml:space="preserve"> and </w:t>
      </w:r>
      <w:r w:rsidR="00172BF6" w:rsidRPr="002B51FC">
        <w:rPr>
          <w:rFonts w:eastAsiaTheme="minorHAnsi"/>
          <w:lang w:val="en-GB" w:eastAsia="en-US"/>
        </w:rPr>
        <w:t>decision-making</w:t>
      </w:r>
      <w:r w:rsidR="00D21A35" w:rsidRPr="002B51FC">
        <w:rPr>
          <w:rFonts w:eastAsiaTheme="minorHAnsi"/>
          <w:lang w:val="en-GB" w:eastAsia="en-US"/>
        </w:rPr>
        <w:t xml:space="preserve">, the quantity </w:t>
      </w:r>
      <w:r w:rsidR="00172BF6">
        <w:rPr>
          <w:rFonts w:eastAsiaTheme="minorHAnsi"/>
          <w:lang w:val="en-GB" w:eastAsia="en-US"/>
        </w:rPr>
        <w:t xml:space="preserve">which is </w:t>
      </w:r>
      <w:r w:rsidR="00D21A35" w:rsidRPr="002B51FC">
        <w:rPr>
          <w:rFonts w:eastAsiaTheme="minorHAnsi"/>
          <w:lang w:val="en-GB" w:eastAsia="en-US"/>
        </w:rPr>
        <w:t xml:space="preserve">called value </w:t>
      </w:r>
      <w:r w:rsidR="00172BF6">
        <w:rPr>
          <w:rFonts w:eastAsiaTheme="minorHAnsi"/>
          <w:lang w:val="en-GB" w:eastAsia="en-US"/>
        </w:rPr>
        <w:t xml:space="preserve">- </w:t>
      </w:r>
      <w:r w:rsidR="00D21A35" w:rsidRPr="002B51FC">
        <w:rPr>
          <w:rFonts w:eastAsiaTheme="minorHAnsi"/>
          <w:lang w:val="en-GB" w:eastAsia="en-US"/>
        </w:rPr>
        <w:t>the one which we are most</w:t>
      </w:r>
      <w:r w:rsidR="00F51C31">
        <w:rPr>
          <w:rFonts w:eastAsiaTheme="minorHAnsi"/>
          <w:lang w:val="en-GB" w:eastAsia="en-US"/>
        </w:rPr>
        <w:t xml:space="preserve"> </w:t>
      </w:r>
      <w:r w:rsidR="00D21A35" w:rsidRPr="002B51FC">
        <w:rPr>
          <w:rFonts w:eastAsiaTheme="minorHAnsi"/>
          <w:lang w:val="en-GB" w:eastAsia="en-US"/>
        </w:rPr>
        <w:t xml:space="preserve">concerned. </w:t>
      </w:r>
      <w:r w:rsidR="00B768A4">
        <w:rPr>
          <w:rFonts w:eastAsiaTheme="minorHAnsi"/>
          <w:lang w:val="en-GB" w:eastAsia="en-US"/>
        </w:rPr>
        <w:t>I</w:t>
      </w:r>
      <w:r w:rsidR="00D21A35" w:rsidRPr="002B51FC">
        <w:rPr>
          <w:rFonts w:eastAsiaTheme="minorHAnsi"/>
          <w:lang w:val="en-GB" w:eastAsia="en-US"/>
        </w:rPr>
        <w:t xml:space="preserve">t is </w:t>
      </w:r>
      <w:r w:rsidR="00B710CA">
        <w:rPr>
          <w:rFonts w:eastAsiaTheme="minorHAnsi"/>
          <w:lang w:val="en-GB" w:eastAsia="en-US"/>
        </w:rPr>
        <w:t>harder</w:t>
      </w:r>
      <w:r w:rsidR="00B768A4">
        <w:rPr>
          <w:rFonts w:eastAsiaTheme="minorHAnsi"/>
          <w:lang w:val="en-GB" w:eastAsia="en-US"/>
        </w:rPr>
        <w:t xml:space="preserve"> </w:t>
      </w:r>
      <w:r w:rsidR="00D21A35" w:rsidRPr="002B51FC">
        <w:rPr>
          <w:rFonts w:eastAsiaTheme="minorHAnsi"/>
          <w:lang w:val="en-GB" w:eastAsia="en-US"/>
        </w:rPr>
        <w:t xml:space="preserve">to </w:t>
      </w:r>
      <w:r w:rsidR="00B768A4">
        <w:rPr>
          <w:rFonts w:eastAsiaTheme="minorHAnsi"/>
          <w:lang w:val="en-GB" w:eastAsia="en-US"/>
        </w:rPr>
        <w:t>find</w:t>
      </w:r>
      <w:r w:rsidR="00D21A35" w:rsidRPr="002B51FC">
        <w:rPr>
          <w:rFonts w:eastAsiaTheme="minorHAnsi"/>
          <w:lang w:val="en-GB" w:eastAsia="en-US"/>
        </w:rPr>
        <w:t xml:space="preserve"> </w:t>
      </w:r>
      <w:r w:rsidR="00B768A4">
        <w:rPr>
          <w:rFonts w:eastAsiaTheme="minorHAnsi"/>
          <w:lang w:val="en-GB" w:eastAsia="en-US"/>
        </w:rPr>
        <w:t xml:space="preserve">the </w:t>
      </w:r>
      <w:r w:rsidR="00D21A35" w:rsidRPr="002B51FC">
        <w:rPr>
          <w:rFonts w:eastAsiaTheme="minorHAnsi"/>
          <w:lang w:val="en-GB" w:eastAsia="en-US"/>
        </w:rPr>
        <w:t>values than to</w:t>
      </w:r>
      <w:r w:rsidR="00F51C31">
        <w:rPr>
          <w:rFonts w:eastAsiaTheme="minorHAnsi"/>
          <w:lang w:val="en-GB" w:eastAsia="en-US"/>
        </w:rPr>
        <w:t xml:space="preserve"> </w:t>
      </w:r>
      <w:r w:rsidR="00D21A35" w:rsidRPr="002B51FC">
        <w:rPr>
          <w:rFonts w:eastAsiaTheme="minorHAnsi"/>
          <w:lang w:val="en-GB" w:eastAsia="en-US"/>
        </w:rPr>
        <w:t xml:space="preserve">determine </w:t>
      </w:r>
      <w:r w:rsidR="001F1CC5">
        <w:rPr>
          <w:rFonts w:eastAsiaTheme="minorHAnsi"/>
          <w:lang w:val="en-GB" w:eastAsia="en-US"/>
        </w:rPr>
        <w:t xml:space="preserve">the </w:t>
      </w:r>
      <w:r w:rsidR="00D21A35" w:rsidRPr="002B51FC">
        <w:rPr>
          <w:rFonts w:eastAsiaTheme="minorHAnsi"/>
          <w:lang w:val="en-GB" w:eastAsia="en-US"/>
        </w:rPr>
        <w:t>rewards. Rewards are given by environment,</w:t>
      </w:r>
      <w:r w:rsidR="00F51C31">
        <w:rPr>
          <w:rFonts w:eastAsiaTheme="minorHAnsi"/>
          <w:lang w:val="en-GB" w:eastAsia="en-US"/>
        </w:rPr>
        <w:t xml:space="preserve"> </w:t>
      </w:r>
      <w:r w:rsidR="00D21A35" w:rsidRPr="002B51FC">
        <w:rPr>
          <w:rFonts w:eastAsiaTheme="minorHAnsi"/>
          <w:lang w:val="en-GB" w:eastAsia="en-US"/>
        </w:rPr>
        <w:t xml:space="preserve">but </w:t>
      </w:r>
      <w:r w:rsidR="00133D68">
        <w:rPr>
          <w:rFonts w:eastAsiaTheme="minorHAnsi"/>
          <w:lang w:val="en-GB" w:eastAsia="en-US"/>
        </w:rPr>
        <w:t xml:space="preserve">the </w:t>
      </w:r>
      <w:r w:rsidR="00D21A35" w:rsidRPr="002B51FC">
        <w:rPr>
          <w:rFonts w:eastAsiaTheme="minorHAnsi"/>
          <w:lang w:val="en-GB" w:eastAsia="en-US"/>
        </w:rPr>
        <w:t xml:space="preserve">values </w:t>
      </w:r>
      <w:r w:rsidR="00727F19">
        <w:rPr>
          <w:rFonts w:eastAsiaTheme="minorHAnsi"/>
          <w:lang w:val="en-GB" w:eastAsia="en-US"/>
        </w:rPr>
        <w:t xml:space="preserve">have to </w:t>
      </w:r>
      <w:r w:rsidR="00D21A35" w:rsidRPr="002B51FC">
        <w:rPr>
          <w:rFonts w:eastAsiaTheme="minorHAnsi"/>
          <w:lang w:val="en-GB" w:eastAsia="en-US"/>
        </w:rPr>
        <w:t xml:space="preserve">be estimated from sequences of </w:t>
      </w:r>
      <w:r w:rsidR="00413DF1">
        <w:rPr>
          <w:rFonts w:eastAsiaTheme="minorHAnsi"/>
          <w:lang w:val="en-GB" w:eastAsia="en-US"/>
        </w:rPr>
        <w:t xml:space="preserve">the </w:t>
      </w:r>
      <w:r w:rsidR="00D21A35" w:rsidRPr="002B51FC">
        <w:rPr>
          <w:rFonts w:eastAsiaTheme="minorHAnsi"/>
          <w:lang w:val="en-GB" w:eastAsia="en-US"/>
        </w:rPr>
        <w:t>observations</w:t>
      </w:r>
      <w:r w:rsidR="00F51C31">
        <w:rPr>
          <w:rFonts w:eastAsiaTheme="minorHAnsi"/>
          <w:lang w:val="en-GB" w:eastAsia="en-US"/>
        </w:rPr>
        <w:t xml:space="preserve"> </w:t>
      </w:r>
      <w:r w:rsidR="00B801FE">
        <w:rPr>
          <w:rFonts w:eastAsiaTheme="minorHAnsi"/>
          <w:lang w:val="en-GB" w:eastAsia="en-US"/>
        </w:rPr>
        <w:t xml:space="preserve">the </w:t>
      </w:r>
      <w:r w:rsidR="00D21A35" w:rsidRPr="002B51FC">
        <w:rPr>
          <w:rFonts w:eastAsiaTheme="minorHAnsi"/>
          <w:lang w:val="en-GB" w:eastAsia="en-US"/>
        </w:rPr>
        <w:t xml:space="preserve">agent makes </w:t>
      </w:r>
      <w:r w:rsidR="00AD0CF8">
        <w:rPr>
          <w:rFonts w:eastAsiaTheme="minorHAnsi"/>
          <w:lang w:val="en-GB" w:eastAsia="en-US"/>
        </w:rPr>
        <w:t xml:space="preserve">in its </w:t>
      </w:r>
      <w:r w:rsidR="00D21A35" w:rsidRPr="002B51FC">
        <w:rPr>
          <w:rFonts w:eastAsiaTheme="minorHAnsi"/>
          <w:lang w:val="en-GB" w:eastAsia="en-US"/>
        </w:rPr>
        <w:t xml:space="preserve">lifetime. In fact, the most </w:t>
      </w:r>
      <w:r w:rsidR="00E301EE">
        <w:rPr>
          <w:rFonts w:eastAsiaTheme="minorHAnsi"/>
          <w:lang w:val="en-GB" w:eastAsia="en-US"/>
        </w:rPr>
        <w:t xml:space="preserve">valuable </w:t>
      </w:r>
      <w:r w:rsidR="00D21A35" w:rsidRPr="002B51FC">
        <w:rPr>
          <w:rFonts w:eastAsiaTheme="minorHAnsi"/>
          <w:lang w:val="en-GB" w:eastAsia="en-US"/>
        </w:rPr>
        <w:t xml:space="preserve">component of all </w:t>
      </w:r>
      <w:r w:rsidR="00E301EE">
        <w:rPr>
          <w:rFonts w:eastAsiaTheme="minorHAnsi"/>
          <w:lang w:val="en-GB" w:eastAsia="en-US"/>
        </w:rPr>
        <w:t>RL</w:t>
      </w:r>
      <w:r w:rsidR="00D21A35" w:rsidRPr="002B51FC">
        <w:rPr>
          <w:rFonts w:eastAsiaTheme="minorHAnsi"/>
          <w:lang w:val="en-GB" w:eastAsia="en-US"/>
        </w:rPr>
        <w:t xml:space="preserve"> algorithms is </w:t>
      </w:r>
      <w:r w:rsidR="00EA103F">
        <w:rPr>
          <w:rFonts w:eastAsiaTheme="minorHAnsi"/>
          <w:lang w:val="en-GB" w:eastAsia="en-US"/>
        </w:rPr>
        <w:t xml:space="preserve">the </w:t>
      </w:r>
      <w:r w:rsidR="00D21A35" w:rsidRPr="002B51FC">
        <w:rPr>
          <w:rFonts w:eastAsiaTheme="minorHAnsi"/>
          <w:lang w:val="en-GB" w:eastAsia="en-US"/>
        </w:rPr>
        <w:t xml:space="preserve">method </w:t>
      </w:r>
      <w:r w:rsidR="0033658B">
        <w:rPr>
          <w:rFonts w:eastAsiaTheme="minorHAnsi"/>
          <w:lang w:val="en-GB" w:eastAsia="en-US"/>
        </w:rPr>
        <w:t xml:space="preserve">of </w:t>
      </w:r>
      <w:r w:rsidR="00D21A35" w:rsidRPr="002B51FC">
        <w:rPr>
          <w:rFonts w:eastAsiaTheme="minorHAnsi"/>
          <w:lang w:val="en-GB" w:eastAsia="en-US"/>
        </w:rPr>
        <w:t>e</w:t>
      </w:r>
      <w:r w:rsidR="001C1D4A">
        <w:rPr>
          <w:rFonts w:eastAsiaTheme="minorHAnsi"/>
          <w:lang w:val="en-GB" w:eastAsia="en-US"/>
        </w:rPr>
        <w:t>ffi</w:t>
      </w:r>
      <w:r w:rsidR="00D21A35" w:rsidRPr="002B51FC">
        <w:rPr>
          <w:rFonts w:eastAsiaTheme="minorHAnsi"/>
          <w:lang w:val="en-GB" w:eastAsia="en-US"/>
        </w:rPr>
        <w:t>cient estimati</w:t>
      </w:r>
      <w:r w:rsidR="00EA33F5">
        <w:rPr>
          <w:rFonts w:eastAsiaTheme="minorHAnsi"/>
          <w:lang w:val="en-GB" w:eastAsia="en-US"/>
        </w:rPr>
        <w:t>on of</w:t>
      </w:r>
      <w:r w:rsidR="00D21A35" w:rsidRPr="002B51FC">
        <w:rPr>
          <w:rFonts w:eastAsiaTheme="minorHAnsi"/>
          <w:lang w:val="en-GB" w:eastAsia="en-US"/>
        </w:rPr>
        <w:t xml:space="preserve"> values. </w:t>
      </w:r>
      <w:r w:rsidR="00E06187">
        <w:rPr>
          <w:rFonts w:eastAsiaTheme="minorHAnsi"/>
          <w:lang w:val="en-GB" w:eastAsia="en-US"/>
        </w:rPr>
        <w:t>C</w:t>
      </w:r>
      <w:r w:rsidR="00D21A35" w:rsidRPr="002B51FC">
        <w:rPr>
          <w:rFonts w:eastAsiaTheme="minorHAnsi"/>
          <w:lang w:val="en-GB" w:eastAsia="en-US"/>
        </w:rPr>
        <w:t xml:space="preserve">entral role of </w:t>
      </w:r>
      <w:r w:rsidR="00E06187">
        <w:rPr>
          <w:rFonts w:eastAsiaTheme="minorHAnsi"/>
          <w:lang w:val="en-GB" w:eastAsia="en-US"/>
        </w:rPr>
        <w:t xml:space="preserve">the </w:t>
      </w:r>
      <w:r w:rsidR="00D21A35" w:rsidRPr="002B51FC">
        <w:rPr>
          <w:rFonts w:eastAsiaTheme="minorHAnsi"/>
          <w:lang w:val="en-GB" w:eastAsia="en-US"/>
        </w:rPr>
        <w:t>value estimation</w:t>
      </w:r>
      <w:ins w:id="318" w:author="Олександр Романченко" w:date="2020-05-17T00:01:00Z">
        <w:r w:rsidR="009542F5">
          <w:rPr>
            <w:rStyle w:val="FootnoteReference"/>
            <w:rFonts w:eastAsiaTheme="minorHAnsi"/>
            <w:lang w:val="en-GB" w:eastAsia="en-US"/>
          </w:rPr>
          <w:footnoteReference w:id="24"/>
        </w:r>
      </w:ins>
      <w:r w:rsidR="00F51C31">
        <w:rPr>
          <w:rFonts w:eastAsiaTheme="minorHAnsi"/>
          <w:lang w:val="en-GB" w:eastAsia="en-US"/>
        </w:rPr>
        <w:t xml:space="preserve"> </w:t>
      </w:r>
      <w:r w:rsidR="00D21A35" w:rsidRPr="002B51FC">
        <w:rPr>
          <w:rFonts w:eastAsiaTheme="minorHAnsi"/>
          <w:lang w:val="en-GB" w:eastAsia="en-US"/>
        </w:rPr>
        <w:t xml:space="preserve">is the most important </w:t>
      </w:r>
      <w:r w:rsidR="00E06187">
        <w:rPr>
          <w:rFonts w:eastAsiaTheme="minorHAnsi"/>
          <w:lang w:val="en-GB" w:eastAsia="en-US"/>
        </w:rPr>
        <w:t xml:space="preserve">concept </w:t>
      </w:r>
      <w:r w:rsidR="00D21A35" w:rsidRPr="002B51FC">
        <w:rPr>
          <w:rFonts w:eastAsiaTheme="minorHAnsi"/>
          <w:lang w:val="en-GB" w:eastAsia="en-US"/>
        </w:rPr>
        <w:t xml:space="preserve">we learned about </w:t>
      </w:r>
      <w:r w:rsidR="00E06187">
        <w:rPr>
          <w:rFonts w:eastAsiaTheme="minorHAnsi"/>
          <w:lang w:val="en-GB" w:eastAsia="en-US"/>
        </w:rPr>
        <w:t>RL</w:t>
      </w:r>
      <w:r w:rsidR="00D21A35" w:rsidRPr="002B51FC">
        <w:rPr>
          <w:rFonts w:eastAsiaTheme="minorHAnsi"/>
          <w:lang w:val="en-GB" w:eastAsia="en-US"/>
        </w:rPr>
        <w:t xml:space="preserve"> </w:t>
      </w:r>
      <w:r w:rsidR="00E06187">
        <w:rPr>
          <w:rFonts w:eastAsiaTheme="minorHAnsi"/>
          <w:lang w:val="en-GB" w:eastAsia="en-US"/>
        </w:rPr>
        <w:t xml:space="preserve">in </w:t>
      </w:r>
      <w:r w:rsidR="00D21A35" w:rsidRPr="002B51FC">
        <w:rPr>
          <w:rFonts w:eastAsiaTheme="minorHAnsi"/>
          <w:lang w:val="en-GB" w:eastAsia="en-US"/>
        </w:rPr>
        <w:t>the last decades.</w:t>
      </w:r>
      <w:r w:rsidR="00E06187">
        <w:rPr>
          <w:rFonts w:eastAsiaTheme="minorHAnsi"/>
          <w:lang w:val="en-GB" w:eastAsia="en-US"/>
        </w:rPr>
        <w:t xml:space="preserve"> </w:t>
      </w:r>
      <w:r w:rsidR="00D21A35" w:rsidRPr="002B51FC">
        <w:rPr>
          <w:rFonts w:eastAsiaTheme="minorHAnsi"/>
          <w:lang w:val="en-GB" w:eastAsia="en-US"/>
        </w:rPr>
        <w:t>The fourth</w:t>
      </w:r>
      <w:r w:rsidR="00FD4FD2">
        <w:rPr>
          <w:rFonts w:eastAsiaTheme="minorHAnsi"/>
          <w:lang w:val="en-GB" w:eastAsia="en-US"/>
        </w:rPr>
        <w:t xml:space="preserve">, </w:t>
      </w:r>
      <w:r w:rsidR="00953C3E">
        <w:rPr>
          <w:rFonts w:eastAsiaTheme="minorHAnsi"/>
          <w:lang w:val="en-GB" w:eastAsia="en-US"/>
        </w:rPr>
        <w:t>fi</w:t>
      </w:r>
      <w:r w:rsidR="00D21A35" w:rsidRPr="002B51FC">
        <w:rPr>
          <w:rFonts w:eastAsiaTheme="minorHAnsi"/>
          <w:lang w:val="en-GB" w:eastAsia="en-US"/>
        </w:rPr>
        <w:t xml:space="preserve">nal element of </w:t>
      </w:r>
      <w:r w:rsidR="002E7ACB">
        <w:rPr>
          <w:rFonts w:eastAsiaTheme="minorHAnsi"/>
          <w:lang w:val="en-GB" w:eastAsia="en-US"/>
        </w:rPr>
        <w:t>RL</w:t>
      </w:r>
      <w:r w:rsidR="00D21A35" w:rsidRPr="002B51FC">
        <w:rPr>
          <w:rFonts w:eastAsiaTheme="minorHAnsi"/>
          <w:lang w:val="en-GB" w:eastAsia="en-US"/>
        </w:rPr>
        <w:t xml:space="preserve"> systems is</w:t>
      </w:r>
      <w:r w:rsidR="00F51C31">
        <w:rPr>
          <w:rFonts w:eastAsiaTheme="minorHAnsi"/>
          <w:lang w:val="en-GB" w:eastAsia="en-US"/>
        </w:rPr>
        <w:t xml:space="preserve"> </w:t>
      </w:r>
      <w:r w:rsidR="00ED76C8">
        <w:rPr>
          <w:rFonts w:eastAsiaTheme="minorHAnsi"/>
          <w:lang w:val="en-GB" w:eastAsia="en-US"/>
        </w:rPr>
        <w:t xml:space="preserve">the </w:t>
      </w:r>
      <w:r w:rsidR="00D21A35" w:rsidRPr="002B51FC">
        <w:rPr>
          <w:rFonts w:eastAsiaTheme="minorHAnsi"/>
          <w:lang w:val="en-GB" w:eastAsia="en-US"/>
        </w:rPr>
        <w:t xml:space="preserve">model of environment. </w:t>
      </w:r>
      <w:r w:rsidR="000C610B">
        <w:rPr>
          <w:rFonts w:eastAsiaTheme="minorHAnsi"/>
          <w:lang w:val="en-GB" w:eastAsia="en-US"/>
        </w:rPr>
        <w:t>It’s</w:t>
      </w:r>
      <w:r w:rsidR="00D21A35" w:rsidRPr="002B51FC">
        <w:rPr>
          <w:rFonts w:eastAsiaTheme="minorHAnsi"/>
          <w:lang w:val="en-GB" w:eastAsia="en-US"/>
        </w:rPr>
        <w:t xml:space="preserve"> something that </w:t>
      </w:r>
      <w:r w:rsidR="008C1E3F">
        <w:rPr>
          <w:rFonts w:eastAsiaTheme="minorHAnsi"/>
          <w:lang w:val="en-GB" w:eastAsia="en-US"/>
        </w:rPr>
        <w:t>replicates</w:t>
      </w:r>
      <w:r w:rsidR="00D21A35" w:rsidRPr="002B51FC">
        <w:rPr>
          <w:rFonts w:eastAsiaTheme="minorHAnsi"/>
          <w:lang w:val="en-GB" w:eastAsia="en-US"/>
        </w:rPr>
        <w:t xml:space="preserve"> the </w:t>
      </w:r>
      <w:r w:rsidR="00EF5CFF" w:rsidRPr="002B51FC">
        <w:rPr>
          <w:rFonts w:eastAsiaTheme="minorHAnsi"/>
          <w:lang w:val="en-GB" w:eastAsia="en-US"/>
        </w:rPr>
        <w:t>behaviour</w:t>
      </w:r>
      <w:r w:rsidR="00D21A35" w:rsidRPr="002B51FC">
        <w:rPr>
          <w:rFonts w:eastAsiaTheme="minorHAnsi"/>
          <w:lang w:val="en-GB" w:eastAsia="en-US"/>
        </w:rPr>
        <w:t xml:space="preserve"> of</w:t>
      </w:r>
      <w:r w:rsidR="00F51C31">
        <w:rPr>
          <w:rFonts w:eastAsiaTheme="minorHAnsi"/>
          <w:lang w:val="en-GB" w:eastAsia="en-US"/>
        </w:rPr>
        <w:t xml:space="preserve"> </w:t>
      </w:r>
      <w:r w:rsidR="00D21A35" w:rsidRPr="002B51FC">
        <w:rPr>
          <w:rFonts w:eastAsiaTheme="minorHAnsi"/>
          <w:lang w:val="en-GB" w:eastAsia="en-US"/>
        </w:rPr>
        <w:t>environment, more</w:t>
      </w:r>
      <w:r w:rsidR="006025F7">
        <w:rPr>
          <w:rFonts w:eastAsiaTheme="minorHAnsi"/>
          <w:lang w:val="en-GB" w:eastAsia="en-US"/>
        </w:rPr>
        <w:t xml:space="preserve"> </w:t>
      </w:r>
      <w:r w:rsidR="00D21A35" w:rsidRPr="002B51FC">
        <w:rPr>
          <w:rFonts w:eastAsiaTheme="minorHAnsi"/>
          <w:lang w:val="en-GB" w:eastAsia="en-US"/>
        </w:rPr>
        <w:t xml:space="preserve">generally, </w:t>
      </w:r>
      <w:r w:rsidR="005C3CE5">
        <w:rPr>
          <w:rFonts w:eastAsiaTheme="minorHAnsi"/>
          <w:lang w:val="en-GB" w:eastAsia="en-US"/>
        </w:rPr>
        <w:t xml:space="preserve">something </w:t>
      </w:r>
      <w:r w:rsidR="00D21A35" w:rsidRPr="002B51FC">
        <w:rPr>
          <w:rFonts w:eastAsiaTheme="minorHAnsi"/>
          <w:lang w:val="en-GB" w:eastAsia="en-US"/>
        </w:rPr>
        <w:t xml:space="preserve">that allows </w:t>
      </w:r>
      <w:r w:rsidR="00FA5CA8">
        <w:rPr>
          <w:rFonts w:eastAsiaTheme="minorHAnsi"/>
          <w:lang w:val="en-GB" w:eastAsia="en-US"/>
        </w:rPr>
        <w:t xml:space="preserve">conclusions </w:t>
      </w:r>
      <w:r w:rsidR="00D21A35" w:rsidRPr="002B51FC">
        <w:rPr>
          <w:rFonts w:eastAsiaTheme="minorHAnsi"/>
          <w:lang w:val="en-GB" w:eastAsia="en-US"/>
        </w:rPr>
        <w:t xml:space="preserve">to be made </w:t>
      </w:r>
      <w:r w:rsidR="00F961D3">
        <w:rPr>
          <w:rFonts w:eastAsiaTheme="minorHAnsi"/>
          <w:lang w:val="en-GB" w:eastAsia="en-US"/>
        </w:rPr>
        <w:t xml:space="preserve">of </w:t>
      </w:r>
      <w:r w:rsidR="00D21A35" w:rsidRPr="002B51FC">
        <w:rPr>
          <w:rFonts w:eastAsiaTheme="minorHAnsi"/>
          <w:lang w:val="en-GB" w:eastAsia="en-US"/>
        </w:rPr>
        <w:t xml:space="preserve">how the environment </w:t>
      </w:r>
      <w:r w:rsidR="00F961D3">
        <w:rPr>
          <w:rFonts w:eastAsiaTheme="minorHAnsi"/>
          <w:lang w:val="en-GB" w:eastAsia="en-US"/>
        </w:rPr>
        <w:t>behaves</w:t>
      </w:r>
      <w:r w:rsidR="00D21A35" w:rsidRPr="002B51FC">
        <w:rPr>
          <w:rFonts w:eastAsiaTheme="minorHAnsi"/>
          <w:lang w:val="en-GB" w:eastAsia="en-US"/>
        </w:rPr>
        <w:t xml:space="preserve">. For </w:t>
      </w:r>
      <w:r w:rsidR="004515B1">
        <w:rPr>
          <w:rFonts w:eastAsiaTheme="minorHAnsi"/>
          <w:lang w:val="en-GB" w:eastAsia="en-US"/>
        </w:rPr>
        <w:t>instance</w:t>
      </w:r>
      <w:r w:rsidR="00D21A35" w:rsidRPr="002B51FC">
        <w:rPr>
          <w:rFonts w:eastAsiaTheme="minorHAnsi"/>
          <w:lang w:val="en-GB" w:eastAsia="en-US"/>
        </w:rPr>
        <w:t>, given a</w:t>
      </w:r>
      <w:r w:rsidR="00775D09">
        <w:rPr>
          <w:rFonts w:eastAsiaTheme="minorHAnsi"/>
          <w:lang w:val="en-GB" w:eastAsia="en-US"/>
        </w:rPr>
        <w:t>n</w:t>
      </w:r>
      <w:r w:rsidR="00D21A35" w:rsidRPr="002B51FC">
        <w:rPr>
          <w:rFonts w:eastAsiaTheme="minorHAnsi"/>
          <w:lang w:val="en-GB" w:eastAsia="en-US"/>
        </w:rPr>
        <w:t xml:space="preserve"> action</w:t>
      </w:r>
      <w:r w:rsidR="00775D09">
        <w:rPr>
          <w:rFonts w:eastAsiaTheme="minorHAnsi"/>
          <w:lang w:val="en-GB" w:eastAsia="en-US"/>
        </w:rPr>
        <w:t xml:space="preserve"> and </w:t>
      </w:r>
      <w:r w:rsidR="00775D09" w:rsidRPr="002B51FC">
        <w:rPr>
          <w:rFonts w:eastAsiaTheme="minorHAnsi"/>
          <w:lang w:val="en-GB" w:eastAsia="en-US"/>
        </w:rPr>
        <w:t>state</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model </w:t>
      </w:r>
      <w:r w:rsidR="00310AF9">
        <w:rPr>
          <w:rFonts w:eastAsiaTheme="minorHAnsi"/>
          <w:lang w:val="en-GB" w:eastAsia="en-US"/>
        </w:rPr>
        <w:t xml:space="preserve">can </w:t>
      </w:r>
      <w:r w:rsidR="00D21A35" w:rsidRPr="002B51FC">
        <w:rPr>
          <w:rFonts w:eastAsiaTheme="minorHAnsi"/>
          <w:lang w:val="en-GB" w:eastAsia="en-US"/>
        </w:rPr>
        <w:t xml:space="preserve">predict the next </w:t>
      </w:r>
      <w:r w:rsidR="00BA3CB7" w:rsidRPr="002B51FC">
        <w:rPr>
          <w:rFonts w:eastAsiaTheme="minorHAnsi"/>
          <w:lang w:val="en-GB" w:eastAsia="en-US"/>
        </w:rPr>
        <w:t>state</w:t>
      </w:r>
      <w:r w:rsidR="00BA3CB7">
        <w:rPr>
          <w:rFonts w:eastAsiaTheme="minorHAnsi"/>
          <w:lang w:val="en-GB" w:eastAsia="en-US"/>
        </w:rPr>
        <w:t xml:space="preserve"> and reward</w:t>
      </w:r>
      <w:r w:rsidR="00D21A35" w:rsidRPr="002B51FC">
        <w:rPr>
          <w:rFonts w:eastAsiaTheme="minorHAnsi"/>
          <w:lang w:val="en-GB" w:eastAsia="en-US"/>
        </w:rPr>
        <w:t xml:space="preserve">. </w:t>
      </w:r>
      <w:r w:rsidR="00B22B0C">
        <w:rPr>
          <w:rFonts w:eastAsiaTheme="minorHAnsi"/>
          <w:lang w:val="en-GB" w:eastAsia="en-US"/>
        </w:rPr>
        <w:t>Such m</w:t>
      </w:r>
      <w:r w:rsidR="00D21A35" w:rsidRPr="002B51FC">
        <w:rPr>
          <w:rFonts w:eastAsiaTheme="minorHAnsi"/>
          <w:lang w:val="en-GB" w:eastAsia="en-US"/>
        </w:rPr>
        <w:t>odels</w:t>
      </w:r>
      <w:r w:rsidR="00F51C31">
        <w:rPr>
          <w:rFonts w:eastAsiaTheme="minorHAnsi"/>
          <w:lang w:val="en-GB" w:eastAsia="en-US"/>
        </w:rPr>
        <w:t xml:space="preserve"> </w:t>
      </w:r>
      <w:r w:rsidR="00D21A35" w:rsidRPr="002B51FC">
        <w:rPr>
          <w:rFonts w:eastAsiaTheme="minorHAnsi"/>
          <w:lang w:val="en-GB" w:eastAsia="en-US"/>
        </w:rPr>
        <w:t xml:space="preserve">are </w:t>
      </w:r>
      <w:r w:rsidR="00436079">
        <w:rPr>
          <w:rFonts w:eastAsiaTheme="minorHAnsi"/>
          <w:lang w:val="en-GB" w:eastAsia="en-US"/>
        </w:rPr>
        <w:t xml:space="preserve">commonly </w:t>
      </w:r>
      <w:r w:rsidR="00D21A35" w:rsidRPr="002B51FC">
        <w:rPr>
          <w:rFonts w:eastAsiaTheme="minorHAnsi"/>
          <w:lang w:val="en-GB" w:eastAsia="en-US"/>
        </w:rPr>
        <w:t>used for</w:t>
      </w:r>
      <w:r w:rsidR="00CD7158">
        <w:rPr>
          <w:rFonts w:eastAsiaTheme="minorHAnsi"/>
          <w:lang w:val="en-GB" w:eastAsia="en-US"/>
        </w:rPr>
        <w:t xml:space="preserve"> the</w:t>
      </w:r>
      <w:r w:rsidR="00D21A35" w:rsidRPr="002B51FC">
        <w:rPr>
          <w:rFonts w:eastAsiaTheme="minorHAnsi"/>
          <w:lang w:val="en-GB" w:eastAsia="en-US"/>
        </w:rPr>
        <w:t xml:space="preserve"> planning, by </w:t>
      </w:r>
      <w:r w:rsidR="00CD7158">
        <w:rPr>
          <w:rFonts w:eastAsiaTheme="minorHAnsi"/>
          <w:lang w:val="en-GB" w:eastAsia="en-US"/>
        </w:rPr>
        <w:t xml:space="preserve">it </w:t>
      </w:r>
      <w:r w:rsidR="00D21A35" w:rsidRPr="002B51FC">
        <w:rPr>
          <w:rFonts w:eastAsiaTheme="minorHAnsi"/>
          <w:lang w:val="en-GB" w:eastAsia="en-US"/>
        </w:rPr>
        <w:t xml:space="preserve">we mean any </w:t>
      </w:r>
      <w:r w:rsidR="00CD7158">
        <w:rPr>
          <w:rFonts w:eastAsiaTheme="minorHAnsi"/>
          <w:lang w:val="en-GB" w:eastAsia="en-US"/>
        </w:rPr>
        <w:t xml:space="preserve">possible </w:t>
      </w:r>
      <w:r w:rsidR="00D21A35" w:rsidRPr="002B51FC">
        <w:rPr>
          <w:rFonts w:eastAsiaTheme="minorHAnsi"/>
          <w:lang w:val="en-GB" w:eastAsia="en-US"/>
        </w:rPr>
        <w:t xml:space="preserve">way </w:t>
      </w:r>
      <w:r w:rsidR="00CD7158">
        <w:rPr>
          <w:rFonts w:eastAsiaTheme="minorHAnsi"/>
          <w:lang w:val="en-GB" w:eastAsia="en-US"/>
        </w:rPr>
        <w:t xml:space="preserve">to </w:t>
      </w:r>
      <w:r w:rsidR="00D21A35" w:rsidRPr="002B51FC">
        <w:rPr>
          <w:rFonts w:eastAsiaTheme="minorHAnsi"/>
          <w:lang w:val="en-GB" w:eastAsia="en-US"/>
        </w:rPr>
        <w:t>decid</w:t>
      </w:r>
      <w:r w:rsidR="00CD7158">
        <w:rPr>
          <w:rFonts w:eastAsiaTheme="minorHAnsi"/>
          <w:lang w:val="en-GB" w:eastAsia="en-US"/>
        </w:rPr>
        <w:t>e</w:t>
      </w:r>
      <w:r w:rsidR="00D21A35" w:rsidRPr="002B51FC">
        <w:rPr>
          <w:rFonts w:eastAsiaTheme="minorHAnsi"/>
          <w:lang w:val="en-GB" w:eastAsia="en-US"/>
        </w:rPr>
        <w:t xml:space="preserve"> on course of</w:t>
      </w:r>
      <w:r w:rsidR="000C58D1">
        <w:rPr>
          <w:rFonts w:eastAsiaTheme="minorHAnsi"/>
          <w:lang w:val="en-GB" w:eastAsia="en-US"/>
        </w:rPr>
        <w:t xml:space="preserve"> </w:t>
      </w:r>
      <w:r w:rsidR="00CD7158">
        <w:rPr>
          <w:rFonts w:eastAsiaTheme="minorHAnsi"/>
          <w:lang w:val="en-GB" w:eastAsia="en-US"/>
        </w:rPr>
        <w:t xml:space="preserve">the </w:t>
      </w:r>
      <w:r w:rsidR="00D21A35" w:rsidRPr="002B51FC">
        <w:rPr>
          <w:rFonts w:eastAsiaTheme="minorHAnsi"/>
          <w:lang w:val="en-GB" w:eastAsia="en-US"/>
        </w:rPr>
        <w:t>action</w:t>
      </w:r>
      <w:r w:rsidR="00CD7158">
        <w:rPr>
          <w:rFonts w:eastAsiaTheme="minorHAnsi"/>
          <w:lang w:val="en-GB" w:eastAsia="en-US"/>
        </w:rPr>
        <w:t>s</w:t>
      </w:r>
      <w:r w:rsidR="004C402F">
        <w:rPr>
          <w:rFonts w:eastAsiaTheme="minorHAnsi"/>
          <w:lang w:val="en-GB" w:eastAsia="en-US"/>
        </w:rPr>
        <w:t>,</w:t>
      </w:r>
      <w:r w:rsidR="00CD7158">
        <w:rPr>
          <w:rFonts w:eastAsiaTheme="minorHAnsi"/>
          <w:lang w:val="en-GB" w:eastAsia="en-US"/>
        </w:rPr>
        <w:t xml:space="preserve"> bearing in mind all </w:t>
      </w:r>
      <w:r w:rsidR="00D21A35" w:rsidRPr="002B51FC">
        <w:rPr>
          <w:rFonts w:eastAsiaTheme="minorHAnsi"/>
          <w:lang w:val="en-GB" w:eastAsia="en-US"/>
        </w:rPr>
        <w:t xml:space="preserve">possible future </w:t>
      </w:r>
      <w:r w:rsidR="00692BBF">
        <w:rPr>
          <w:rFonts w:eastAsiaTheme="minorHAnsi"/>
          <w:lang w:val="en-GB" w:eastAsia="en-US"/>
        </w:rPr>
        <w:t xml:space="preserve">cases </w:t>
      </w:r>
      <w:r w:rsidR="00D21A35" w:rsidRPr="002B51FC">
        <w:rPr>
          <w:rFonts w:eastAsiaTheme="minorHAnsi"/>
          <w:lang w:val="en-GB" w:eastAsia="en-US"/>
        </w:rPr>
        <w:t>before they are experienced.</w:t>
      </w:r>
      <w:r w:rsidR="0096744E">
        <w:rPr>
          <w:rFonts w:eastAsiaTheme="minorHAnsi"/>
          <w:lang w:val="en-GB" w:eastAsia="en-US"/>
        </w:rPr>
        <w:t xml:space="preserve"> </w:t>
      </w:r>
      <w:r w:rsidR="00692BBF">
        <w:rPr>
          <w:rFonts w:eastAsiaTheme="minorHAnsi"/>
          <w:lang w:val="en-GB" w:eastAsia="en-US"/>
        </w:rPr>
        <w:t>Such m</w:t>
      </w:r>
      <w:r w:rsidR="00D21A35" w:rsidRPr="002B51FC">
        <w:rPr>
          <w:rFonts w:eastAsiaTheme="minorHAnsi"/>
          <w:lang w:val="en-GB" w:eastAsia="en-US"/>
        </w:rPr>
        <w:t xml:space="preserve">ethods </w:t>
      </w:r>
      <w:r w:rsidR="00F12401">
        <w:rPr>
          <w:rFonts w:eastAsiaTheme="minorHAnsi"/>
          <w:lang w:val="en-GB" w:eastAsia="en-US"/>
        </w:rPr>
        <w:t xml:space="preserve">of </w:t>
      </w:r>
      <w:r w:rsidR="00D21A35" w:rsidRPr="002B51FC">
        <w:rPr>
          <w:rFonts w:eastAsiaTheme="minorHAnsi"/>
          <w:lang w:val="en-GB" w:eastAsia="en-US"/>
        </w:rPr>
        <w:t xml:space="preserve">solving </w:t>
      </w:r>
      <w:r w:rsidR="00B0279D">
        <w:rPr>
          <w:rFonts w:eastAsiaTheme="minorHAnsi"/>
          <w:lang w:val="en-GB" w:eastAsia="en-US"/>
        </w:rPr>
        <w:t>RL</w:t>
      </w:r>
      <w:r w:rsidR="00D21A35" w:rsidRPr="002B51FC">
        <w:rPr>
          <w:rFonts w:eastAsiaTheme="minorHAnsi"/>
          <w:lang w:val="en-GB" w:eastAsia="en-US"/>
        </w:rPr>
        <w:t xml:space="preserve"> problems </w:t>
      </w:r>
      <w:r w:rsidR="006D394E">
        <w:rPr>
          <w:rFonts w:eastAsiaTheme="minorHAnsi"/>
          <w:lang w:val="en-GB" w:eastAsia="en-US"/>
        </w:rPr>
        <w:t xml:space="preserve">using </w:t>
      </w:r>
      <w:r w:rsidR="00D21A35" w:rsidRPr="002B51FC">
        <w:rPr>
          <w:rFonts w:eastAsiaTheme="minorHAnsi"/>
          <w:lang w:val="en-GB" w:eastAsia="en-US"/>
        </w:rPr>
        <w:t>models</w:t>
      </w:r>
      <w:r w:rsidR="00F51C31">
        <w:rPr>
          <w:rFonts w:eastAsiaTheme="minorHAnsi"/>
          <w:lang w:val="en-GB" w:eastAsia="en-US"/>
        </w:rPr>
        <w:t xml:space="preserve"> </w:t>
      </w:r>
      <w:r w:rsidR="00D21A35" w:rsidRPr="002B51FC">
        <w:rPr>
          <w:rFonts w:eastAsiaTheme="minorHAnsi"/>
          <w:lang w:val="en-GB" w:eastAsia="en-US"/>
        </w:rPr>
        <w:t>and planning called methods</w:t>
      </w:r>
      <w:r w:rsidR="00F40074">
        <w:rPr>
          <w:rFonts w:eastAsiaTheme="minorHAnsi"/>
          <w:lang w:val="en-GB" w:eastAsia="en-US"/>
        </w:rPr>
        <w:t xml:space="preserve"> of </w:t>
      </w:r>
      <w:r w:rsidR="00F40074" w:rsidRPr="002B51FC">
        <w:rPr>
          <w:rFonts w:eastAsiaTheme="minorHAnsi"/>
          <w:lang w:val="en-GB" w:eastAsia="en-US"/>
        </w:rPr>
        <w:t>model-based</w:t>
      </w:r>
      <w:r w:rsidR="00D21A35" w:rsidRPr="002B51FC">
        <w:rPr>
          <w:rFonts w:eastAsiaTheme="minorHAnsi"/>
          <w:lang w:val="en-GB" w:eastAsia="en-US"/>
        </w:rPr>
        <w:t xml:space="preserve">, opposed to </w:t>
      </w:r>
      <w:r w:rsidR="00616897">
        <w:rPr>
          <w:rFonts w:eastAsiaTheme="minorHAnsi"/>
          <w:lang w:val="en-GB" w:eastAsia="en-US"/>
        </w:rPr>
        <w:t xml:space="preserve">a </w:t>
      </w:r>
      <w:r w:rsidR="00D21A35" w:rsidRPr="002B51FC">
        <w:rPr>
          <w:rFonts w:eastAsiaTheme="minorHAnsi"/>
          <w:lang w:val="en-GB" w:eastAsia="en-US"/>
        </w:rPr>
        <w:t xml:space="preserve">simpler </w:t>
      </w:r>
      <w:r w:rsidR="00616897">
        <w:rPr>
          <w:rFonts w:eastAsiaTheme="minorHAnsi"/>
          <w:lang w:val="en-GB" w:eastAsia="en-US"/>
        </w:rPr>
        <w:t>free-model</w:t>
      </w:r>
      <w:r w:rsidR="00D21A35" w:rsidRPr="002B51FC">
        <w:rPr>
          <w:rFonts w:eastAsiaTheme="minorHAnsi"/>
          <w:lang w:val="en-GB" w:eastAsia="en-US"/>
        </w:rPr>
        <w:t xml:space="preserve"> methods </w:t>
      </w:r>
      <w:r w:rsidR="00616897">
        <w:rPr>
          <w:rFonts w:eastAsiaTheme="minorHAnsi"/>
          <w:lang w:val="en-GB" w:eastAsia="en-US"/>
        </w:rPr>
        <w:t xml:space="preserve">which </w:t>
      </w:r>
      <w:r w:rsidR="00D21A35" w:rsidRPr="002B51FC">
        <w:rPr>
          <w:rFonts w:eastAsiaTheme="minorHAnsi"/>
          <w:lang w:val="en-GB" w:eastAsia="en-US"/>
        </w:rPr>
        <w:t xml:space="preserve">are explicitly </w:t>
      </w:r>
      <w:r w:rsidR="006C5E4B">
        <w:rPr>
          <w:rFonts w:eastAsiaTheme="minorHAnsi"/>
          <w:lang w:val="en-GB" w:eastAsia="en-US"/>
        </w:rPr>
        <w:t>error-and-trial</w:t>
      </w:r>
      <w:r w:rsidR="00D21A35" w:rsidRPr="002B51FC">
        <w:rPr>
          <w:rFonts w:eastAsiaTheme="minorHAnsi"/>
          <w:lang w:val="en-GB" w:eastAsia="en-US"/>
        </w:rPr>
        <w:t xml:space="preserve"> learners</w:t>
      </w:r>
      <w:r w:rsidR="00F51C31">
        <w:rPr>
          <w:rFonts w:eastAsiaTheme="minorHAnsi"/>
          <w:lang w:val="en-GB" w:eastAsia="en-US"/>
        </w:rPr>
        <w:t xml:space="preserve"> </w:t>
      </w:r>
      <w:r w:rsidR="005A448F">
        <w:rPr>
          <w:rFonts w:eastAsiaTheme="minorHAnsi"/>
          <w:lang w:val="en-GB" w:eastAsia="en-US"/>
        </w:rPr>
        <w:t xml:space="preserve">which are </w:t>
      </w:r>
      <w:r w:rsidR="00D21A35" w:rsidRPr="002B51FC">
        <w:rPr>
          <w:rFonts w:eastAsiaTheme="minorHAnsi"/>
          <w:lang w:val="en-GB" w:eastAsia="en-US"/>
        </w:rPr>
        <w:t>viewed as the</w:t>
      </w:r>
      <w:r w:rsidR="00FD7370">
        <w:rPr>
          <w:rFonts w:eastAsiaTheme="minorHAnsi"/>
          <w:lang w:val="en-GB" w:eastAsia="en-US"/>
        </w:rPr>
        <w:t xml:space="preserve"> </w:t>
      </w:r>
      <w:r w:rsidR="00D21A35" w:rsidRPr="002B51FC">
        <w:rPr>
          <w:rFonts w:eastAsiaTheme="minorHAnsi"/>
          <w:lang w:val="en-GB" w:eastAsia="en-US"/>
        </w:rPr>
        <w:t>opposite of</w:t>
      </w:r>
      <w:r w:rsidR="005A448F">
        <w:rPr>
          <w:rFonts w:eastAsiaTheme="minorHAnsi"/>
          <w:lang w:val="en-GB" w:eastAsia="en-US"/>
        </w:rPr>
        <w:t xml:space="preserve"> the</w:t>
      </w:r>
      <w:r w:rsidR="00D21A35" w:rsidRPr="002B51FC">
        <w:rPr>
          <w:rFonts w:eastAsiaTheme="minorHAnsi"/>
          <w:lang w:val="en-GB" w:eastAsia="en-US"/>
        </w:rPr>
        <w:t xml:space="preserve"> planning.</w:t>
      </w:r>
    </w:p>
    <w:p w14:paraId="2FAAB63B" w14:textId="77777777" w:rsidR="00F51C31" w:rsidRPr="002B51FC" w:rsidRDefault="00F51C31" w:rsidP="00082F3D">
      <w:pPr>
        <w:autoSpaceDE w:val="0"/>
        <w:autoSpaceDN w:val="0"/>
        <w:adjustRightInd w:val="0"/>
        <w:spacing w:line="360" w:lineRule="auto"/>
        <w:jc w:val="both"/>
        <w:rPr>
          <w:rFonts w:eastAsiaTheme="minorHAnsi"/>
          <w:lang w:val="en-GB" w:eastAsia="en-US"/>
        </w:rPr>
      </w:pPr>
    </w:p>
    <w:p w14:paraId="6737F73A" w14:textId="5EA12C8C" w:rsidR="00D21A35" w:rsidRDefault="00066F2D"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2.3   </w:t>
      </w:r>
      <w:r w:rsidR="006555D0">
        <w:rPr>
          <w:rFonts w:eastAsiaTheme="minorHAnsi"/>
          <w:b/>
          <w:bCs/>
          <w:lang w:val="en-GB" w:eastAsia="en-US"/>
        </w:rPr>
        <w:t>Scope and Limitations</w:t>
      </w:r>
      <w:r w:rsidR="00DA3D3E">
        <w:rPr>
          <w:rFonts w:eastAsiaTheme="minorHAnsi"/>
          <w:b/>
          <w:bCs/>
          <w:lang w:val="en-GB" w:eastAsia="en-US"/>
        </w:rPr>
        <w:t xml:space="preserve"> of RL</w:t>
      </w:r>
    </w:p>
    <w:p w14:paraId="6271FC60" w14:textId="77777777" w:rsidR="00C764DA" w:rsidRPr="00F51C31" w:rsidRDefault="00C764DA" w:rsidP="00082F3D">
      <w:pPr>
        <w:autoSpaceDE w:val="0"/>
        <w:autoSpaceDN w:val="0"/>
        <w:adjustRightInd w:val="0"/>
        <w:spacing w:line="360" w:lineRule="auto"/>
        <w:jc w:val="both"/>
        <w:rPr>
          <w:rFonts w:eastAsiaTheme="minorHAnsi"/>
          <w:b/>
          <w:bCs/>
          <w:lang w:val="en-GB" w:eastAsia="en-US"/>
        </w:rPr>
      </w:pPr>
    </w:p>
    <w:p w14:paraId="78B359FA" w14:textId="48AF8EBE" w:rsidR="00272F7B" w:rsidRPr="00A14E5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Most of </w:t>
      </w:r>
      <w:r w:rsidR="00E976ED">
        <w:rPr>
          <w:rFonts w:eastAsiaTheme="minorHAnsi"/>
          <w:lang w:val="en-GB" w:eastAsia="en-US"/>
        </w:rPr>
        <w:t>RL</w:t>
      </w:r>
      <w:r w:rsidRPr="002B51FC">
        <w:rPr>
          <w:rFonts w:eastAsiaTheme="minorHAnsi"/>
          <w:lang w:val="en-GB" w:eastAsia="en-US"/>
        </w:rPr>
        <w:t xml:space="preserve"> methods structured</w:t>
      </w:r>
      <w:r w:rsidR="0061756B">
        <w:rPr>
          <w:rFonts w:eastAsiaTheme="minorHAnsi"/>
          <w:lang w:val="en-GB" w:eastAsia="en-US"/>
        </w:rPr>
        <w:t xml:space="preserve"> </w:t>
      </w:r>
      <w:r w:rsidRPr="002B51FC">
        <w:rPr>
          <w:rFonts w:eastAsiaTheme="minorHAnsi"/>
          <w:lang w:val="en-GB" w:eastAsia="en-US"/>
        </w:rPr>
        <w:t>around estimati</w:t>
      </w:r>
      <w:r w:rsidR="00072AF5">
        <w:rPr>
          <w:rFonts w:eastAsiaTheme="minorHAnsi"/>
          <w:lang w:val="en-GB" w:eastAsia="en-US"/>
        </w:rPr>
        <w:t xml:space="preserve">on </w:t>
      </w:r>
      <w:r w:rsidR="009B2591">
        <w:rPr>
          <w:rFonts w:eastAsiaTheme="minorHAnsi"/>
          <w:lang w:val="en-GB" w:eastAsia="en-US"/>
        </w:rPr>
        <w:t xml:space="preserve">of </w:t>
      </w:r>
      <w:r w:rsidR="009B2591" w:rsidRPr="002B51FC">
        <w:rPr>
          <w:rFonts w:eastAsiaTheme="minorHAnsi"/>
          <w:lang w:val="en-GB" w:eastAsia="en-US"/>
        </w:rPr>
        <w:t>value</w:t>
      </w:r>
      <w:r w:rsidRPr="002B51FC">
        <w:rPr>
          <w:rFonts w:eastAsiaTheme="minorHAnsi"/>
          <w:lang w:val="en-GB" w:eastAsia="en-US"/>
        </w:rPr>
        <w:t xml:space="preserve"> functions, </w:t>
      </w:r>
      <w:r w:rsidR="00016A7F">
        <w:rPr>
          <w:rFonts w:eastAsiaTheme="minorHAnsi"/>
          <w:lang w:val="en-GB" w:eastAsia="en-US"/>
        </w:rPr>
        <w:t xml:space="preserve">although it’s </w:t>
      </w:r>
      <w:r w:rsidRPr="002B51FC">
        <w:rPr>
          <w:rFonts w:eastAsiaTheme="minorHAnsi"/>
          <w:lang w:val="en-GB" w:eastAsia="en-US"/>
        </w:rPr>
        <w:t xml:space="preserve">not strictly necessary </w:t>
      </w:r>
      <w:r w:rsidR="00016A7F">
        <w:rPr>
          <w:rFonts w:eastAsiaTheme="minorHAnsi"/>
          <w:lang w:val="en-GB" w:eastAsia="en-US"/>
        </w:rPr>
        <w:t xml:space="preserve">doing this in order </w:t>
      </w:r>
      <w:r w:rsidRPr="002B51FC">
        <w:rPr>
          <w:rFonts w:eastAsiaTheme="minorHAnsi"/>
          <w:lang w:val="en-GB" w:eastAsia="en-US"/>
        </w:rPr>
        <w:t xml:space="preserve">to solve </w:t>
      </w:r>
      <w:r w:rsidR="00C375E5">
        <w:rPr>
          <w:rFonts w:eastAsiaTheme="minorHAnsi"/>
          <w:lang w:val="en-GB" w:eastAsia="en-US"/>
        </w:rPr>
        <w:t>RL</w:t>
      </w:r>
      <w:r w:rsidRPr="002B51FC">
        <w:rPr>
          <w:rFonts w:eastAsiaTheme="minorHAnsi"/>
          <w:lang w:val="en-GB" w:eastAsia="en-US"/>
        </w:rPr>
        <w:t xml:space="preserve"> problems. For </w:t>
      </w:r>
      <w:r w:rsidR="00C14075">
        <w:rPr>
          <w:rFonts w:eastAsiaTheme="minorHAnsi"/>
          <w:lang w:val="en-GB" w:eastAsia="en-US"/>
        </w:rPr>
        <w:t>instance</w:t>
      </w:r>
      <w:r w:rsidRPr="002B51FC">
        <w:rPr>
          <w:rFonts w:eastAsiaTheme="minorHAnsi"/>
          <w:lang w:val="en-GB" w:eastAsia="en-US"/>
        </w:rPr>
        <w:t xml:space="preserve">, </w:t>
      </w:r>
      <w:r w:rsidR="00991429">
        <w:rPr>
          <w:rFonts w:eastAsiaTheme="minorHAnsi"/>
          <w:lang w:val="en-GB" w:eastAsia="en-US"/>
        </w:rPr>
        <w:t xml:space="preserve">some </w:t>
      </w:r>
      <w:r w:rsidRPr="002B51FC">
        <w:rPr>
          <w:rFonts w:eastAsiaTheme="minorHAnsi"/>
          <w:lang w:val="en-GB" w:eastAsia="en-US"/>
        </w:rPr>
        <w:t>methods such as</w:t>
      </w:r>
      <w:r w:rsidR="0061756B">
        <w:rPr>
          <w:rFonts w:eastAsiaTheme="minorHAnsi"/>
          <w:lang w:val="en-GB" w:eastAsia="en-US"/>
        </w:rPr>
        <w:t xml:space="preserve"> </w:t>
      </w:r>
      <w:r w:rsidR="001952CB">
        <w:rPr>
          <w:rFonts w:eastAsiaTheme="minorHAnsi"/>
          <w:lang w:val="en-GB" w:eastAsia="en-US"/>
        </w:rPr>
        <w:t>a</w:t>
      </w:r>
      <w:r w:rsidRPr="002B51FC">
        <w:rPr>
          <w:rFonts w:eastAsiaTheme="minorHAnsi"/>
          <w:lang w:val="en-GB" w:eastAsia="en-US"/>
        </w:rPr>
        <w:t xml:space="preserve"> </w:t>
      </w:r>
      <w:r w:rsidR="001952CB" w:rsidRPr="002B51FC">
        <w:rPr>
          <w:rFonts w:eastAsiaTheme="minorHAnsi"/>
          <w:lang w:val="en-GB" w:eastAsia="en-US"/>
        </w:rPr>
        <w:t>simulated annealing</w:t>
      </w:r>
      <w:r w:rsidRPr="002B51FC">
        <w:rPr>
          <w:rFonts w:eastAsiaTheme="minorHAnsi"/>
          <w:lang w:val="en-GB" w:eastAsia="en-US"/>
        </w:rPr>
        <w:t xml:space="preserve">, </w:t>
      </w:r>
      <w:r w:rsidR="001952CB" w:rsidRPr="002B51FC">
        <w:rPr>
          <w:rFonts w:eastAsiaTheme="minorHAnsi"/>
          <w:lang w:val="en-GB" w:eastAsia="en-US"/>
        </w:rPr>
        <w:t>genetic algorithms</w:t>
      </w:r>
      <w:r w:rsidR="001952CB">
        <w:rPr>
          <w:rFonts w:eastAsiaTheme="minorHAnsi"/>
          <w:lang w:val="en-GB" w:eastAsia="en-US"/>
        </w:rPr>
        <w:t xml:space="preserve">, </w:t>
      </w:r>
      <w:r w:rsidR="001952CB" w:rsidRPr="002B51FC">
        <w:rPr>
          <w:rFonts w:eastAsiaTheme="minorHAnsi"/>
          <w:lang w:val="en-GB" w:eastAsia="en-US"/>
        </w:rPr>
        <w:t xml:space="preserve">genetic programming </w:t>
      </w:r>
      <w:r w:rsidRPr="002B51FC">
        <w:rPr>
          <w:rFonts w:eastAsiaTheme="minorHAnsi"/>
          <w:lang w:val="en-GB" w:eastAsia="en-US"/>
        </w:rPr>
        <w:t>and other optimization</w:t>
      </w:r>
      <w:r w:rsidR="0061756B">
        <w:rPr>
          <w:rFonts w:eastAsiaTheme="minorHAnsi"/>
          <w:lang w:val="en-GB" w:eastAsia="en-US"/>
        </w:rPr>
        <w:t xml:space="preserve"> </w:t>
      </w:r>
      <w:r w:rsidRPr="002B51FC">
        <w:rPr>
          <w:rFonts w:eastAsiaTheme="minorHAnsi"/>
          <w:lang w:val="en-GB" w:eastAsia="en-US"/>
        </w:rPr>
        <w:t xml:space="preserve">methods </w:t>
      </w:r>
      <w:r w:rsidR="001952CB">
        <w:rPr>
          <w:rFonts w:eastAsiaTheme="minorHAnsi"/>
          <w:lang w:val="en-GB" w:eastAsia="en-US"/>
        </w:rPr>
        <w:t xml:space="preserve">are </w:t>
      </w:r>
      <w:r w:rsidRPr="002B51FC">
        <w:rPr>
          <w:rFonts w:eastAsiaTheme="minorHAnsi"/>
          <w:lang w:val="en-GB" w:eastAsia="en-US"/>
        </w:rPr>
        <w:t xml:space="preserve">used to approach </w:t>
      </w:r>
      <w:r w:rsidR="008F68B1">
        <w:rPr>
          <w:rFonts w:eastAsiaTheme="minorHAnsi"/>
          <w:lang w:val="en-GB" w:eastAsia="en-US"/>
        </w:rPr>
        <w:t>RL</w:t>
      </w:r>
      <w:r w:rsidRPr="002B51FC">
        <w:rPr>
          <w:rFonts w:eastAsiaTheme="minorHAnsi"/>
          <w:lang w:val="en-GB" w:eastAsia="en-US"/>
        </w:rPr>
        <w:t xml:space="preserve"> problems</w:t>
      </w:r>
      <w:r w:rsidR="008F68B1">
        <w:rPr>
          <w:rFonts w:eastAsiaTheme="minorHAnsi"/>
          <w:lang w:val="en-GB" w:eastAsia="en-US"/>
        </w:rPr>
        <w:t xml:space="preserve"> </w:t>
      </w:r>
      <w:r w:rsidRPr="002B51FC">
        <w:rPr>
          <w:rFonts w:eastAsiaTheme="minorHAnsi"/>
          <w:lang w:val="en-GB" w:eastAsia="en-US"/>
        </w:rPr>
        <w:t xml:space="preserve">without appealing to </w:t>
      </w:r>
      <w:r w:rsidR="00F221B0">
        <w:rPr>
          <w:rFonts w:eastAsiaTheme="minorHAnsi"/>
          <w:lang w:val="en-GB" w:eastAsia="en-US"/>
        </w:rPr>
        <w:t xml:space="preserve">the </w:t>
      </w:r>
      <w:r w:rsidRPr="002B51FC">
        <w:rPr>
          <w:rFonts w:eastAsiaTheme="minorHAnsi"/>
          <w:lang w:val="en-GB" w:eastAsia="en-US"/>
        </w:rPr>
        <w:t xml:space="preserve">value functions. </w:t>
      </w:r>
      <w:r w:rsidR="006D184B">
        <w:rPr>
          <w:rFonts w:eastAsiaTheme="minorHAnsi"/>
          <w:lang w:val="en-GB" w:eastAsia="en-US"/>
        </w:rPr>
        <w:t xml:space="preserve">Such </w:t>
      </w:r>
      <w:r w:rsidRPr="002B51FC">
        <w:rPr>
          <w:rFonts w:eastAsiaTheme="minorHAnsi"/>
          <w:lang w:val="en-GB" w:eastAsia="en-US"/>
        </w:rPr>
        <w:t xml:space="preserve">methods </w:t>
      </w:r>
      <w:r w:rsidR="00A211F3">
        <w:rPr>
          <w:rFonts w:eastAsiaTheme="minorHAnsi"/>
          <w:lang w:val="en-GB" w:eastAsia="en-US"/>
        </w:rPr>
        <w:t xml:space="preserve">are evaluating </w:t>
      </w:r>
      <w:r w:rsidRPr="002B51FC">
        <w:rPr>
          <w:rFonts w:eastAsiaTheme="minorHAnsi"/>
          <w:lang w:val="en-GB" w:eastAsia="en-US"/>
        </w:rPr>
        <w:t>the life</w:t>
      </w:r>
      <w:r w:rsidR="00A211F3">
        <w:rPr>
          <w:rFonts w:eastAsiaTheme="minorHAnsi"/>
          <w:lang w:val="en-GB" w:eastAsia="en-US"/>
        </w:rPr>
        <w:t>-</w:t>
      </w:r>
      <w:r w:rsidRPr="002B51FC">
        <w:rPr>
          <w:rFonts w:eastAsiaTheme="minorHAnsi"/>
          <w:lang w:val="en-GB" w:eastAsia="en-US"/>
        </w:rPr>
        <w:t>time</w:t>
      </w:r>
      <w:r w:rsidR="0061756B">
        <w:rPr>
          <w:rFonts w:eastAsiaTheme="minorHAnsi"/>
          <w:lang w:val="en-GB" w:eastAsia="en-US"/>
        </w:rPr>
        <w:t xml:space="preserve"> </w:t>
      </w:r>
      <w:r w:rsidR="003A088A" w:rsidRPr="002B51FC">
        <w:rPr>
          <w:rFonts w:eastAsiaTheme="minorHAnsi"/>
          <w:lang w:val="en-GB" w:eastAsia="en-US"/>
        </w:rPr>
        <w:t>behaviour</w:t>
      </w:r>
      <w:r w:rsidRPr="002B51FC">
        <w:rPr>
          <w:rFonts w:eastAsiaTheme="minorHAnsi"/>
          <w:lang w:val="en-GB" w:eastAsia="en-US"/>
        </w:rPr>
        <w:t xml:space="preserve"> </w:t>
      </w:r>
      <w:r w:rsidR="00A211F3">
        <w:rPr>
          <w:rFonts w:eastAsiaTheme="minorHAnsi"/>
          <w:lang w:val="en-GB" w:eastAsia="en-US"/>
        </w:rPr>
        <w:t>for plenty</w:t>
      </w:r>
      <w:r w:rsidRPr="002B51FC">
        <w:rPr>
          <w:rFonts w:eastAsiaTheme="minorHAnsi"/>
          <w:lang w:val="en-GB" w:eastAsia="en-US"/>
        </w:rPr>
        <w:t xml:space="preserve"> non-learning agents,</w:t>
      </w:r>
      <w:r w:rsidR="00A211F3">
        <w:rPr>
          <w:rFonts w:eastAsiaTheme="minorHAnsi"/>
          <w:lang w:val="en-GB" w:eastAsia="en-US"/>
        </w:rPr>
        <w:t xml:space="preserve"> where</w:t>
      </w:r>
      <w:r w:rsidRPr="002B51FC">
        <w:rPr>
          <w:rFonts w:eastAsiaTheme="minorHAnsi"/>
          <w:lang w:val="en-GB" w:eastAsia="en-US"/>
        </w:rPr>
        <w:t xml:space="preserve"> each </w:t>
      </w:r>
      <w:r w:rsidR="00A211F3">
        <w:rPr>
          <w:rFonts w:eastAsiaTheme="minorHAnsi"/>
          <w:lang w:val="en-GB" w:eastAsia="en-US"/>
        </w:rPr>
        <w:t>uses the</w:t>
      </w:r>
      <w:r w:rsidRPr="002B51FC">
        <w:rPr>
          <w:rFonts w:eastAsiaTheme="minorHAnsi"/>
          <w:lang w:val="en-GB" w:eastAsia="en-US"/>
        </w:rPr>
        <w:t xml:space="preserve"> di</w:t>
      </w:r>
      <w:r w:rsidR="00C40C2F">
        <w:rPr>
          <w:rFonts w:eastAsiaTheme="minorHAnsi"/>
          <w:lang w:val="en-GB" w:eastAsia="en-US"/>
        </w:rPr>
        <w:t>ff</w:t>
      </w:r>
      <w:r w:rsidRPr="002B51FC">
        <w:rPr>
          <w:rFonts w:eastAsiaTheme="minorHAnsi"/>
          <w:lang w:val="en-GB" w:eastAsia="en-US"/>
        </w:rPr>
        <w:t>erent policy for</w:t>
      </w:r>
      <w:r w:rsidR="0061756B">
        <w:rPr>
          <w:rFonts w:eastAsiaTheme="minorHAnsi"/>
          <w:lang w:val="en-GB" w:eastAsia="en-US"/>
        </w:rPr>
        <w:t xml:space="preserve"> </w:t>
      </w:r>
      <w:r w:rsidR="00A211F3">
        <w:rPr>
          <w:rFonts w:eastAsiaTheme="minorHAnsi"/>
          <w:lang w:val="en-GB" w:eastAsia="en-US"/>
        </w:rPr>
        <w:t>interaction</w:t>
      </w:r>
      <w:r w:rsidRPr="002B51FC">
        <w:rPr>
          <w:rFonts w:eastAsiaTheme="minorHAnsi"/>
          <w:lang w:val="en-GB" w:eastAsia="en-US"/>
        </w:rPr>
        <w:t xml:space="preserve"> with </w:t>
      </w:r>
      <w:r w:rsidR="00A211F3">
        <w:rPr>
          <w:rFonts w:eastAsiaTheme="minorHAnsi"/>
          <w:lang w:val="en-GB" w:eastAsia="en-US"/>
        </w:rPr>
        <w:t xml:space="preserve">the </w:t>
      </w:r>
      <w:r w:rsidRPr="002B51FC">
        <w:rPr>
          <w:rFonts w:eastAsiaTheme="minorHAnsi"/>
          <w:lang w:val="en-GB" w:eastAsia="en-US"/>
        </w:rPr>
        <w:t>environment</w:t>
      </w:r>
      <w:r w:rsidR="00A211F3">
        <w:rPr>
          <w:rFonts w:eastAsiaTheme="minorHAnsi"/>
          <w:lang w:val="en-GB" w:eastAsia="en-US"/>
        </w:rPr>
        <w:t xml:space="preserve"> </w:t>
      </w:r>
      <w:r w:rsidRPr="002B51FC">
        <w:rPr>
          <w:rFonts w:eastAsiaTheme="minorHAnsi"/>
          <w:lang w:val="en-GB" w:eastAsia="en-US"/>
        </w:rPr>
        <w:t>and select</w:t>
      </w:r>
      <w:r w:rsidR="00C3285F">
        <w:rPr>
          <w:rFonts w:eastAsiaTheme="minorHAnsi"/>
          <w:lang w:val="en-GB" w:eastAsia="en-US"/>
        </w:rPr>
        <w:t>s</w:t>
      </w:r>
      <w:r w:rsidRPr="002B51FC">
        <w:rPr>
          <w:rFonts w:eastAsiaTheme="minorHAnsi"/>
          <w:lang w:val="en-GB" w:eastAsia="en-US"/>
        </w:rPr>
        <w:t xml:space="preserve"> those </w:t>
      </w:r>
      <w:r w:rsidR="00C3285F">
        <w:rPr>
          <w:rFonts w:eastAsiaTheme="minorHAnsi"/>
          <w:lang w:val="en-GB" w:eastAsia="en-US"/>
        </w:rPr>
        <w:t>which</w:t>
      </w:r>
      <w:r w:rsidRPr="002B51FC">
        <w:rPr>
          <w:rFonts w:eastAsiaTheme="minorHAnsi"/>
          <w:lang w:val="en-GB" w:eastAsia="en-US"/>
        </w:rPr>
        <w:t xml:space="preserve"> are able to </w:t>
      </w:r>
      <w:r w:rsidR="00E84FC4">
        <w:rPr>
          <w:rFonts w:eastAsiaTheme="minorHAnsi"/>
          <w:lang w:val="en-GB" w:eastAsia="en-US"/>
        </w:rPr>
        <w:t>get</w:t>
      </w:r>
      <w:r w:rsidRPr="002B51FC">
        <w:rPr>
          <w:rFonts w:eastAsiaTheme="minorHAnsi"/>
          <w:lang w:val="en-GB" w:eastAsia="en-US"/>
        </w:rPr>
        <w:t xml:space="preserve"> the</w:t>
      </w:r>
      <w:r w:rsidR="0061756B">
        <w:rPr>
          <w:rFonts w:eastAsiaTheme="minorHAnsi"/>
          <w:lang w:val="en-GB" w:eastAsia="en-US"/>
        </w:rPr>
        <w:t xml:space="preserve"> </w:t>
      </w:r>
      <w:r w:rsidR="00841183">
        <w:rPr>
          <w:rFonts w:eastAsiaTheme="minorHAnsi"/>
          <w:lang w:val="en-GB" w:eastAsia="en-US"/>
        </w:rPr>
        <w:t>best</w:t>
      </w:r>
      <w:r w:rsidRPr="002B51FC">
        <w:rPr>
          <w:rFonts w:eastAsiaTheme="minorHAnsi"/>
          <w:lang w:val="en-GB" w:eastAsia="en-US"/>
        </w:rPr>
        <w:t xml:space="preserve"> reward. </w:t>
      </w:r>
      <w:r w:rsidR="00307343">
        <w:rPr>
          <w:rFonts w:eastAsiaTheme="minorHAnsi"/>
          <w:lang w:val="en-GB" w:eastAsia="en-US"/>
        </w:rPr>
        <w:t xml:space="preserve">Such methods are called </w:t>
      </w:r>
      <w:r w:rsidRPr="002B51FC">
        <w:rPr>
          <w:rFonts w:eastAsiaTheme="minorHAnsi"/>
          <w:lang w:val="en-GB" w:eastAsia="en-US"/>
        </w:rPr>
        <w:t xml:space="preserve">evolutionary methods </w:t>
      </w:r>
      <w:r w:rsidR="00A724A3">
        <w:rPr>
          <w:rFonts w:eastAsiaTheme="minorHAnsi"/>
          <w:lang w:val="en-GB" w:eastAsia="en-US"/>
        </w:rPr>
        <w:t>since</w:t>
      </w:r>
      <w:r w:rsidRPr="002B51FC">
        <w:rPr>
          <w:rFonts w:eastAsiaTheme="minorHAnsi"/>
          <w:lang w:val="en-GB" w:eastAsia="en-US"/>
        </w:rPr>
        <w:t xml:space="preserve"> their operation is</w:t>
      </w:r>
      <w:r w:rsidR="0061756B">
        <w:rPr>
          <w:rFonts w:eastAsiaTheme="minorHAnsi"/>
          <w:lang w:val="en-GB" w:eastAsia="en-US"/>
        </w:rPr>
        <w:t xml:space="preserve"> </w:t>
      </w:r>
      <w:r w:rsidR="00A724A3">
        <w:rPr>
          <w:rFonts w:eastAsiaTheme="minorHAnsi"/>
          <w:lang w:val="en-GB" w:eastAsia="en-US"/>
        </w:rPr>
        <w:t xml:space="preserve">similar </w:t>
      </w:r>
      <w:r w:rsidRPr="002B51FC">
        <w:rPr>
          <w:rFonts w:eastAsiaTheme="minorHAnsi"/>
          <w:lang w:val="en-GB" w:eastAsia="en-US"/>
        </w:rPr>
        <w:t xml:space="preserve">to way </w:t>
      </w:r>
      <w:r w:rsidR="00A724A3">
        <w:rPr>
          <w:rFonts w:eastAsiaTheme="minorHAnsi"/>
          <w:lang w:val="en-GB" w:eastAsia="en-US"/>
        </w:rPr>
        <w:lastRenderedPageBreak/>
        <w:t xml:space="preserve">the </w:t>
      </w:r>
      <w:r w:rsidRPr="002B51FC">
        <w:rPr>
          <w:rFonts w:eastAsiaTheme="minorHAnsi"/>
          <w:lang w:val="en-GB" w:eastAsia="en-US"/>
        </w:rPr>
        <w:t xml:space="preserve">biological evolution </w:t>
      </w:r>
      <w:r w:rsidR="00A724A3">
        <w:rPr>
          <w:rFonts w:eastAsiaTheme="minorHAnsi"/>
          <w:lang w:val="en-GB" w:eastAsia="en-US"/>
        </w:rPr>
        <w:t>creates</w:t>
      </w:r>
      <w:r w:rsidRPr="002B51FC">
        <w:rPr>
          <w:rFonts w:eastAsiaTheme="minorHAnsi"/>
          <w:lang w:val="en-GB" w:eastAsia="en-US"/>
        </w:rPr>
        <w:t xml:space="preserve"> organisms with </w:t>
      </w:r>
      <w:r w:rsidR="00C9123B">
        <w:rPr>
          <w:rFonts w:eastAsiaTheme="minorHAnsi"/>
          <w:lang w:val="en-GB" w:eastAsia="en-US"/>
        </w:rPr>
        <w:t xml:space="preserve">the </w:t>
      </w:r>
      <w:r w:rsidRPr="002B51FC">
        <w:rPr>
          <w:rFonts w:eastAsiaTheme="minorHAnsi"/>
          <w:lang w:val="en-GB" w:eastAsia="en-US"/>
        </w:rPr>
        <w:t xml:space="preserve">skilled </w:t>
      </w:r>
      <w:r w:rsidR="00C9123B" w:rsidRPr="002B51FC">
        <w:rPr>
          <w:rFonts w:eastAsiaTheme="minorHAnsi"/>
          <w:lang w:val="en-GB" w:eastAsia="en-US"/>
        </w:rPr>
        <w:t>behaviour</w:t>
      </w:r>
      <w:r w:rsidRPr="002B51FC">
        <w:rPr>
          <w:rFonts w:eastAsiaTheme="minorHAnsi"/>
          <w:lang w:val="en-GB" w:eastAsia="en-US"/>
        </w:rPr>
        <w:t xml:space="preserve"> when they </w:t>
      </w:r>
      <w:r w:rsidR="006713D1">
        <w:rPr>
          <w:rFonts w:eastAsiaTheme="minorHAnsi"/>
          <w:lang w:val="en-GB" w:eastAsia="en-US"/>
        </w:rPr>
        <w:t>don’t</w:t>
      </w:r>
      <w:r w:rsidRPr="002B51FC">
        <w:rPr>
          <w:rFonts w:eastAsiaTheme="minorHAnsi"/>
          <w:lang w:val="en-GB" w:eastAsia="en-US"/>
        </w:rPr>
        <w:t xml:space="preserve"> learn </w:t>
      </w:r>
      <w:r w:rsidR="00C20461">
        <w:rPr>
          <w:rFonts w:eastAsiaTheme="minorHAnsi"/>
          <w:lang w:val="en-GB" w:eastAsia="en-US"/>
        </w:rPr>
        <w:t>through the</w:t>
      </w:r>
      <w:r w:rsidRPr="002B51FC">
        <w:rPr>
          <w:rFonts w:eastAsiaTheme="minorHAnsi"/>
          <w:lang w:val="en-GB" w:eastAsia="en-US"/>
        </w:rPr>
        <w:t xml:space="preserve"> individual lifetimes. If space of </w:t>
      </w:r>
      <w:r w:rsidR="00F07AEB">
        <w:rPr>
          <w:rFonts w:eastAsiaTheme="minorHAnsi"/>
          <w:lang w:val="en-GB" w:eastAsia="en-US"/>
        </w:rPr>
        <w:t xml:space="preserve">the </w:t>
      </w:r>
      <w:r w:rsidRPr="002B51FC">
        <w:rPr>
          <w:rFonts w:eastAsiaTheme="minorHAnsi"/>
          <w:lang w:val="en-GB" w:eastAsia="en-US"/>
        </w:rPr>
        <w:t xml:space="preserve">policies is </w:t>
      </w:r>
      <w:r w:rsidR="00F07AEB">
        <w:rPr>
          <w:rFonts w:eastAsiaTheme="minorHAnsi"/>
          <w:lang w:val="en-GB" w:eastAsia="en-US"/>
        </w:rPr>
        <w:t>small enough</w:t>
      </w:r>
      <w:r w:rsidRPr="002B51FC">
        <w:rPr>
          <w:rFonts w:eastAsiaTheme="minorHAnsi"/>
          <w:lang w:val="en-GB" w:eastAsia="en-US"/>
        </w:rPr>
        <w:t xml:space="preserve">, or </w:t>
      </w:r>
      <w:r w:rsidR="00F07AEB">
        <w:rPr>
          <w:rFonts w:eastAsiaTheme="minorHAnsi"/>
          <w:lang w:val="en-GB" w:eastAsia="en-US"/>
        </w:rPr>
        <w:t>may</w:t>
      </w:r>
      <w:r w:rsidRPr="002B51FC">
        <w:rPr>
          <w:rFonts w:eastAsiaTheme="minorHAnsi"/>
          <w:lang w:val="en-GB" w:eastAsia="en-US"/>
        </w:rPr>
        <w:t xml:space="preserve"> be structured </w:t>
      </w:r>
      <w:r w:rsidR="00F07AEB">
        <w:rPr>
          <w:rFonts w:eastAsiaTheme="minorHAnsi"/>
          <w:lang w:val="en-GB" w:eastAsia="en-US"/>
        </w:rPr>
        <w:t xml:space="preserve">in the way that </w:t>
      </w:r>
      <w:r w:rsidRPr="002B51FC">
        <w:rPr>
          <w:rFonts w:eastAsiaTheme="minorHAnsi"/>
          <w:lang w:val="en-GB" w:eastAsia="en-US"/>
        </w:rPr>
        <w:t>good policies</w:t>
      </w:r>
      <w:r w:rsidR="0061756B">
        <w:rPr>
          <w:rFonts w:eastAsiaTheme="minorHAnsi"/>
          <w:lang w:val="en-GB" w:eastAsia="en-US"/>
        </w:rPr>
        <w:t xml:space="preserve"> </w:t>
      </w:r>
      <w:r w:rsidRPr="002B51FC">
        <w:rPr>
          <w:rFonts w:eastAsiaTheme="minorHAnsi"/>
          <w:lang w:val="en-GB" w:eastAsia="en-US"/>
        </w:rPr>
        <w:t xml:space="preserve">are common </w:t>
      </w:r>
      <w:r w:rsidR="00F07AEB">
        <w:rPr>
          <w:rFonts w:eastAsiaTheme="minorHAnsi"/>
          <w:lang w:val="en-GB" w:eastAsia="en-US"/>
        </w:rPr>
        <w:t xml:space="preserve">and </w:t>
      </w:r>
      <w:r w:rsidRPr="002B51FC">
        <w:rPr>
          <w:rFonts w:eastAsiaTheme="minorHAnsi"/>
          <w:lang w:val="en-GB" w:eastAsia="en-US"/>
        </w:rPr>
        <w:t xml:space="preserve">easy to </w:t>
      </w:r>
      <w:r w:rsidR="00AD3D25">
        <w:rPr>
          <w:rFonts w:eastAsiaTheme="minorHAnsi"/>
          <w:lang w:val="en-GB" w:eastAsia="en-US"/>
        </w:rPr>
        <w:t>fi</w:t>
      </w:r>
      <w:r w:rsidRPr="002B51FC">
        <w:rPr>
          <w:rFonts w:eastAsiaTheme="minorHAnsi"/>
          <w:lang w:val="en-GB" w:eastAsia="en-US"/>
        </w:rPr>
        <w:t>nd</w:t>
      </w:r>
      <w:r w:rsidR="00F07AEB">
        <w:rPr>
          <w:rFonts w:eastAsiaTheme="minorHAnsi"/>
          <w:lang w:val="en-GB" w:eastAsia="en-US"/>
        </w:rPr>
        <w:t xml:space="preserve">, </w:t>
      </w:r>
      <w:r w:rsidRPr="002B51FC">
        <w:rPr>
          <w:rFonts w:eastAsiaTheme="minorHAnsi"/>
          <w:lang w:val="en-GB" w:eastAsia="en-US"/>
        </w:rPr>
        <w:t>if lot of time available for search</w:t>
      </w:r>
      <w:r w:rsidR="0061756B">
        <w:rPr>
          <w:rFonts w:eastAsiaTheme="minorHAnsi"/>
          <w:lang w:val="en-GB" w:eastAsia="en-US"/>
        </w:rPr>
        <w:t xml:space="preserve"> </w:t>
      </w:r>
      <w:r w:rsidRPr="002B51FC">
        <w:rPr>
          <w:rFonts w:eastAsiaTheme="minorHAnsi"/>
          <w:lang w:val="en-GB" w:eastAsia="en-US"/>
        </w:rPr>
        <w:t>then</w:t>
      </w:r>
      <w:r w:rsidR="0061756B">
        <w:rPr>
          <w:rFonts w:eastAsiaTheme="minorHAnsi"/>
          <w:lang w:val="en-GB" w:eastAsia="en-US"/>
        </w:rPr>
        <w:t xml:space="preserve"> </w:t>
      </w:r>
      <w:r w:rsidR="00476FA8">
        <w:rPr>
          <w:rFonts w:eastAsiaTheme="minorHAnsi"/>
          <w:lang w:val="en-GB" w:eastAsia="en-US"/>
        </w:rPr>
        <w:t xml:space="preserve">such </w:t>
      </w:r>
      <w:r w:rsidRPr="002B51FC">
        <w:rPr>
          <w:rFonts w:eastAsiaTheme="minorHAnsi"/>
          <w:lang w:val="en-GB" w:eastAsia="en-US"/>
        </w:rPr>
        <w:t xml:space="preserve">evolutionary methods </w:t>
      </w:r>
      <w:r w:rsidR="00476FA8">
        <w:rPr>
          <w:rFonts w:eastAsiaTheme="minorHAnsi"/>
          <w:lang w:val="en-GB" w:eastAsia="en-US"/>
        </w:rPr>
        <w:t>may</w:t>
      </w:r>
      <w:r w:rsidRPr="002B51FC">
        <w:rPr>
          <w:rFonts w:eastAsiaTheme="minorHAnsi"/>
          <w:lang w:val="en-GB" w:eastAsia="en-US"/>
        </w:rPr>
        <w:t xml:space="preserve"> be </w:t>
      </w:r>
      <w:r w:rsidR="00D5022F">
        <w:rPr>
          <w:rFonts w:eastAsiaTheme="minorHAnsi"/>
          <w:lang w:val="en-GB" w:eastAsia="en-US"/>
        </w:rPr>
        <w:t xml:space="preserve">very </w:t>
      </w:r>
      <w:r w:rsidRPr="002B51FC">
        <w:rPr>
          <w:rFonts w:eastAsiaTheme="minorHAnsi"/>
          <w:lang w:val="en-GB" w:eastAsia="en-US"/>
        </w:rPr>
        <w:t>e</w:t>
      </w:r>
      <w:r w:rsidR="004F3D0F">
        <w:rPr>
          <w:rFonts w:eastAsiaTheme="minorHAnsi"/>
          <w:lang w:val="en-GB" w:eastAsia="en-US"/>
        </w:rPr>
        <w:t>ff</w:t>
      </w:r>
      <w:r w:rsidRPr="002B51FC">
        <w:rPr>
          <w:rFonts w:eastAsiaTheme="minorHAnsi"/>
          <w:lang w:val="en-GB" w:eastAsia="en-US"/>
        </w:rPr>
        <w:t xml:space="preserve">ective. </w:t>
      </w:r>
      <w:r w:rsidR="006746E9">
        <w:rPr>
          <w:rFonts w:eastAsiaTheme="minorHAnsi"/>
          <w:lang w:val="en-GB" w:eastAsia="en-US"/>
        </w:rPr>
        <w:t>As</w:t>
      </w:r>
      <w:r w:rsidRPr="002B51FC">
        <w:rPr>
          <w:rFonts w:eastAsiaTheme="minorHAnsi"/>
          <w:lang w:val="en-GB" w:eastAsia="en-US"/>
        </w:rPr>
        <w:t xml:space="preserve"> addition, evolutionary methods </w:t>
      </w:r>
      <w:r w:rsidR="006746E9">
        <w:rPr>
          <w:rFonts w:eastAsiaTheme="minorHAnsi"/>
          <w:lang w:val="en-GB" w:eastAsia="en-US"/>
        </w:rPr>
        <w:t xml:space="preserve">possess </w:t>
      </w:r>
      <w:r w:rsidRPr="002B51FC">
        <w:rPr>
          <w:rFonts w:eastAsiaTheme="minorHAnsi"/>
          <w:lang w:val="en-GB" w:eastAsia="en-US"/>
        </w:rPr>
        <w:t xml:space="preserve">advantages on </w:t>
      </w:r>
      <w:r w:rsidR="006746E9">
        <w:rPr>
          <w:rFonts w:eastAsiaTheme="minorHAnsi"/>
          <w:lang w:val="en-GB" w:eastAsia="en-US"/>
        </w:rPr>
        <w:t xml:space="preserve">the </w:t>
      </w:r>
      <w:r w:rsidRPr="002B51FC">
        <w:rPr>
          <w:rFonts w:eastAsiaTheme="minorHAnsi"/>
          <w:lang w:val="en-GB" w:eastAsia="en-US"/>
        </w:rPr>
        <w:t xml:space="preserve">problems </w:t>
      </w:r>
      <w:r w:rsidR="006746E9">
        <w:rPr>
          <w:rFonts w:eastAsiaTheme="minorHAnsi"/>
          <w:lang w:val="en-GB" w:eastAsia="en-US"/>
        </w:rPr>
        <w:t xml:space="preserve">where </w:t>
      </w:r>
      <w:r w:rsidRPr="002B51FC">
        <w:rPr>
          <w:rFonts w:eastAsiaTheme="minorHAnsi"/>
          <w:lang w:val="en-GB" w:eastAsia="en-US"/>
        </w:rPr>
        <w:t xml:space="preserve">learning agent </w:t>
      </w:r>
      <w:r w:rsidR="006746E9">
        <w:rPr>
          <w:rFonts w:eastAsiaTheme="minorHAnsi"/>
          <w:lang w:val="en-GB" w:eastAsia="en-US"/>
        </w:rPr>
        <w:t>can’t</w:t>
      </w:r>
      <w:r w:rsidRPr="002B51FC">
        <w:rPr>
          <w:rFonts w:eastAsiaTheme="minorHAnsi"/>
          <w:lang w:val="en-GB" w:eastAsia="en-US"/>
        </w:rPr>
        <w:t xml:space="preserve"> accurately </w:t>
      </w:r>
      <w:r w:rsidR="00AB5D47">
        <w:rPr>
          <w:rFonts w:eastAsiaTheme="minorHAnsi"/>
          <w:lang w:val="en-GB" w:eastAsia="en-US"/>
        </w:rPr>
        <w:t xml:space="preserve">feel </w:t>
      </w:r>
      <w:r w:rsidRPr="002B51FC">
        <w:rPr>
          <w:rFonts w:eastAsiaTheme="minorHAnsi"/>
          <w:lang w:val="en-GB" w:eastAsia="en-US"/>
        </w:rPr>
        <w:t xml:space="preserve">the state of </w:t>
      </w:r>
      <w:r w:rsidR="000327BB">
        <w:rPr>
          <w:rFonts w:eastAsiaTheme="minorHAnsi"/>
          <w:lang w:val="en-GB" w:eastAsia="en-US"/>
        </w:rPr>
        <w:t>the</w:t>
      </w:r>
      <w:r w:rsidRPr="002B51FC">
        <w:rPr>
          <w:rFonts w:eastAsiaTheme="minorHAnsi"/>
          <w:lang w:val="en-GB" w:eastAsia="en-US"/>
        </w:rPr>
        <w:t xml:space="preserve"> environment.</w:t>
      </w:r>
      <w:r w:rsidR="0061756B">
        <w:rPr>
          <w:rFonts w:eastAsiaTheme="minorHAnsi"/>
          <w:lang w:val="en-GB" w:eastAsia="en-US"/>
        </w:rPr>
        <w:t xml:space="preserve"> </w:t>
      </w:r>
      <w:r w:rsidR="00456595">
        <w:rPr>
          <w:rFonts w:eastAsiaTheme="minorHAnsi"/>
          <w:lang w:val="en-GB" w:eastAsia="en-US"/>
        </w:rPr>
        <w:t xml:space="preserve">Such </w:t>
      </w:r>
      <w:r w:rsidRPr="002B51FC">
        <w:rPr>
          <w:rFonts w:eastAsiaTheme="minorHAnsi"/>
          <w:lang w:val="en-GB" w:eastAsia="en-US"/>
        </w:rPr>
        <w:t xml:space="preserve">methods </w:t>
      </w:r>
      <w:r w:rsidR="00456595">
        <w:rPr>
          <w:rFonts w:eastAsiaTheme="minorHAnsi"/>
          <w:lang w:val="en-GB" w:eastAsia="en-US"/>
        </w:rPr>
        <w:t xml:space="preserve">can </w:t>
      </w:r>
      <w:r w:rsidRPr="002B51FC">
        <w:rPr>
          <w:rFonts w:eastAsiaTheme="minorHAnsi"/>
          <w:lang w:val="en-GB" w:eastAsia="en-US"/>
        </w:rPr>
        <w:t xml:space="preserve">ignore </w:t>
      </w:r>
      <w:r w:rsidR="00456595">
        <w:rPr>
          <w:rFonts w:eastAsiaTheme="minorHAnsi"/>
          <w:lang w:val="en-GB" w:eastAsia="en-US"/>
        </w:rPr>
        <w:t xml:space="preserve">a lot </w:t>
      </w:r>
      <w:r w:rsidRPr="002B51FC">
        <w:rPr>
          <w:rFonts w:eastAsiaTheme="minorHAnsi"/>
          <w:lang w:val="en-GB" w:eastAsia="en-US"/>
        </w:rPr>
        <w:t>of</w:t>
      </w:r>
      <w:r w:rsidR="0061756B">
        <w:rPr>
          <w:rFonts w:eastAsiaTheme="minorHAnsi"/>
          <w:lang w:val="en-GB" w:eastAsia="en-US"/>
        </w:rPr>
        <w:t xml:space="preserve"> </w:t>
      </w:r>
      <w:r w:rsidRPr="002B51FC">
        <w:rPr>
          <w:rFonts w:eastAsiaTheme="minorHAnsi"/>
          <w:lang w:val="en-GB" w:eastAsia="en-US"/>
        </w:rPr>
        <w:t xml:space="preserve">useful structure of </w:t>
      </w:r>
      <w:r w:rsidR="00456595">
        <w:rPr>
          <w:rFonts w:eastAsiaTheme="minorHAnsi"/>
          <w:lang w:val="en-GB" w:eastAsia="en-US"/>
        </w:rPr>
        <w:t xml:space="preserve">RL </w:t>
      </w:r>
      <w:r w:rsidRPr="002B51FC">
        <w:rPr>
          <w:rFonts w:eastAsiaTheme="minorHAnsi"/>
          <w:lang w:val="en-GB" w:eastAsia="en-US"/>
        </w:rPr>
        <w:t xml:space="preserve">problem: they </w:t>
      </w:r>
      <w:r w:rsidR="00795571">
        <w:rPr>
          <w:rFonts w:eastAsiaTheme="minorHAnsi"/>
          <w:lang w:val="en-GB" w:eastAsia="en-US"/>
        </w:rPr>
        <w:t>don’t</w:t>
      </w:r>
      <w:r w:rsidRPr="002B51FC">
        <w:rPr>
          <w:rFonts w:eastAsiaTheme="minorHAnsi"/>
          <w:lang w:val="en-GB" w:eastAsia="en-US"/>
        </w:rPr>
        <w:t xml:space="preserve"> use</w:t>
      </w:r>
      <w:r w:rsidR="0061756B">
        <w:rPr>
          <w:rFonts w:eastAsiaTheme="minorHAnsi"/>
          <w:lang w:val="en-GB" w:eastAsia="en-US"/>
        </w:rPr>
        <w:t xml:space="preserve"> </w:t>
      </w:r>
      <w:r w:rsidRPr="002B51FC">
        <w:rPr>
          <w:rFonts w:eastAsiaTheme="minorHAnsi"/>
          <w:lang w:val="en-GB" w:eastAsia="en-US"/>
        </w:rPr>
        <w:t>the fact that policy they</w:t>
      </w:r>
      <w:r w:rsidR="008722E9">
        <w:rPr>
          <w:rFonts w:eastAsiaTheme="minorHAnsi"/>
          <w:lang w:val="en-GB" w:eastAsia="en-US"/>
        </w:rPr>
        <w:t xml:space="preserve">’re </w:t>
      </w:r>
      <w:r w:rsidRPr="002B51FC">
        <w:rPr>
          <w:rFonts w:eastAsiaTheme="minorHAnsi"/>
          <w:lang w:val="en-GB" w:eastAsia="en-US"/>
        </w:rPr>
        <w:t xml:space="preserve">searching for is </w:t>
      </w:r>
      <w:r w:rsidR="00C475AF">
        <w:rPr>
          <w:rFonts w:eastAsiaTheme="minorHAnsi"/>
          <w:lang w:val="en-GB" w:eastAsia="en-US"/>
        </w:rPr>
        <w:t>the</w:t>
      </w:r>
      <w:r w:rsidRPr="002B51FC">
        <w:rPr>
          <w:rFonts w:eastAsiaTheme="minorHAnsi"/>
          <w:lang w:val="en-GB" w:eastAsia="en-US"/>
        </w:rPr>
        <w:t xml:space="preserve"> function from </w:t>
      </w:r>
      <w:r w:rsidR="003D7270">
        <w:rPr>
          <w:rFonts w:eastAsiaTheme="minorHAnsi"/>
          <w:lang w:val="en-GB" w:eastAsia="en-US"/>
        </w:rPr>
        <w:t xml:space="preserve">the </w:t>
      </w:r>
      <w:r w:rsidRPr="002B51FC">
        <w:rPr>
          <w:rFonts w:eastAsiaTheme="minorHAnsi"/>
          <w:lang w:val="en-GB" w:eastAsia="en-US"/>
        </w:rPr>
        <w:t>states to</w:t>
      </w:r>
      <w:r w:rsidR="001B04EA">
        <w:rPr>
          <w:rFonts w:eastAsiaTheme="minorHAnsi"/>
          <w:lang w:val="en-GB" w:eastAsia="en-US"/>
        </w:rPr>
        <w:t xml:space="preserve"> </w:t>
      </w:r>
      <w:r w:rsidRPr="002B51FC">
        <w:rPr>
          <w:rFonts w:eastAsiaTheme="minorHAnsi"/>
          <w:lang w:val="en-GB" w:eastAsia="en-US"/>
        </w:rPr>
        <w:t xml:space="preserve">actions; they </w:t>
      </w:r>
      <w:r w:rsidR="00CB3CEF">
        <w:rPr>
          <w:rFonts w:eastAsiaTheme="minorHAnsi"/>
          <w:lang w:val="en-GB" w:eastAsia="en-US"/>
        </w:rPr>
        <w:t>don’t</w:t>
      </w:r>
      <w:r w:rsidRPr="002B51FC">
        <w:rPr>
          <w:rFonts w:eastAsiaTheme="minorHAnsi"/>
          <w:lang w:val="en-GB" w:eastAsia="en-US"/>
        </w:rPr>
        <w:t xml:space="preserve"> </w:t>
      </w:r>
      <w:r w:rsidR="00CB3CEF">
        <w:rPr>
          <w:rFonts w:eastAsiaTheme="minorHAnsi"/>
          <w:lang w:val="en-GB" w:eastAsia="en-US"/>
        </w:rPr>
        <w:t>recognise</w:t>
      </w:r>
      <w:r w:rsidRPr="002B51FC">
        <w:rPr>
          <w:rFonts w:eastAsiaTheme="minorHAnsi"/>
          <w:lang w:val="en-GB" w:eastAsia="en-US"/>
        </w:rPr>
        <w:t xml:space="preserve"> which states an </w:t>
      </w:r>
      <w:r w:rsidR="00CB3CEF">
        <w:rPr>
          <w:rFonts w:eastAsiaTheme="minorHAnsi"/>
          <w:lang w:val="en-GB" w:eastAsia="en-US"/>
        </w:rPr>
        <w:t xml:space="preserve">agent </w:t>
      </w:r>
      <w:r w:rsidRPr="002B51FC">
        <w:rPr>
          <w:rFonts w:eastAsiaTheme="minorHAnsi"/>
          <w:lang w:val="en-GB" w:eastAsia="en-US"/>
        </w:rPr>
        <w:t xml:space="preserve">passes </w:t>
      </w:r>
      <w:r w:rsidR="00CB3CEF">
        <w:rPr>
          <w:rFonts w:eastAsiaTheme="minorHAnsi"/>
          <w:lang w:val="en-GB" w:eastAsia="en-US"/>
        </w:rPr>
        <w:t xml:space="preserve">over the </w:t>
      </w:r>
      <w:r w:rsidRPr="002B51FC">
        <w:rPr>
          <w:rFonts w:eastAsiaTheme="minorHAnsi"/>
          <w:lang w:val="en-GB" w:eastAsia="en-US"/>
        </w:rPr>
        <w:t xml:space="preserve">lifetime, which actions </w:t>
      </w:r>
      <w:r w:rsidR="00832A70">
        <w:rPr>
          <w:rFonts w:eastAsiaTheme="minorHAnsi"/>
          <w:lang w:val="en-GB" w:eastAsia="en-US"/>
        </w:rPr>
        <w:t>are selected</w:t>
      </w:r>
      <w:r w:rsidRPr="002B51FC">
        <w:rPr>
          <w:rFonts w:eastAsiaTheme="minorHAnsi"/>
          <w:lang w:val="en-GB" w:eastAsia="en-US"/>
        </w:rPr>
        <w:t xml:space="preserve">. In some </w:t>
      </w:r>
      <w:r w:rsidR="00DF6A30">
        <w:rPr>
          <w:rFonts w:eastAsiaTheme="minorHAnsi"/>
          <w:lang w:val="en-GB" w:eastAsia="en-US"/>
        </w:rPr>
        <w:t>situations,</w:t>
      </w:r>
      <w:r w:rsidRPr="002B51FC">
        <w:rPr>
          <w:rFonts w:eastAsiaTheme="minorHAnsi"/>
          <w:lang w:val="en-GB" w:eastAsia="en-US"/>
        </w:rPr>
        <w:t xml:space="preserve"> </w:t>
      </w:r>
      <w:r w:rsidR="00FC2A83">
        <w:rPr>
          <w:rFonts w:eastAsiaTheme="minorHAnsi"/>
          <w:lang w:val="en-GB" w:eastAsia="en-US"/>
        </w:rPr>
        <w:t xml:space="preserve">such </w:t>
      </w:r>
      <w:r w:rsidRPr="002B51FC">
        <w:rPr>
          <w:rFonts w:eastAsiaTheme="minorHAnsi"/>
          <w:lang w:val="en-GB" w:eastAsia="en-US"/>
        </w:rPr>
        <w:t xml:space="preserve">information </w:t>
      </w:r>
      <w:r w:rsidR="00695DFC">
        <w:rPr>
          <w:rFonts w:eastAsiaTheme="minorHAnsi"/>
          <w:lang w:val="en-GB" w:eastAsia="en-US"/>
        </w:rPr>
        <w:t>may</w:t>
      </w:r>
      <w:r w:rsidR="001B04EA">
        <w:rPr>
          <w:rFonts w:eastAsiaTheme="minorHAnsi"/>
          <w:lang w:val="en-GB" w:eastAsia="en-US"/>
        </w:rPr>
        <w:t xml:space="preserve"> </w:t>
      </w:r>
      <w:r w:rsidRPr="002B51FC">
        <w:rPr>
          <w:rFonts w:eastAsiaTheme="minorHAnsi"/>
          <w:lang w:val="en-GB" w:eastAsia="en-US"/>
        </w:rPr>
        <w:t xml:space="preserve">be misleading (when </w:t>
      </w:r>
      <w:r w:rsidR="00252E3F">
        <w:rPr>
          <w:rFonts w:eastAsiaTheme="minorHAnsi"/>
          <w:lang w:val="en-GB" w:eastAsia="en-US"/>
        </w:rPr>
        <w:t xml:space="preserve">the </w:t>
      </w:r>
      <w:r w:rsidRPr="002B51FC">
        <w:rPr>
          <w:rFonts w:eastAsiaTheme="minorHAnsi"/>
          <w:lang w:val="en-GB" w:eastAsia="en-US"/>
        </w:rPr>
        <w:t xml:space="preserve">states are misperceived), but often it </w:t>
      </w:r>
      <w:r w:rsidR="006C45A6">
        <w:rPr>
          <w:rFonts w:eastAsiaTheme="minorHAnsi"/>
          <w:lang w:val="en-GB" w:eastAsia="en-US"/>
        </w:rPr>
        <w:t>can</w:t>
      </w:r>
      <w:r w:rsidR="008476E3">
        <w:rPr>
          <w:rFonts w:eastAsiaTheme="minorHAnsi"/>
          <w:lang w:val="en-GB" w:eastAsia="en-US"/>
        </w:rPr>
        <w:t xml:space="preserve"> </w:t>
      </w:r>
      <w:r w:rsidRPr="002B51FC">
        <w:rPr>
          <w:rFonts w:eastAsiaTheme="minorHAnsi"/>
          <w:lang w:val="en-GB" w:eastAsia="en-US"/>
        </w:rPr>
        <w:t xml:space="preserve">enable </w:t>
      </w:r>
      <w:r w:rsidR="00E27767">
        <w:rPr>
          <w:rFonts w:eastAsiaTheme="minorHAnsi"/>
          <w:lang w:val="en-GB" w:eastAsia="en-US"/>
        </w:rPr>
        <w:t xml:space="preserve">even </w:t>
      </w:r>
      <w:r w:rsidRPr="002B51FC">
        <w:rPr>
          <w:rFonts w:eastAsiaTheme="minorHAnsi"/>
          <w:lang w:val="en-GB" w:eastAsia="en-US"/>
        </w:rPr>
        <w:t>more e</w:t>
      </w:r>
      <w:r w:rsidR="001B04EA">
        <w:rPr>
          <w:rFonts w:eastAsiaTheme="minorHAnsi"/>
          <w:lang w:val="en-GB" w:eastAsia="en-US"/>
        </w:rPr>
        <w:t>ffi</w:t>
      </w:r>
      <w:r w:rsidRPr="002B51FC">
        <w:rPr>
          <w:rFonts w:eastAsiaTheme="minorHAnsi"/>
          <w:lang w:val="en-GB" w:eastAsia="en-US"/>
        </w:rPr>
        <w:t xml:space="preserve">cient search. </w:t>
      </w:r>
      <w:r w:rsidR="00431F6B">
        <w:rPr>
          <w:rFonts w:eastAsiaTheme="minorHAnsi"/>
          <w:lang w:val="en-GB" w:eastAsia="en-US"/>
        </w:rPr>
        <w:t>Nevertheless</w:t>
      </w:r>
      <w:r w:rsidRPr="002B51FC">
        <w:rPr>
          <w:rFonts w:eastAsiaTheme="minorHAnsi"/>
          <w:lang w:val="en-GB" w:eastAsia="en-US"/>
        </w:rPr>
        <w:t xml:space="preserve">, </w:t>
      </w:r>
      <w:r w:rsidR="00857322">
        <w:rPr>
          <w:rFonts w:eastAsiaTheme="minorHAnsi"/>
          <w:lang w:val="en-GB" w:eastAsia="en-US"/>
        </w:rPr>
        <w:t>there are</w:t>
      </w:r>
      <w:r w:rsidRPr="002B51FC">
        <w:rPr>
          <w:rFonts w:eastAsiaTheme="minorHAnsi"/>
          <w:lang w:val="en-GB" w:eastAsia="en-US"/>
        </w:rPr>
        <w:t xml:space="preserve"> </w:t>
      </w:r>
      <w:r w:rsidR="008809A4">
        <w:rPr>
          <w:rFonts w:eastAsiaTheme="minorHAnsi"/>
          <w:lang w:val="en-GB" w:eastAsia="en-US"/>
        </w:rPr>
        <w:t xml:space="preserve">still </w:t>
      </w:r>
      <w:r w:rsidRPr="002B51FC">
        <w:rPr>
          <w:rFonts w:eastAsiaTheme="minorHAnsi"/>
          <w:lang w:val="en-GB" w:eastAsia="en-US"/>
        </w:rPr>
        <w:t xml:space="preserve">some methods </w:t>
      </w:r>
      <w:r w:rsidR="008809A4">
        <w:rPr>
          <w:rFonts w:eastAsiaTheme="minorHAnsi"/>
          <w:lang w:val="en-GB" w:eastAsia="en-US"/>
        </w:rPr>
        <w:t>which</w:t>
      </w:r>
      <w:r w:rsidRPr="002B51FC">
        <w:rPr>
          <w:rFonts w:eastAsiaTheme="minorHAnsi"/>
          <w:lang w:val="en-GB" w:eastAsia="en-US"/>
        </w:rPr>
        <w:t xml:space="preserve">, </w:t>
      </w:r>
      <w:r w:rsidR="00CA3FAD">
        <w:rPr>
          <w:rFonts w:eastAsiaTheme="minorHAnsi"/>
          <w:lang w:val="en-GB" w:eastAsia="en-US"/>
        </w:rPr>
        <w:t xml:space="preserve">as </w:t>
      </w:r>
      <w:r w:rsidRPr="002B51FC">
        <w:rPr>
          <w:rFonts w:eastAsiaTheme="minorHAnsi"/>
          <w:lang w:val="en-GB" w:eastAsia="en-US"/>
        </w:rPr>
        <w:t>evolutionary methods,</w:t>
      </w:r>
      <w:r w:rsidR="001B04EA">
        <w:rPr>
          <w:rFonts w:eastAsiaTheme="minorHAnsi"/>
          <w:lang w:val="en-GB" w:eastAsia="en-US"/>
        </w:rPr>
        <w:t xml:space="preserve"> </w:t>
      </w:r>
      <w:r w:rsidR="00CA3FAD">
        <w:rPr>
          <w:rFonts w:eastAsiaTheme="minorHAnsi"/>
          <w:lang w:val="en-GB" w:eastAsia="en-US"/>
        </w:rPr>
        <w:t>don’t</w:t>
      </w:r>
      <w:r w:rsidRPr="002B51FC">
        <w:rPr>
          <w:rFonts w:eastAsiaTheme="minorHAnsi"/>
          <w:lang w:val="en-GB" w:eastAsia="en-US"/>
        </w:rPr>
        <w:t xml:space="preserve"> appeal to</w:t>
      </w:r>
      <w:r w:rsidR="002436D1">
        <w:rPr>
          <w:rFonts w:eastAsiaTheme="minorHAnsi"/>
          <w:lang w:val="en-GB" w:eastAsia="en-US"/>
        </w:rPr>
        <w:t xml:space="preserve"> the</w:t>
      </w:r>
      <w:r w:rsidRPr="002B51FC">
        <w:rPr>
          <w:rFonts w:eastAsiaTheme="minorHAnsi"/>
          <w:lang w:val="en-GB" w:eastAsia="en-US"/>
        </w:rPr>
        <w:t xml:space="preserve"> value functions. </w:t>
      </w:r>
      <w:r w:rsidR="00E75206">
        <w:rPr>
          <w:rFonts w:eastAsiaTheme="minorHAnsi"/>
          <w:lang w:val="en-GB" w:eastAsia="en-US"/>
        </w:rPr>
        <w:t xml:space="preserve">Such </w:t>
      </w:r>
      <w:r w:rsidRPr="002B51FC">
        <w:rPr>
          <w:rFonts w:eastAsiaTheme="minorHAnsi"/>
          <w:lang w:val="en-GB" w:eastAsia="en-US"/>
        </w:rPr>
        <w:t xml:space="preserve">methods </w:t>
      </w:r>
      <w:r w:rsidR="00E505E5">
        <w:rPr>
          <w:rFonts w:eastAsiaTheme="minorHAnsi"/>
          <w:lang w:val="en-GB" w:eastAsia="en-US"/>
        </w:rPr>
        <w:t xml:space="preserve">are searching </w:t>
      </w:r>
      <w:r w:rsidRPr="002B51FC">
        <w:rPr>
          <w:rFonts w:eastAsiaTheme="minorHAnsi"/>
          <w:lang w:val="en-GB" w:eastAsia="en-US"/>
        </w:rPr>
        <w:t>in</w:t>
      </w:r>
      <w:r w:rsidR="002E6C51">
        <w:rPr>
          <w:rFonts w:eastAsiaTheme="minorHAnsi"/>
          <w:lang w:val="en-GB" w:eastAsia="en-US"/>
        </w:rPr>
        <w:t xml:space="preserve"> the</w:t>
      </w:r>
      <w:r w:rsidRPr="002B51FC">
        <w:rPr>
          <w:rFonts w:eastAsiaTheme="minorHAnsi"/>
          <w:lang w:val="en-GB" w:eastAsia="en-US"/>
        </w:rPr>
        <w:t xml:space="preserve"> spaces of</w:t>
      </w:r>
      <w:r w:rsidR="002E6C51">
        <w:rPr>
          <w:rFonts w:eastAsiaTheme="minorHAnsi"/>
          <w:lang w:val="en-GB" w:eastAsia="en-US"/>
        </w:rPr>
        <w:t xml:space="preserve"> the</w:t>
      </w:r>
      <w:r w:rsidRPr="002B51FC">
        <w:rPr>
          <w:rFonts w:eastAsiaTheme="minorHAnsi"/>
          <w:lang w:val="en-GB" w:eastAsia="en-US"/>
        </w:rPr>
        <w:t xml:space="preserve"> policies</w:t>
      </w:r>
      <w:ins w:id="325" w:author="Олександр Романченко" w:date="2020-05-17T00:18:00Z">
        <w:r w:rsidR="00932F78">
          <w:rPr>
            <w:rStyle w:val="FootnoteReference"/>
            <w:rFonts w:eastAsiaTheme="minorHAnsi"/>
            <w:lang w:val="en-GB" w:eastAsia="en-US"/>
          </w:rPr>
          <w:footnoteReference w:id="25"/>
        </w:r>
      </w:ins>
      <w:r w:rsidR="008476E3">
        <w:rPr>
          <w:rFonts w:eastAsiaTheme="minorHAnsi"/>
          <w:lang w:val="en-GB" w:eastAsia="en-US"/>
        </w:rPr>
        <w:t xml:space="preserve"> </w:t>
      </w:r>
      <w:r w:rsidR="00F92B56">
        <w:rPr>
          <w:rFonts w:eastAsiaTheme="minorHAnsi"/>
          <w:lang w:val="en-GB" w:eastAsia="en-US"/>
        </w:rPr>
        <w:t xml:space="preserve">which are </w:t>
      </w:r>
      <w:r w:rsidRPr="002B51FC">
        <w:rPr>
          <w:rFonts w:eastAsiaTheme="minorHAnsi"/>
          <w:lang w:val="en-GB" w:eastAsia="en-US"/>
        </w:rPr>
        <w:t>de</w:t>
      </w:r>
      <w:r w:rsidR="001B04EA">
        <w:rPr>
          <w:rFonts w:eastAsiaTheme="minorHAnsi"/>
          <w:lang w:val="en-GB" w:eastAsia="en-US"/>
        </w:rPr>
        <w:t>fi</w:t>
      </w:r>
      <w:r w:rsidRPr="002B51FC">
        <w:rPr>
          <w:rFonts w:eastAsiaTheme="minorHAnsi"/>
          <w:lang w:val="en-GB" w:eastAsia="en-US"/>
        </w:rPr>
        <w:t xml:space="preserve">ned by </w:t>
      </w:r>
      <w:r w:rsidR="001666AF">
        <w:rPr>
          <w:rFonts w:eastAsiaTheme="minorHAnsi"/>
          <w:lang w:val="en-GB" w:eastAsia="en-US"/>
        </w:rPr>
        <w:t xml:space="preserve">the </w:t>
      </w:r>
      <w:r w:rsidRPr="002B51FC">
        <w:rPr>
          <w:rFonts w:eastAsiaTheme="minorHAnsi"/>
          <w:lang w:val="en-GB" w:eastAsia="en-US"/>
        </w:rPr>
        <w:t>collection of numeric parameters. They estimate directions</w:t>
      </w:r>
      <w:r w:rsidR="001B04EA">
        <w:rPr>
          <w:rFonts w:eastAsiaTheme="minorHAnsi"/>
          <w:lang w:val="en-GB" w:eastAsia="en-US"/>
        </w:rPr>
        <w:t xml:space="preserve"> </w:t>
      </w:r>
      <w:r w:rsidR="0060303F">
        <w:rPr>
          <w:rFonts w:eastAsiaTheme="minorHAnsi"/>
          <w:lang w:val="en-GB" w:eastAsia="en-US"/>
        </w:rPr>
        <w:t xml:space="preserve">of </w:t>
      </w:r>
      <w:r w:rsidRPr="002B51FC">
        <w:rPr>
          <w:rFonts w:eastAsiaTheme="minorHAnsi"/>
          <w:lang w:val="en-GB" w:eastAsia="en-US"/>
        </w:rPr>
        <w:t xml:space="preserve">the parameters </w:t>
      </w:r>
      <w:r w:rsidR="00BA50B3">
        <w:rPr>
          <w:rFonts w:eastAsiaTheme="minorHAnsi"/>
          <w:lang w:val="en-GB" w:eastAsia="en-US"/>
        </w:rPr>
        <w:t xml:space="preserve">which </w:t>
      </w:r>
      <w:r w:rsidRPr="002B51FC">
        <w:rPr>
          <w:rFonts w:eastAsiaTheme="minorHAnsi"/>
          <w:lang w:val="en-GB" w:eastAsia="en-US"/>
        </w:rPr>
        <w:t xml:space="preserve">should be adjusted to </w:t>
      </w:r>
      <w:r w:rsidR="00461F3A">
        <w:rPr>
          <w:rFonts w:eastAsiaTheme="minorHAnsi"/>
          <w:lang w:val="en-GB" w:eastAsia="en-US"/>
        </w:rPr>
        <w:t xml:space="preserve">quickly </w:t>
      </w:r>
      <w:r w:rsidRPr="002B51FC">
        <w:rPr>
          <w:rFonts w:eastAsiaTheme="minorHAnsi"/>
          <w:lang w:val="en-GB" w:eastAsia="en-US"/>
        </w:rPr>
        <w:t>improve a</w:t>
      </w:r>
      <w:r w:rsidR="001B04EA">
        <w:rPr>
          <w:rFonts w:eastAsiaTheme="minorHAnsi"/>
          <w:lang w:val="en-GB" w:eastAsia="en-US"/>
        </w:rPr>
        <w:t xml:space="preserve"> </w:t>
      </w:r>
      <w:r w:rsidRPr="002B51FC">
        <w:rPr>
          <w:rFonts w:eastAsiaTheme="minorHAnsi"/>
          <w:lang w:val="en-GB" w:eastAsia="en-US"/>
        </w:rPr>
        <w:t>performance</w:t>
      </w:r>
      <w:r w:rsidR="00BB045F">
        <w:rPr>
          <w:rFonts w:eastAsiaTheme="minorHAnsi"/>
          <w:lang w:val="en-GB" w:eastAsia="en-US"/>
        </w:rPr>
        <w:t xml:space="preserve"> of the policy</w:t>
      </w:r>
      <w:r w:rsidRPr="002B51FC">
        <w:rPr>
          <w:rFonts w:eastAsiaTheme="minorHAnsi"/>
          <w:lang w:val="en-GB" w:eastAsia="en-US"/>
        </w:rPr>
        <w:t>. Unlike evolutionary methods</w:t>
      </w:r>
      <w:ins w:id="332" w:author="Олександр Романченко" w:date="2020-05-17T00:20:00Z">
        <w:r w:rsidR="00C243E6">
          <w:rPr>
            <w:rStyle w:val="FootnoteReference"/>
            <w:rFonts w:eastAsiaTheme="minorHAnsi"/>
            <w:lang w:val="en-GB" w:eastAsia="en-US"/>
          </w:rPr>
          <w:footnoteReference w:id="26"/>
        </w:r>
      </w:ins>
      <w:r w:rsidRPr="002B51FC">
        <w:rPr>
          <w:rFonts w:eastAsiaTheme="minorHAnsi"/>
          <w:lang w:val="en-GB" w:eastAsia="en-US"/>
        </w:rPr>
        <w:t xml:space="preserve"> they produce </w:t>
      </w:r>
      <w:r w:rsidR="002B271A">
        <w:rPr>
          <w:rFonts w:eastAsiaTheme="minorHAnsi"/>
          <w:lang w:val="en-GB" w:eastAsia="en-US"/>
        </w:rPr>
        <w:t>such</w:t>
      </w:r>
      <w:r w:rsidRPr="002B51FC">
        <w:rPr>
          <w:rFonts w:eastAsiaTheme="minorHAnsi"/>
          <w:lang w:val="en-GB" w:eastAsia="en-US"/>
        </w:rPr>
        <w:t xml:space="preserve"> estimates</w:t>
      </w:r>
      <w:r w:rsidR="001B04EA">
        <w:rPr>
          <w:rFonts w:eastAsiaTheme="minorHAnsi"/>
          <w:lang w:val="en-GB" w:eastAsia="en-US"/>
        </w:rPr>
        <w:t xml:space="preserve"> </w:t>
      </w:r>
      <w:r w:rsidR="009C1518">
        <w:rPr>
          <w:rFonts w:eastAsiaTheme="minorHAnsi"/>
          <w:lang w:val="en-GB" w:eastAsia="en-US"/>
        </w:rPr>
        <w:t>when</w:t>
      </w:r>
      <w:r w:rsidRPr="002B51FC">
        <w:rPr>
          <w:rFonts w:eastAsiaTheme="minorHAnsi"/>
          <w:lang w:val="en-GB" w:eastAsia="en-US"/>
        </w:rPr>
        <w:t xml:space="preserve"> agent </w:t>
      </w:r>
      <w:r w:rsidR="009C1518">
        <w:rPr>
          <w:rFonts w:eastAsiaTheme="minorHAnsi"/>
          <w:lang w:val="en-GB" w:eastAsia="en-US"/>
        </w:rPr>
        <w:t>interacts</w:t>
      </w:r>
      <w:r w:rsidRPr="002B51FC">
        <w:rPr>
          <w:rFonts w:eastAsiaTheme="minorHAnsi"/>
          <w:lang w:val="en-GB" w:eastAsia="en-US"/>
        </w:rPr>
        <w:t xml:space="preserve"> with </w:t>
      </w:r>
      <w:r w:rsidR="00BA4D8D">
        <w:rPr>
          <w:rFonts w:eastAsiaTheme="minorHAnsi"/>
          <w:lang w:val="en-GB" w:eastAsia="en-US"/>
        </w:rPr>
        <w:t>the</w:t>
      </w:r>
      <w:r w:rsidRPr="002B51FC">
        <w:rPr>
          <w:rFonts w:eastAsiaTheme="minorHAnsi"/>
          <w:lang w:val="en-GB" w:eastAsia="en-US"/>
        </w:rPr>
        <w:t xml:space="preserve"> environment so</w:t>
      </w:r>
      <w:r w:rsidR="0003125E">
        <w:rPr>
          <w:rFonts w:eastAsiaTheme="minorHAnsi"/>
          <w:lang w:val="en-GB" w:eastAsia="en-US"/>
        </w:rPr>
        <w:t xml:space="preserve"> that it</w:t>
      </w:r>
      <w:r w:rsidRPr="002B51FC">
        <w:rPr>
          <w:rFonts w:eastAsiaTheme="minorHAnsi"/>
          <w:lang w:val="en-GB" w:eastAsia="en-US"/>
        </w:rPr>
        <w:t xml:space="preserve"> can take</w:t>
      </w:r>
      <w:r w:rsidR="001B04EA">
        <w:rPr>
          <w:rFonts w:eastAsiaTheme="minorHAnsi"/>
          <w:lang w:val="en-GB" w:eastAsia="en-US"/>
        </w:rPr>
        <w:t xml:space="preserve"> </w:t>
      </w:r>
      <w:r w:rsidRPr="002B51FC">
        <w:rPr>
          <w:rFonts w:eastAsiaTheme="minorHAnsi"/>
          <w:lang w:val="en-GB" w:eastAsia="en-US"/>
        </w:rPr>
        <w:t xml:space="preserve">advantage of details </w:t>
      </w:r>
      <w:r w:rsidR="0003125E">
        <w:rPr>
          <w:rFonts w:eastAsiaTheme="minorHAnsi"/>
          <w:lang w:val="en-GB" w:eastAsia="en-US"/>
        </w:rPr>
        <w:t xml:space="preserve">from </w:t>
      </w:r>
      <w:r w:rsidRPr="002B51FC">
        <w:rPr>
          <w:rFonts w:eastAsiaTheme="minorHAnsi"/>
          <w:lang w:val="en-GB" w:eastAsia="en-US"/>
        </w:rPr>
        <w:t xml:space="preserve">individual </w:t>
      </w:r>
      <w:r w:rsidR="0003125E" w:rsidRPr="002B51FC">
        <w:rPr>
          <w:rFonts w:eastAsiaTheme="minorHAnsi"/>
          <w:lang w:val="en-GB" w:eastAsia="en-US"/>
        </w:rPr>
        <w:t>behavioural</w:t>
      </w:r>
      <w:r w:rsidRPr="002B51FC">
        <w:rPr>
          <w:rFonts w:eastAsiaTheme="minorHAnsi"/>
          <w:lang w:val="en-GB" w:eastAsia="en-US"/>
        </w:rPr>
        <w:t xml:space="preserve"> interactions. </w:t>
      </w:r>
      <w:r w:rsidR="00EA525D">
        <w:rPr>
          <w:rFonts w:eastAsiaTheme="minorHAnsi"/>
          <w:lang w:val="en-GB" w:eastAsia="en-US"/>
        </w:rPr>
        <w:t>Such methods</w:t>
      </w:r>
      <w:r w:rsidR="002E7428">
        <w:rPr>
          <w:rFonts w:eastAsiaTheme="minorHAnsi"/>
          <w:lang w:val="en-GB" w:eastAsia="en-US"/>
        </w:rPr>
        <w:t xml:space="preserve"> are </w:t>
      </w:r>
      <w:r w:rsidRPr="002B51FC">
        <w:rPr>
          <w:rFonts w:eastAsiaTheme="minorHAnsi"/>
          <w:lang w:val="en-GB" w:eastAsia="en-US"/>
        </w:rPr>
        <w:t>called policy gradient methods,</w:t>
      </w:r>
      <w:r w:rsidR="000B0A3F">
        <w:rPr>
          <w:rFonts w:eastAsiaTheme="minorHAnsi"/>
          <w:lang w:val="en-GB" w:eastAsia="en-US"/>
        </w:rPr>
        <w:t xml:space="preserve"> they</w:t>
      </w:r>
      <w:r w:rsidRPr="002B51FC">
        <w:rPr>
          <w:rFonts w:eastAsiaTheme="minorHAnsi"/>
          <w:lang w:val="en-GB" w:eastAsia="en-US"/>
        </w:rPr>
        <w:t xml:space="preserve"> have proven </w:t>
      </w:r>
      <w:r w:rsidR="00E60E60">
        <w:rPr>
          <w:rFonts w:eastAsiaTheme="minorHAnsi"/>
          <w:lang w:val="en-GB" w:eastAsia="en-US"/>
        </w:rPr>
        <w:t xml:space="preserve">to be </w:t>
      </w:r>
      <w:r w:rsidRPr="002B51FC">
        <w:rPr>
          <w:rFonts w:eastAsiaTheme="minorHAnsi"/>
          <w:lang w:val="en-GB" w:eastAsia="en-US"/>
        </w:rPr>
        <w:t xml:space="preserve">useful in </w:t>
      </w:r>
      <w:r w:rsidR="00D577B3">
        <w:rPr>
          <w:rFonts w:eastAsiaTheme="minorHAnsi"/>
          <w:lang w:val="en-GB" w:eastAsia="en-US"/>
        </w:rPr>
        <w:t xml:space="preserve">a </w:t>
      </w:r>
      <w:r w:rsidRPr="002B51FC">
        <w:rPr>
          <w:rFonts w:eastAsiaTheme="minorHAnsi"/>
          <w:lang w:val="en-GB" w:eastAsia="en-US"/>
        </w:rPr>
        <w:t xml:space="preserve">many problems, some of simplest </w:t>
      </w:r>
      <w:r w:rsidR="00A76DD4">
        <w:rPr>
          <w:rFonts w:eastAsiaTheme="minorHAnsi"/>
          <w:lang w:val="en-GB" w:eastAsia="en-US"/>
        </w:rPr>
        <w:t>RL</w:t>
      </w:r>
      <w:r w:rsidRPr="002B51FC">
        <w:rPr>
          <w:rFonts w:eastAsiaTheme="minorHAnsi"/>
          <w:lang w:val="en-GB" w:eastAsia="en-US"/>
        </w:rPr>
        <w:t xml:space="preserve"> methods fall </w:t>
      </w:r>
      <w:r w:rsidR="00685699">
        <w:rPr>
          <w:rFonts w:eastAsiaTheme="minorHAnsi"/>
          <w:lang w:val="en-GB" w:eastAsia="en-US"/>
        </w:rPr>
        <w:t xml:space="preserve">to </w:t>
      </w:r>
      <w:r w:rsidRPr="002B51FC">
        <w:rPr>
          <w:rFonts w:eastAsiaTheme="minorHAnsi"/>
          <w:lang w:val="en-GB" w:eastAsia="en-US"/>
        </w:rPr>
        <w:t xml:space="preserve">this category. </w:t>
      </w:r>
      <w:r w:rsidR="00F12BEB">
        <w:rPr>
          <w:rFonts w:eastAsiaTheme="minorHAnsi"/>
          <w:lang w:val="en-GB" w:eastAsia="en-US"/>
        </w:rPr>
        <w:t>Generally</w:t>
      </w:r>
      <w:r w:rsidRPr="002B51FC">
        <w:rPr>
          <w:rFonts w:eastAsiaTheme="minorHAnsi"/>
          <w:lang w:val="en-GB" w:eastAsia="en-US"/>
        </w:rPr>
        <w:t xml:space="preserve">, some of </w:t>
      </w:r>
      <w:r w:rsidR="001B6AC2">
        <w:rPr>
          <w:rFonts w:eastAsiaTheme="minorHAnsi"/>
          <w:lang w:val="en-GB" w:eastAsia="en-US"/>
        </w:rPr>
        <w:t>such</w:t>
      </w:r>
      <w:r w:rsidRPr="002B51FC">
        <w:rPr>
          <w:rFonts w:eastAsiaTheme="minorHAnsi"/>
          <w:lang w:val="en-GB" w:eastAsia="en-US"/>
        </w:rPr>
        <w:t xml:space="preserve"> methods </w:t>
      </w:r>
      <w:r w:rsidR="001B6AC2">
        <w:rPr>
          <w:rFonts w:eastAsiaTheme="minorHAnsi"/>
          <w:lang w:val="en-GB" w:eastAsia="en-US"/>
        </w:rPr>
        <w:t xml:space="preserve">are taking </w:t>
      </w:r>
      <w:r w:rsidRPr="002B51FC">
        <w:rPr>
          <w:rFonts w:eastAsiaTheme="minorHAnsi"/>
          <w:lang w:val="en-GB" w:eastAsia="en-US"/>
        </w:rPr>
        <w:t xml:space="preserve">advantage of </w:t>
      </w:r>
      <w:r w:rsidR="00451FD7">
        <w:rPr>
          <w:rFonts w:eastAsiaTheme="minorHAnsi"/>
          <w:lang w:val="en-GB" w:eastAsia="en-US"/>
        </w:rPr>
        <w:t xml:space="preserve">the </w:t>
      </w:r>
      <w:r w:rsidRPr="002B51FC">
        <w:rPr>
          <w:rFonts w:eastAsiaTheme="minorHAnsi"/>
          <w:lang w:val="en-GB" w:eastAsia="en-US"/>
        </w:rPr>
        <w:t xml:space="preserve">value function estimates </w:t>
      </w:r>
      <w:r w:rsidR="00A22424">
        <w:rPr>
          <w:rFonts w:eastAsiaTheme="minorHAnsi"/>
          <w:lang w:val="en-GB" w:eastAsia="en-US"/>
        </w:rPr>
        <w:t xml:space="preserve">in order </w:t>
      </w:r>
      <w:r w:rsidRPr="002B51FC">
        <w:rPr>
          <w:rFonts w:eastAsiaTheme="minorHAnsi"/>
          <w:lang w:val="en-GB" w:eastAsia="en-US"/>
        </w:rPr>
        <w:t>to improve</w:t>
      </w:r>
      <w:r w:rsidR="001B04EA">
        <w:rPr>
          <w:rFonts w:eastAsiaTheme="minorHAnsi"/>
          <w:lang w:val="en-GB" w:eastAsia="en-US"/>
        </w:rPr>
        <w:t xml:space="preserve"> </w:t>
      </w:r>
      <w:r w:rsidR="002416B4">
        <w:rPr>
          <w:rFonts w:eastAsiaTheme="minorHAnsi"/>
          <w:lang w:val="en-GB" w:eastAsia="en-US"/>
        </w:rPr>
        <w:t xml:space="preserve">the </w:t>
      </w:r>
      <w:r w:rsidRPr="002B51FC">
        <w:rPr>
          <w:rFonts w:eastAsiaTheme="minorHAnsi"/>
          <w:lang w:val="en-GB" w:eastAsia="en-US"/>
        </w:rPr>
        <w:t xml:space="preserve">gradient estimates. </w:t>
      </w:r>
      <w:r w:rsidR="0074173E">
        <w:rPr>
          <w:rFonts w:eastAsiaTheme="minorHAnsi"/>
          <w:lang w:val="en-GB" w:eastAsia="en-US"/>
        </w:rPr>
        <w:t>All in all</w:t>
      </w:r>
      <w:r w:rsidRPr="002B51FC">
        <w:rPr>
          <w:rFonts w:eastAsiaTheme="minorHAnsi"/>
          <w:lang w:val="en-GB" w:eastAsia="en-US"/>
        </w:rPr>
        <w:t xml:space="preserve">, distinction between </w:t>
      </w:r>
      <w:r w:rsidR="00E41BD2">
        <w:rPr>
          <w:rFonts w:eastAsiaTheme="minorHAnsi"/>
          <w:lang w:val="en-GB" w:eastAsia="en-US"/>
        </w:rPr>
        <w:t xml:space="preserve">the </w:t>
      </w:r>
      <w:r w:rsidRPr="002B51FC">
        <w:rPr>
          <w:rFonts w:eastAsiaTheme="minorHAnsi"/>
          <w:lang w:val="en-GB" w:eastAsia="en-US"/>
        </w:rPr>
        <w:t>policy gradient</w:t>
      </w:r>
      <w:r w:rsidR="001B04EA">
        <w:rPr>
          <w:rFonts w:eastAsiaTheme="minorHAnsi"/>
          <w:lang w:val="en-GB" w:eastAsia="en-US"/>
        </w:rPr>
        <w:t xml:space="preserve"> </w:t>
      </w:r>
      <w:r w:rsidRPr="002B51FC">
        <w:rPr>
          <w:rFonts w:eastAsiaTheme="minorHAnsi"/>
          <w:lang w:val="en-GB" w:eastAsia="en-US"/>
        </w:rPr>
        <w:t>methods</w:t>
      </w:r>
      <w:ins w:id="340" w:author="Олександр Романченко" w:date="2020-05-17T00:21:00Z">
        <w:r w:rsidR="003D3BE9">
          <w:rPr>
            <w:rStyle w:val="FootnoteReference"/>
            <w:rFonts w:eastAsiaTheme="minorHAnsi"/>
            <w:lang w:val="en-GB" w:eastAsia="en-US"/>
          </w:rPr>
          <w:footnoteReference w:id="27"/>
        </w:r>
      </w:ins>
      <w:r w:rsidRPr="002B51FC">
        <w:rPr>
          <w:rFonts w:eastAsiaTheme="minorHAnsi"/>
          <w:lang w:val="en-GB" w:eastAsia="en-US"/>
        </w:rPr>
        <w:t xml:space="preserve"> and </w:t>
      </w:r>
      <w:r w:rsidR="00E54D31">
        <w:rPr>
          <w:rFonts w:eastAsiaTheme="minorHAnsi"/>
          <w:lang w:val="en-GB" w:eastAsia="en-US"/>
        </w:rPr>
        <w:t xml:space="preserve">the </w:t>
      </w:r>
      <w:r w:rsidRPr="002B51FC">
        <w:rPr>
          <w:rFonts w:eastAsiaTheme="minorHAnsi"/>
          <w:lang w:val="en-GB" w:eastAsia="en-US"/>
        </w:rPr>
        <w:t xml:space="preserve">other methods </w:t>
      </w:r>
      <w:r w:rsidR="00E41FE2">
        <w:rPr>
          <w:rFonts w:eastAsiaTheme="minorHAnsi"/>
          <w:lang w:val="en-GB" w:eastAsia="en-US"/>
        </w:rPr>
        <w:t xml:space="preserve">are </w:t>
      </w:r>
      <w:r w:rsidRPr="002B51FC">
        <w:rPr>
          <w:rFonts w:eastAsiaTheme="minorHAnsi"/>
          <w:lang w:val="en-GB" w:eastAsia="en-US"/>
        </w:rPr>
        <w:t>include</w:t>
      </w:r>
      <w:r w:rsidR="00E41FE2">
        <w:rPr>
          <w:rFonts w:eastAsiaTheme="minorHAnsi"/>
          <w:lang w:val="en-GB" w:eastAsia="en-US"/>
        </w:rPr>
        <w:t>d</w:t>
      </w:r>
      <w:r w:rsidRPr="002B51FC">
        <w:rPr>
          <w:rFonts w:eastAsiaTheme="minorHAnsi"/>
          <w:lang w:val="en-GB" w:eastAsia="en-US"/>
        </w:rPr>
        <w:t xml:space="preserve"> as </w:t>
      </w:r>
      <w:r w:rsidR="00E41FE2">
        <w:rPr>
          <w:rFonts w:eastAsiaTheme="minorHAnsi"/>
          <w:lang w:val="en-GB" w:eastAsia="en-US"/>
        </w:rPr>
        <w:t>RL</w:t>
      </w:r>
      <w:r w:rsidRPr="002B51FC">
        <w:rPr>
          <w:rFonts w:eastAsiaTheme="minorHAnsi"/>
          <w:lang w:val="en-GB" w:eastAsia="en-US"/>
        </w:rPr>
        <w:t xml:space="preserve"> methods </w:t>
      </w:r>
      <w:r w:rsidR="0087514A">
        <w:rPr>
          <w:rFonts w:eastAsiaTheme="minorHAnsi"/>
          <w:lang w:val="en-GB" w:eastAsia="en-US"/>
        </w:rPr>
        <w:t>are</w:t>
      </w:r>
      <w:r w:rsidR="001B04EA">
        <w:rPr>
          <w:rFonts w:eastAsiaTheme="minorHAnsi"/>
          <w:lang w:val="en-GB" w:eastAsia="en-US"/>
        </w:rPr>
        <w:t xml:space="preserve"> </w:t>
      </w:r>
      <w:r w:rsidRPr="002B51FC">
        <w:rPr>
          <w:rFonts w:eastAsiaTheme="minorHAnsi"/>
          <w:lang w:val="en-GB" w:eastAsia="en-US"/>
        </w:rPr>
        <w:t>not de</w:t>
      </w:r>
      <w:r w:rsidR="001B04EA">
        <w:rPr>
          <w:rFonts w:eastAsiaTheme="minorHAnsi"/>
          <w:lang w:val="en-GB" w:eastAsia="en-US"/>
        </w:rPr>
        <w:t>fi</w:t>
      </w:r>
      <w:r w:rsidRPr="002B51FC">
        <w:rPr>
          <w:rFonts w:eastAsiaTheme="minorHAnsi"/>
          <w:lang w:val="en-GB" w:eastAsia="en-US"/>
        </w:rPr>
        <w:t>ned</w:t>
      </w:r>
      <w:r w:rsidR="0087514A">
        <w:rPr>
          <w:rFonts w:eastAsiaTheme="minorHAnsi"/>
          <w:lang w:val="en-GB" w:eastAsia="en-US"/>
        </w:rPr>
        <w:t xml:space="preserve"> </w:t>
      </w:r>
      <w:r w:rsidR="0087514A" w:rsidRPr="002B51FC">
        <w:rPr>
          <w:rFonts w:eastAsiaTheme="minorHAnsi"/>
          <w:lang w:val="en-GB" w:eastAsia="en-US"/>
        </w:rPr>
        <w:t>sharply</w:t>
      </w:r>
      <w:r w:rsidRPr="002B51FC">
        <w:rPr>
          <w:rFonts w:eastAsiaTheme="minorHAnsi"/>
          <w:lang w:val="en-GB" w:eastAsia="en-US"/>
        </w:rPr>
        <w:t>.</w:t>
      </w:r>
      <w:r w:rsidR="00A14E55">
        <w:rPr>
          <w:rFonts w:eastAsiaTheme="minorHAnsi"/>
          <w:lang w:val="en-GB" w:eastAsia="en-US"/>
        </w:rPr>
        <w:t xml:space="preserve"> </w:t>
      </w:r>
      <w:r w:rsidR="0087514A">
        <w:rPr>
          <w:rFonts w:eastAsiaTheme="minorHAnsi"/>
          <w:lang w:val="en-GB" w:eastAsia="en-US"/>
        </w:rPr>
        <w:t>RL’s</w:t>
      </w:r>
      <w:r w:rsidRPr="002B51FC">
        <w:rPr>
          <w:rFonts w:eastAsiaTheme="minorHAnsi"/>
          <w:lang w:val="en-GB" w:eastAsia="en-US"/>
        </w:rPr>
        <w:t xml:space="preserve"> connection </w:t>
      </w:r>
      <w:r w:rsidR="00A027B6">
        <w:rPr>
          <w:rFonts w:eastAsiaTheme="minorHAnsi"/>
          <w:lang w:val="en-GB" w:eastAsia="en-US"/>
        </w:rPr>
        <w:t xml:space="preserve">with </w:t>
      </w:r>
      <w:r w:rsidRPr="002B51FC">
        <w:rPr>
          <w:rFonts w:eastAsiaTheme="minorHAnsi"/>
          <w:lang w:val="en-GB" w:eastAsia="en-US"/>
        </w:rPr>
        <w:t xml:space="preserve">optimization methods </w:t>
      </w:r>
      <w:r w:rsidR="00E534C6">
        <w:rPr>
          <w:rFonts w:eastAsiaTheme="minorHAnsi"/>
          <w:lang w:val="en-GB" w:eastAsia="en-US"/>
        </w:rPr>
        <w:t xml:space="preserve">requires </w:t>
      </w:r>
      <w:r w:rsidRPr="002B51FC">
        <w:rPr>
          <w:rFonts w:eastAsiaTheme="minorHAnsi"/>
          <w:lang w:val="en-GB" w:eastAsia="en-US"/>
        </w:rPr>
        <w:t xml:space="preserve">additional comment </w:t>
      </w:r>
      <w:r w:rsidR="00615ED2">
        <w:rPr>
          <w:rFonts w:eastAsiaTheme="minorHAnsi"/>
          <w:lang w:val="en-GB" w:eastAsia="en-US"/>
        </w:rPr>
        <w:t xml:space="preserve">since </w:t>
      </w:r>
      <w:r w:rsidR="00065645">
        <w:rPr>
          <w:rFonts w:eastAsiaTheme="minorHAnsi"/>
          <w:lang w:val="en-GB" w:eastAsia="en-US"/>
        </w:rPr>
        <w:t xml:space="preserve">it’s </w:t>
      </w:r>
      <w:r w:rsidRPr="002B51FC">
        <w:rPr>
          <w:rFonts w:eastAsiaTheme="minorHAnsi"/>
          <w:lang w:val="en-GB" w:eastAsia="en-US"/>
        </w:rPr>
        <w:t>a source of common misunderstanding.</w:t>
      </w:r>
      <w:r w:rsidR="00A14E55">
        <w:rPr>
          <w:rFonts w:eastAsiaTheme="minorHAnsi"/>
          <w:lang w:val="en-GB" w:eastAsia="en-US"/>
        </w:rPr>
        <w:t xml:space="preserve"> </w:t>
      </w:r>
      <w:r w:rsidR="000C5E46">
        <w:rPr>
          <w:rFonts w:eastAsiaTheme="minorHAnsi"/>
          <w:lang w:val="en-GB" w:eastAsia="en-US"/>
        </w:rPr>
        <w:t xml:space="preserve">If </w:t>
      </w:r>
      <w:r w:rsidRPr="002B51FC">
        <w:rPr>
          <w:rFonts w:eastAsiaTheme="minorHAnsi"/>
          <w:lang w:val="en-GB" w:eastAsia="en-US"/>
        </w:rPr>
        <w:t xml:space="preserve">we say a </w:t>
      </w:r>
      <w:r w:rsidR="000C5E46">
        <w:rPr>
          <w:rFonts w:eastAsiaTheme="minorHAnsi"/>
          <w:lang w:val="en-GB" w:eastAsia="en-US"/>
        </w:rPr>
        <w:t>RL agent’s</w:t>
      </w:r>
      <w:r w:rsidRPr="002B51FC">
        <w:rPr>
          <w:rFonts w:eastAsiaTheme="minorHAnsi"/>
          <w:lang w:val="en-GB" w:eastAsia="en-US"/>
        </w:rPr>
        <w:t xml:space="preserve"> goal </w:t>
      </w:r>
      <w:r w:rsidR="00F1587B">
        <w:rPr>
          <w:rFonts w:eastAsiaTheme="minorHAnsi"/>
          <w:lang w:val="en-GB" w:eastAsia="en-US"/>
        </w:rPr>
        <w:t xml:space="preserve">- </w:t>
      </w:r>
      <w:r w:rsidRPr="002B51FC">
        <w:rPr>
          <w:rFonts w:eastAsiaTheme="minorHAnsi"/>
          <w:lang w:val="en-GB" w:eastAsia="en-US"/>
        </w:rPr>
        <w:t>to maximize numerical</w:t>
      </w:r>
      <w:r w:rsidR="00C03FDB">
        <w:rPr>
          <w:rFonts w:eastAsiaTheme="minorHAnsi"/>
          <w:lang w:val="en-GB" w:eastAsia="en-US"/>
        </w:rPr>
        <w:t xml:space="preserve"> signal of reward</w:t>
      </w:r>
      <w:r w:rsidRPr="002B51FC">
        <w:rPr>
          <w:rFonts w:eastAsiaTheme="minorHAnsi"/>
          <w:lang w:val="en-GB" w:eastAsia="en-US"/>
        </w:rPr>
        <w:t xml:space="preserve">, we are not insisting </w:t>
      </w:r>
      <w:r w:rsidR="008E45A3" w:rsidRPr="002B51FC">
        <w:rPr>
          <w:rFonts w:eastAsiaTheme="minorHAnsi"/>
          <w:lang w:val="en-GB" w:eastAsia="en-US"/>
        </w:rPr>
        <w:t xml:space="preserve">of course </w:t>
      </w:r>
      <w:r w:rsidRPr="002B51FC">
        <w:rPr>
          <w:rFonts w:eastAsiaTheme="minorHAnsi"/>
          <w:lang w:val="en-GB" w:eastAsia="en-US"/>
        </w:rPr>
        <w:t xml:space="preserve">that </w:t>
      </w:r>
      <w:r w:rsidR="008E45A3">
        <w:rPr>
          <w:rFonts w:eastAsiaTheme="minorHAnsi"/>
          <w:lang w:val="en-GB" w:eastAsia="en-US"/>
        </w:rPr>
        <w:t xml:space="preserve">such </w:t>
      </w:r>
      <w:r w:rsidRPr="002B51FC">
        <w:rPr>
          <w:rFonts w:eastAsiaTheme="minorHAnsi"/>
          <w:lang w:val="en-GB" w:eastAsia="en-US"/>
        </w:rPr>
        <w:t xml:space="preserve">agent </w:t>
      </w:r>
      <w:r w:rsidR="008E45A3">
        <w:rPr>
          <w:rFonts w:eastAsiaTheme="minorHAnsi"/>
          <w:lang w:val="en-GB" w:eastAsia="en-US"/>
        </w:rPr>
        <w:t xml:space="preserve">must </w:t>
      </w:r>
      <w:r w:rsidRPr="002B51FC">
        <w:rPr>
          <w:rFonts w:eastAsiaTheme="minorHAnsi"/>
          <w:lang w:val="en-GB" w:eastAsia="en-US"/>
        </w:rPr>
        <w:t xml:space="preserve">actually achieve </w:t>
      </w:r>
      <w:r w:rsidR="008E45A3">
        <w:rPr>
          <w:rFonts w:eastAsiaTheme="minorHAnsi"/>
          <w:lang w:val="en-GB" w:eastAsia="en-US"/>
        </w:rPr>
        <w:t xml:space="preserve">a </w:t>
      </w:r>
      <w:r w:rsidRPr="002B51FC">
        <w:rPr>
          <w:rFonts w:eastAsiaTheme="minorHAnsi"/>
          <w:lang w:val="en-GB" w:eastAsia="en-US"/>
        </w:rPr>
        <w:t xml:space="preserve">goal of </w:t>
      </w:r>
      <w:r w:rsidR="008E45A3">
        <w:rPr>
          <w:rFonts w:eastAsiaTheme="minorHAnsi"/>
          <w:lang w:val="en-GB" w:eastAsia="en-US"/>
        </w:rPr>
        <w:t xml:space="preserve">the </w:t>
      </w:r>
      <w:r w:rsidRPr="002B51FC">
        <w:rPr>
          <w:rFonts w:eastAsiaTheme="minorHAnsi"/>
          <w:lang w:val="en-GB" w:eastAsia="en-US"/>
        </w:rPr>
        <w:t xml:space="preserve">maximum reward. </w:t>
      </w:r>
      <w:r w:rsidR="0055592E">
        <w:rPr>
          <w:rFonts w:eastAsiaTheme="minorHAnsi"/>
          <w:lang w:val="en-GB" w:eastAsia="en-US"/>
        </w:rPr>
        <w:t>When t</w:t>
      </w:r>
      <w:r w:rsidRPr="002B51FC">
        <w:rPr>
          <w:rFonts w:eastAsiaTheme="minorHAnsi"/>
          <w:lang w:val="en-GB" w:eastAsia="en-US"/>
        </w:rPr>
        <w:t xml:space="preserve">rying to </w:t>
      </w:r>
      <w:r w:rsidR="008E623E">
        <w:rPr>
          <w:rFonts w:eastAsiaTheme="minorHAnsi"/>
          <w:lang w:val="en-GB" w:eastAsia="en-US"/>
        </w:rPr>
        <w:t>increase the</w:t>
      </w:r>
      <w:r w:rsidRPr="002B51FC">
        <w:rPr>
          <w:rFonts w:eastAsiaTheme="minorHAnsi"/>
          <w:lang w:val="en-GB" w:eastAsia="en-US"/>
        </w:rPr>
        <w:t xml:space="preserve"> quantity</w:t>
      </w:r>
      <w:r w:rsidR="00CB1C59">
        <w:rPr>
          <w:rFonts w:eastAsiaTheme="minorHAnsi"/>
          <w:lang w:val="en-GB" w:eastAsia="en-US"/>
        </w:rPr>
        <w:t xml:space="preserve"> </w:t>
      </w:r>
      <w:r w:rsidR="008E623E">
        <w:rPr>
          <w:rFonts w:eastAsiaTheme="minorHAnsi"/>
          <w:lang w:val="en-GB" w:eastAsia="en-US"/>
        </w:rPr>
        <w:t>doesn’t</w:t>
      </w:r>
      <w:r w:rsidRPr="002B51FC">
        <w:rPr>
          <w:rFonts w:eastAsiaTheme="minorHAnsi"/>
          <w:lang w:val="en-GB" w:eastAsia="en-US"/>
        </w:rPr>
        <w:t xml:space="preserve"> mean that </w:t>
      </w:r>
      <w:r w:rsidR="008E623E">
        <w:rPr>
          <w:rFonts w:eastAsiaTheme="minorHAnsi"/>
          <w:lang w:val="en-GB" w:eastAsia="en-US"/>
        </w:rPr>
        <w:t xml:space="preserve">the </w:t>
      </w:r>
      <w:r w:rsidRPr="002B51FC">
        <w:rPr>
          <w:rFonts w:eastAsiaTheme="minorHAnsi"/>
          <w:lang w:val="en-GB" w:eastAsia="en-US"/>
        </w:rPr>
        <w:t xml:space="preserve">quantity </w:t>
      </w:r>
      <w:r w:rsidR="0062018B">
        <w:rPr>
          <w:rFonts w:eastAsiaTheme="minorHAnsi"/>
          <w:lang w:val="en-GB" w:eastAsia="en-US"/>
        </w:rPr>
        <w:t xml:space="preserve">will be </w:t>
      </w:r>
      <w:r w:rsidRPr="002B51FC">
        <w:rPr>
          <w:rFonts w:eastAsiaTheme="minorHAnsi"/>
          <w:lang w:val="en-GB" w:eastAsia="en-US"/>
        </w:rPr>
        <w:t>maximized</w:t>
      </w:r>
      <w:r w:rsidR="0062018B">
        <w:rPr>
          <w:rFonts w:eastAsiaTheme="minorHAnsi"/>
          <w:lang w:val="en-GB" w:eastAsia="en-US"/>
        </w:rPr>
        <w:t xml:space="preserve"> ever</w:t>
      </w:r>
      <w:r w:rsidRPr="002B51FC">
        <w:rPr>
          <w:rFonts w:eastAsiaTheme="minorHAnsi"/>
          <w:lang w:val="en-GB" w:eastAsia="en-US"/>
        </w:rPr>
        <w:t xml:space="preserve">. The point </w:t>
      </w:r>
      <w:r w:rsidR="000F742B">
        <w:rPr>
          <w:rFonts w:eastAsiaTheme="minorHAnsi"/>
          <w:lang w:val="en-GB" w:eastAsia="en-US"/>
        </w:rPr>
        <w:t xml:space="preserve">here </w:t>
      </w:r>
      <w:r w:rsidRPr="002B51FC">
        <w:rPr>
          <w:rFonts w:eastAsiaTheme="minorHAnsi"/>
          <w:lang w:val="en-GB" w:eastAsia="en-US"/>
        </w:rPr>
        <w:t xml:space="preserve">is that </w:t>
      </w:r>
      <w:r w:rsidR="000C1F59">
        <w:rPr>
          <w:rFonts w:eastAsiaTheme="minorHAnsi"/>
          <w:lang w:val="en-GB" w:eastAsia="en-US"/>
        </w:rPr>
        <w:t>the RL</w:t>
      </w:r>
      <w:r w:rsidRPr="002B51FC">
        <w:rPr>
          <w:rFonts w:eastAsiaTheme="minorHAnsi"/>
          <w:lang w:val="en-GB" w:eastAsia="en-US"/>
        </w:rPr>
        <w:t xml:space="preserve"> agent is </w:t>
      </w:r>
      <w:r w:rsidR="00D568D0">
        <w:rPr>
          <w:rFonts w:eastAsiaTheme="minorHAnsi"/>
          <w:lang w:val="en-GB" w:eastAsia="en-US"/>
        </w:rPr>
        <w:t>usually</w:t>
      </w:r>
      <w:r w:rsidRPr="002B51FC">
        <w:rPr>
          <w:rFonts w:eastAsiaTheme="minorHAnsi"/>
          <w:lang w:val="en-GB" w:eastAsia="en-US"/>
        </w:rPr>
        <w:t xml:space="preserve"> trying to </w:t>
      </w:r>
      <w:r w:rsidR="006B2E0B">
        <w:rPr>
          <w:rFonts w:eastAsiaTheme="minorHAnsi"/>
          <w:lang w:val="en-GB" w:eastAsia="en-US"/>
        </w:rPr>
        <w:t>maximize</w:t>
      </w:r>
      <w:r w:rsidRPr="002B51FC">
        <w:rPr>
          <w:rFonts w:eastAsiaTheme="minorHAnsi"/>
          <w:lang w:val="en-GB" w:eastAsia="en-US"/>
        </w:rPr>
        <w:t xml:space="preserve"> the </w:t>
      </w:r>
      <w:r w:rsidR="004A3574">
        <w:rPr>
          <w:rFonts w:eastAsiaTheme="minorHAnsi"/>
          <w:lang w:val="en-GB" w:eastAsia="en-US"/>
        </w:rPr>
        <w:t xml:space="preserve">number </w:t>
      </w:r>
      <w:r w:rsidRPr="002B51FC">
        <w:rPr>
          <w:rFonts w:eastAsiaTheme="minorHAnsi"/>
          <w:lang w:val="en-GB" w:eastAsia="en-US"/>
        </w:rPr>
        <w:t>of reward</w:t>
      </w:r>
      <w:r w:rsidR="00521B26">
        <w:rPr>
          <w:rFonts w:eastAsiaTheme="minorHAnsi"/>
          <w:lang w:val="en-GB" w:eastAsia="en-US"/>
        </w:rPr>
        <w:t>s</w:t>
      </w:r>
      <w:r w:rsidR="00A14E55">
        <w:rPr>
          <w:rFonts w:eastAsiaTheme="minorHAnsi"/>
          <w:lang w:val="en-GB" w:eastAsia="en-US"/>
        </w:rPr>
        <w:t xml:space="preserve"> </w:t>
      </w:r>
      <w:r w:rsidRPr="002B51FC">
        <w:rPr>
          <w:rFonts w:eastAsiaTheme="minorHAnsi"/>
          <w:lang w:val="en-GB" w:eastAsia="en-US"/>
        </w:rPr>
        <w:t xml:space="preserve">it </w:t>
      </w:r>
      <w:r w:rsidR="00FA787C">
        <w:rPr>
          <w:rFonts w:eastAsiaTheme="minorHAnsi"/>
          <w:lang w:val="en-GB" w:eastAsia="en-US"/>
        </w:rPr>
        <w:t>gets</w:t>
      </w:r>
      <w:r w:rsidRPr="002B51FC">
        <w:rPr>
          <w:rFonts w:eastAsiaTheme="minorHAnsi"/>
          <w:lang w:val="en-GB" w:eastAsia="en-US"/>
        </w:rPr>
        <w:t xml:space="preserve">. </w:t>
      </w:r>
      <w:r w:rsidR="00D25861">
        <w:rPr>
          <w:rFonts w:eastAsiaTheme="minorHAnsi"/>
          <w:lang w:val="en-GB" w:eastAsia="en-US"/>
        </w:rPr>
        <w:t>A lot of</w:t>
      </w:r>
      <w:r w:rsidRPr="002B51FC">
        <w:rPr>
          <w:rFonts w:eastAsiaTheme="minorHAnsi"/>
          <w:lang w:val="en-GB" w:eastAsia="en-US"/>
        </w:rPr>
        <w:t xml:space="preserve"> factors </w:t>
      </w:r>
      <w:r w:rsidR="001D0121">
        <w:rPr>
          <w:rFonts w:eastAsiaTheme="minorHAnsi"/>
          <w:lang w:val="en-GB" w:eastAsia="en-US"/>
        </w:rPr>
        <w:t xml:space="preserve">may </w:t>
      </w:r>
      <w:r w:rsidRPr="002B51FC">
        <w:rPr>
          <w:rFonts w:eastAsiaTheme="minorHAnsi"/>
          <w:lang w:val="en-GB" w:eastAsia="en-US"/>
        </w:rPr>
        <w:t xml:space="preserve">prevent it from </w:t>
      </w:r>
      <w:r w:rsidR="001D0121">
        <w:rPr>
          <w:rFonts w:eastAsiaTheme="minorHAnsi"/>
          <w:lang w:val="en-GB" w:eastAsia="en-US"/>
        </w:rPr>
        <w:t>getting</w:t>
      </w:r>
      <w:r w:rsidRPr="002B51FC">
        <w:rPr>
          <w:rFonts w:eastAsiaTheme="minorHAnsi"/>
          <w:lang w:val="en-GB" w:eastAsia="en-US"/>
        </w:rPr>
        <w:t xml:space="preserve"> the maximum, even </w:t>
      </w:r>
      <w:r w:rsidR="00782E10">
        <w:rPr>
          <w:rFonts w:eastAsiaTheme="minorHAnsi"/>
          <w:lang w:val="en-GB" w:eastAsia="en-US"/>
        </w:rPr>
        <w:t xml:space="preserve">though the one may actually </w:t>
      </w:r>
      <w:r w:rsidRPr="002B51FC">
        <w:rPr>
          <w:rFonts w:eastAsiaTheme="minorHAnsi"/>
          <w:lang w:val="en-GB" w:eastAsia="en-US"/>
        </w:rPr>
        <w:t xml:space="preserve">exist. </w:t>
      </w:r>
      <w:r w:rsidR="00523029">
        <w:rPr>
          <w:rFonts w:eastAsiaTheme="minorHAnsi"/>
          <w:lang w:val="en-GB" w:eastAsia="en-US"/>
        </w:rPr>
        <w:t>O</w:t>
      </w:r>
      <w:r w:rsidR="00523029" w:rsidRPr="002B51FC">
        <w:rPr>
          <w:rFonts w:eastAsiaTheme="minorHAnsi"/>
          <w:lang w:val="en-GB" w:eastAsia="en-US"/>
        </w:rPr>
        <w:t>ptimality</w:t>
      </w:r>
      <w:r w:rsidR="00523029">
        <w:rPr>
          <w:rFonts w:eastAsiaTheme="minorHAnsi"/>
          <w:lang w:val="en-GB" w:eastAsia="en-US"/>
        </w:rPr>
        <w:t xml:space="preserve"> </w:t>
      </w:r>
      <w:r w:rsidR="00691499">
        <w:rPr>
          <w:rFonts w:eastAsiaTheme="minorHAnsi"/>
          <w:lang w:val="en-GB" w:eastAsia="en-US"/>
        </w:rPr>
        <w:t>isn’t</w:t>
      </w:r>
      <w:r w:rsidRPr="002B51FC">
        <w:rPr>
          <w:rFonts w:eastAsiaTheme="minorHAnsi"/>
          <w:lang w:val="en-GB" w:eastAsia="en-US"/>
        </w:rPr>
        <w:t xml:space="preserve"> the same a</w:t>
      </w:r>
      <w:r w:rsidR="00F40354">
        <w:rPr>
          <w:rFonts w:eastAsiaTheme="minorHAnsi"/>
          <w:lang w:val="en-GB" w:eastAsia="en-US"/>
        </w:rPr>
        <w:t>s</w:t>
      </w:r>
      <w:r w:rsidR="00523029">
        <w:rPr>
          <w:rFonts w:eastAsiaTheme="minorHAnsi"/>
          <w:lang w:val="en-GB" w:eastAsia="en-US"/>
        </w:rPr>
        <w:t xml:space="preserve"> O</w:t>
      </w:r>
      <w:r w:rsidR="00523029" w:rsidRPr="002B51FC">
        <w:rPr>
          <w:rFonts w:eastAsiaTheme="minorHAnsi"/>
          <w:lang w:val="en-GB" w:eastAsia="en-US"/>
        </w:rPr>
        <w:t>ptimization</w:t>
      </w:r>
      <w:r w:rsidRPr="002B51FC">
        <w:rPr>
          <w:rFonts w:eastAsiaTheme="minorHAnsi"/>
          <w:lang w:val="en-GB" w:eastAsia="en-US"/>
        </w:rPr>
        <w:t>.</w:t>
      </w:r>
    </w:p>
    <w:p w14:paraId="0E42578D" w14:textId="37FE69E2" w:rsidR="00272F7B" w:rsidRDefault="00272F7B" w:rsidP="00082F3D">
      <w:pPr>
        <w:spacing w:line="360" w:lineRule="auto"/>
        <w:jc w:val="both"/>
        <w:rPr>
          <w:u w:val="single"/>
          <w:lang w:val="en-GB"/>
        </w:rPr>
      </w:pPr>
    </w:p>
    <w:p w14:paraId="3630E14A" w14:textId="0DCA3DBA" w:rsidR="00F12135" w:rsidRDefault="00F12135" w:rsidP="00082F3D">
      <w:pPr>
        <w:spacing w:line="360" w:lineRule="auto"/>
        <w:jc w:val="both"/>
        <w:rPr>
          <w:u w:val="single"/>
          <w:lang w:val="en-GB"/>
        </w:rPr>
      </w:pPr>
    </w:p>
    <w:p w14:paraId="22AECF88" w14:textId="77777777" w:rsidR="00F12135" w:rsidRPr="00F40354" w:rsidRDefault="00F12135" w:rsidP="00082F3D">
      <w:pPr>
        <w:spacing w:line="360" w:lineRule="auto"/>
        <w:jc w:val="both"/>
        <w:rPr>
          <w:u w:val="single"/>
          <w:lang w:val="en-GB"/>
        </w:rPr>
      </w:pPr>
    </w:p>
    <w:p w14:paraId="64201683" w14:textId="3DB62185" w:rsidR="007D7420" w:rsidRDefault="00C86604"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lastRenderedPageBreak/>
        <w:t xml:space="preserve">2.4   </w:t>
      </w:r>
      <w:r w:rsidR="007D7420" w:rsidRPr="00843AA5">
        <w:rPr>
          <w:rFonts w:eastAsiaTheme="minorHAnsi"/>
          <w:b/>
          <w:bCs/>
          <w:lang w:val="en-GB" w:eastAsia="en-US"/>
        </w:rPr>
        <w:t>The Agent-Environment Interface</w:t>
      </w:r>
    </w:p>
    <w:p w14:paraId="791D7C82" w14:textId="77777777" w:rsidR="00C764DA" w:rsidRPr="00843AA5" w:rsidRDefault="00C764DA" w:rsidP="00082F3D">
      <w:pPr>
        <w:autoSpaceDE w:val="0"/>
        <w:autoSpaceDN w:val="0"/>
        <w:adjustRightInd w:val="0"/>
        <w:spacing w:line="360" w:lineRule="auto"/>
        <w:jc w:val="both"/>
        <w:rPr>
          <w:rFonts w:eastAsiaTheme="minorHAnsi"/>
          <w:b/>
          <w:bCs/>
          <w:lang w:val="en-GB" w:eastAsia="en-US"/>
        </w:rPr>
      </w:pPr>
    </w:p>
    <w:p w14:paraId="22FE40C7" w14:textId="14745F38"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w:t>
      </w:r>
      <w:r w:rsidR="009924F4">
        <w:rPr>
          <w:rFonts w:eastAsiaTheme="minorHAnsi"/>
          <w:lang w:val="en-GB" w:eastAsia="en-US"/>
        </w:rPr>
        <w:t>RL</w:t>
      </w:r>
      <w:r w:rsidRPr="00843AA5">
        <w:rPr>
          <w:rFonts w:eastAsiaTheme="minorHAnsi"/>
          <w:lang w:val="en-GB" w:eastAsia="en-US"/>
        </w:rPr>
        <w:t xml:space="preserve"> problem </w:t>
      </w:r>
      <w:r w:rsidR="00E21D40">
        <w:rPr>
          <w:rFonts w:eastAsiaTheme="minorHAnsi"/>
          <w:lang w:val="en-GB" w:eastAsia="en-US"/>
        </w:rPr>
        <w:t>appears</w:t>
      </w:r>
      <w:r w:rsidRPr="00843AA5">
        <w:rPr>
          <w:rFonts w:eastAsiaTheme="minorHAnsi"/>
          <w:lang w:val="en-GB" w:eastAsia="en-US"/>
        </w:rPr>
        <w:t xml:space="preserve"> to be straightforward framing</w:t>
      </w:r>
      <w:r w:rsidR="00C555D7">
        <w:rPr>
          <w:rFonts w:eastAsiaTheme="minorHAnsi"/>
          <w:lang w:val="en-GB" w:eastAsia="en-US"/>
        </w:rPr>
        <w:t xml:space="preserve"> </w:t>
      </w:r>
      <w:r w:rsidRPr="00843AA5">
        <w:rPr>
          <w:rFonts w:eastAsiaTheme="minorHAnsi"/>
          <w:lang w:val="en-GB" w:eastAsia="en-US"/>
        </w:rPr>
        <w:t>of problem</w:t>
      </w:r>
      <w:r w:rsidR="0065312A">
        <w:rPr>
          <w:rFonts w:eastAsiaTheme="minorHAnsi"/>
          <w:lang w:val="en-GB" w:eastAsia="en-US"/>
        </w:rPr>
        <w:t xml:space="preserve">: </w:t>
      </w:r>
      <w:r w:rsidRPr="00843AA5">
        <w:rPr>
          <w:rFonts w:eastAsiaTheme="minorHAnsi"/>
          <w:lang w:val="en-GB" w:eastAsia="en-US"/>
        </w:rPr>
        <w:t xml:space="preserve">learning from </w:t>
      </w:r>
      <w:r w:rsidR="007A364B">
        <w:rPr>
          <w:rFonts w:eastAsiaTheme="minorHAnsi"/>
          <w:lang w:val="en-GB" w:eastAsia="en-US"/>
        </w:rPr>
        <w:t xml:space="preserve">the </w:t>
      </w:r>
      <w:r w:rsidRPr="00843AA5">
        <w:rPr>
          <w:rFonts w:eastAsiaTheme="minorHAnsi"/>
          <w:lang w:val="en-GB" w:eastAsia="en-US"/>
        </w:rPr>
        <w:t xml:space="preserve">interaction to achieve </w:t>
      </w:r>
      <w:r w:rsidR="00D547C4">
        <w:rPr>
          <w:rFonts w:eastAsiaTheme="minorHAnsi"/>
          <w:lang w:val="en-GB" w:eastAsia="en-US"/>
        </w:rPr>
        <w:t>the</w:t>
      </w:r>
      <w:r w:rsidRPr="00843AA5">
        <w:rPr>
          <w:rFonts w:eastAsiaTheme="minorHAnsi"/>
          <w:lang w:val="en-GB" w:eastAsia="en-US"/>
        </w:rPr>
        <w:t xml:space="preserve"> goal. The learner and</w:t>
      </w:r>
      <w:r w:rsidR="00C555D7">
        <w:rPr>
          <w:rFonts w:eastAsiaTheme="minorHAnsi"/>
          <w:lang w:val="en-GB" w:eastAsia="en-US"/>
        </w:rPr>
        <w:t xml:space="preserve"> </w:t>
      </w:r>
      <w:r w:rsidR="00A754F8">
        <w:rPr>
          <w:rFonts w:eastAsiaTheme="minorHAnsi"/>
          <w:lang w:val="en-GB" w:eastAsia="en-US"/>
        </w:rPr>
        <w:t xml:space="preserve">the </w:t>
      </w:r>
      <w:r w:rsidRPr="00843AA5">
        <w:rPr>
          <w:rFonts w:eastAsiaTheme="minorHAnsi"/>
          <w:lang w:val="en-GB" w:eastAsia="en-US"/>
        </w:rPr>
        <w:t xml:space="preserve">decision-maker </w:t>
      </w:r>
      <w:r w:rsidR="005B2AAB">
        <w:rPr>
          <w:rFonts w:eastAsiaTheme="minorHAnsi"/>
          <w:lang w:val="en-GB" w:eastAsia="en-US"/>
        </w:rPr>
        <w:t>are</w:t>
      </w:r>
      <w:r w:rsidRPr="00843AA5">
        <w:rPr>
          <w:rFonts w:eastAsiaTheme="minorHAnsi"/>
          <w:lang w:val="en-GB" w:eastAsia="en-US"/>
        </w:rPr>
        <w:t xml:space="preserve"> called agent. The thing it interacts with, comprising</w:t>
      </w:r>
      <w:r w:rsidR="00C555D7">
        <w:rPr>
          <w:rFonts w:eastAsiaTheme="minorHAnsi"/>
          <w:lang w:val="en-GB" w:eastAsia="en-US"/>
        </w:rPr>
        <w:t xml:space="preserve"> </w:t>
      </w:r>
      <w:r w:rsidRPr="00843AA5">
        <w:rPr>
          <w:rFonts w:eastAsiaTheme="minorHAnsi"/>
          <w:lang w:val="en-GB" w:eastAsia="en-US"/>
        </w:rPr>
        <w:t xml:space="preserve">everything </w:t>
      </w:r>
      <w:r w:rsidR="00D1454E">
        <w:rPr>
          <w:rFonts w:eastAsiaTheme="minorHAnsi"/>
          <w:lang w:val="en-GB" w:eastAsia="en-US"/>
        </w:rPr>
        <w:t xml:space="preserve">what is </w:t>
      </w:r>
      <w:r w:rsidRPr="00843AA5">
        <w:rPr>
          <w:rFonts w:eastAsiaTheme="minorHAnsi"/>
          <w:lang w:val="en-GB" w:eastAsia="en-US"/>
        </w:rPr>
        <w:t xml:space="preserve">outside </w:t>
      </w:r>
      <w:r w:rsidR="00072E11">
        <w:rPr>
          <w:rFonts w:eastAsiaTheme="minorHAnsi"/>
          <w:lang w:val="en-GB" w:eastAsia="en-US"/>
        </w:rPr>
        <w:t xml:space="preserve">of </w:t>
      </w:r>
      <w:r w:rsidRPr="00843AA5">
        <w:rPr>
          <w:rFonts w:eastAsiaTheme="minorHAnsi"/>
          <w:lang w:val="en-GB" w:eastAsia="en-US"/>
        </w:rPr>
        <w:t xml:space="preserve">the agent, is called the environment. </w:t>
      </w:r>
      <w:r w:rsidR="00A610CF">
        <w:rPr>
          <w:rFonts w:eastAsiaTheme="minorHAnsi"/>
          <w:lang w:val="en-GB" w:eastAsia="en-US"/>
        </w:rPr>
        <w:t>They are</w:t>
      </w:r>
      <w:r w:rsidRPr="00843AA5">
        <w:rPr>
          <w:rFonts w:eastAsiaTheme="minorHAnsi"/>
          <w:lang w:val="en-GB" w:eastAsia="en-US"/>
        </w:rPr>
        <w:t xml:space="preserve"> interact</w:t>
      </w:r>
      <w:r w:rsidR="00A610CF">
        <w:rPr>
          <w:rFonts w:eastAsiaTheme="minorHAnsi"/>
          <w:lang w:val="en-GB" w:eastAsia="en-US"/>
        </w:rPr>
        <w:t>ing</w:t>
      </w:r>
      <w:r w:rsidRPr="00843AA5">
        <w:rPr>
          <w:rFonts w:eastAsiaTheme="minorHAnsi"/>
          <w:lang w:val="en-GB" w:eastAsia="en-US"/>
        </w:rPr>
        <w:t xml:space="preserve"> </w:t>
      </w:r>
      <w:r w:rsidR="0076072C" w:rsidRPr="00843AA5">
        <w:rPr>
          <w:rFonts w:eastAsiaTheme="minorHAnsi"/>
          <w:lang w:val="en-GB" w:eastAsia="en-US"/>
        </w:rPr>
        <w:t>continually;</w:t>
      </w:r>
      <w:r w:rsidR="00C555D7">
        <w:rPr>
          <w:rFonts w:eastAsiaTheme="minorHAnsi"/>
          <w:lang w:val="en-GB" w:eastAsia="en-US"/>
        </w:rPr>
        <w:t xml:space="preserve"> </w:t>
      </w:r>
      <w:r w:rsidRPr="00843AA5">
        <w:rPr>
          <w:rFonts w:eastAsiaTheme="minorHAnsi"/>
          <w:lang w:val="en-GB" w:eastAsia="en-US"/>
        </w:rPr>
        <w:t>the agent select</w:t>
      </w:r>
      <w:r w:rsidR="002B0795">
        <w:rPr>
          <w:rFonts w:eastAsiaTheme="minorHAnsi"/>
          <w:lang w:val="en-GB" w:eastAsia="en-US"/>
        </w:rPr>
        <w:t>s</w:t>
      </w:r>
      <w:r w:rsidR="00C93D3F">
        <w:rPr>
          <w:rFonts w:eastAsiaTheme="minorHAnsi"/>
          <w:lang w:val="en-GB" w:eastAsia="en-US"/>
        </w:rPr>
        <w:t xml:space="preserve"> the</w:t>
      </w:r>
      <w:r w:rsidRPr="00843AA5">
        <w:rPr>
          <w:rFonts w:eastAsiaTheme="minorHAnsi"/>
          <w:lang w:val="en-GB" w:eastAsia="en-US"/>
        </w:rPr>
        <w:t xml:space="preserve"> actions and environment respond</w:t>
      </w:r>
      <w:r w:rsidR="0076072C">
        <w:rPr>
          <w:rFonts w:eastAsiaTheme="minorHAnsi"/>
          <w:lang w:val="en-GB" w:eastAsia="en-US"/>
        </w:rPr>
        <w:t>s</w:t>
      </w:r>
      <w:r w:rsidRPr="00843AA5">
        <w:rPr>
          <w:rFonts w:eastAsiaTheme="minorHAnsi"/>
          <w:lang w:val="en-GB" w:eastAsia="en-US"/>
        </w:rPr>
        <w:t xml:space="preserve"> to th</w:t>
      </w:r>
      <w:r w:rsidR="0076072C">
        <w:rPr>
          <w:rFonts w:eastAsiaTheme="minorHAnsi"/>
          <w:lang w:val="en-GB" w:eastAsia="en-US"/>
        </w:rPr>
        <w:t>e</w:t>
      </w:r>
      <w:r w:rsidRPr="00843AA5">
        <w:rPr>
          <w:rFonts w:eastAsiaTheme="minorHAnsi"/>
          <w:lang w:val="en-GB" w:eastAsia="en-US"/>
        </w:rPr>
        <w:t>se</w:t>
      </w:r>
      <w:r w:rsidR="00C555D7">
        <w:rPr>
          <w:rFonts w:eastAsiaTheme="minorHAnsi"/>
          <w:lang w:val="en-GB" w:eastAsia="en-US"/>
        </w:rPr>
        <w:t xml:space="preserve"> </w:t>
      </w:r>
      <w:r w:rsidRPr="00843AA5">
        <w:rPr>
          <w:rFonts w:eastAsiaTheme="minorHAnsi"/>
          <w:lang w:val="en-GB" w:eastAsia="en-US"/>
        </w:rPr>
        <w:t xml:space="preserve">actions presenting </w:t>
      </w:r>
      <w:r w:rsidR="0076072C">
        <w:rPr>
          <w:rFonts w:eastAsiaTheme="minorHAnsi"/>
          <w:lang w:val="en-GB" w:eastAsia="en-US"/>
        </w:rPr>
        <w:t xml:space="preserve">the </w:t>
      </w:r>
      <w:r w:rsidRPr="00843AA5">
        <w:rPr>
          <w:rFonts w:eastAsiaTheme="minorHAnsi"/>
          <w:lang w:val="en-GB" w:eastAsia="en-US"/>
        </w:rPr>
        <w:t>new situations to agent.</w:t>
      </w:r>
      <w:r w:rsidR="00C555D7">
        <w:rPr>
          <w:rFonts w:eastAsiaTheme="minorHAnsi"/>
          <w:lang w:val="en-GB" w:eastAsia="en-US"/>
        </w:rPr>
        <w:t xml:space="preserve"> </w:t>
      </w:r>
      <w:r w:rsidRPr="00843AA5">
        <w:rPr>
          <w:rFonts w:eastAsiaTheme="minorHAnsi"/>
          <w:lang w:val="en-GB" w:eastAsia="en-US"/>
        </w:rPr>
        <w:t>The environment also</w:t>
      </w:r>
    </w:p>
    <w:p w14:paraId="1BD8B172" w14:textId="4BD90B73" w:rsidR="00633982" w:rsidRPr="00633982" w:rsidRDefault="00633982" w:rsidP="00633982">
      <w:pPr>
        <w:pStyle w:val="ListParagraph"/>
        <w:spacing w:line="360" w:lineRule="auto"/>
        <w:jc w:val="center"/>
        <w:rPr>
          <w:i/>
          <w:iCs/>
          <w:lang w:val="en-US"/>
        </w:rPr>
      </w:pPr>
      <w:r w:rsidRPr="00633982">
        <w:rPr>
          <w:i/>
          <w:iCs/>
          <w:lang w:val="en-US"/>
        </w:rPr>
        <w:t xml:space="preserve">Figure 9. </w:t>
      </w:r>
      <w:r w:rsidRPr="00633982">
        <w:rPr>
          <w:i/>
          <w:iCs/>
          <w:lang w:val="en-GB"/>
        </w:rPr>
        <w:t>The agent-environment interaction in reinforcement learning</w:t>
      </w:r>
    </w:p>
    <w:p w14:paraId="18AD7271" w14:textId="55FA895B" w:rsidR="007D7420" w:rsidRDefault="00C555D7" w:rsidP="00633982">
      <w:pPr>
        <w:autoSpaceDE w:val="0"/>
        <w:autoSpaceDN w:val="0"/>
        <w:adjustRightInd w:val="0"/>
        <w:spacing w:line="360" w:lineRule="auto"/>
        <w:jc w:val="center"/>
        <w:rPr>
          <w:rFonts w:eastAsiaTheme="minorHAnsi"/>
          <w:lang w:val="en-GB" w:eastAsia="en-US"/>
        </w:rPr>
      </w:pPr>
      <w:r>
        <w:rPr>
          <w:rFonts w:eastAsiaTheme="minorHAnsi"/>
          <w:noProof/>
          <w:lang w:val="en-GB" w:eastAsia="en-US"/>
        </w:rPr>
        <w:drawing>
          <wp:inline distT="0" distB="0" distL="0" distR="0" wp14:anchorId="1F638D35" wp14:editId="771AA633">
            <wp:extent cx="5756275" cy="2111375"/>
            <wp:effectExtent l="0" t="0" r="0" b="0"/>
            <wp:docPr id="369" name="Picture 3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shot 2019-12-21 at 13.01.44.jpeg"/>
                    <pic:cNvPicPr/>
                  </pic:nvPicPr>
                  <pic:blipFill>
                    <a:blip r:embed="rId21">
                      <a:extLst>
                        <a:ext uri="{28A0092B-C50C-407E-A947-70E740481C1C}">
                          <a14:useLocalDpi xmlns:a14="http://schemas.microsoft.com/office/drawing/2010/main" val="0"/>
                        </a:ext>
                      </a:extLst>
                    </a:blip>
                    <a:stretch>
                      <a:fillRect/>
                    </a:stretch>
                  </pic:blipFill>
                  <pic:spPr>
                    <a:xfrm>
                      <a:off x="0" y="0"/>
                      <a:ext cx="5756275" cy="2111375"/>
                    </a:xfrm>
                    <a:prstGeom prst="rect">
                      <a:avLst/>
                    </a:prstGeom>
                  </pic:spPr>
                </pic:pic>
              </a:graphicData>
            </a:graphic>
          </wp:inline>
        </w:drawing>
      </w:r>
    </w:p>
    <w:p w14:paraId="030D04B5" w14:textId="5D64E71E" w:rsidR="00DC57E8" w:rsidRPr="00335D51" w:rsidRDefault="00E523B2" w:rsidP="00633982">
      <w:pPr>
        <w:pStyle w:val="ListParagraph"/>
        <w:spacing w:line="360" w:lineRule="auto"/>
        <w:jc w:val="center"/>
        <w:rPr>
          <w:rFonts w:ascii="Times New Roman" w:eastAsia="Times New Roman" w:hAnsi="Times New Roman" w:cs="Times New Roman"/>
          <w:i/>
          <w:iCs/>
          <w:lang w:val="en-US"/>
        </w:rPr>
      </w:pPr>
      <w:r w:rsidRPr="00335D51">
        <w:rPr>
          <w:rFonts w:ascii="Times New Roman" w:hAnsi="Times New Roman" w:cs="Times New Roman"/>
          <w:i/>
          <w:iCs/>
          <w:lang w:val="en-US"/>
        </w:rPr>
        <w:t xml:space="preserve">source: </w:t>
      </w:r>
      <w:r w:rsidR="00DC57E8" w:rsidRPr="00335D51">
        <w:rPr>
          <w:rStyle w:val="Teksttreci2"/>
          <w:rFonts w:ascii="Times New Roman" w:hAnsi="Times New Roman" w:cs="Times New Roman"/>
          <w:i/>
          <w:iCs/>
          <w:sz w:val="24"/>
          <w:szCs w:val="24"/>
          <w:lang w:val="en-US"/>
        </w:rPr>
        <w:t>Reinforcement Learning: Theory and Practice (</w:t>
      </w:r>
      <w:r w:rsidR="00DC57E8" w:rsidRPr="00335D51">
        <w:rPr>
          <w:rFonts w:ascii="Times New Roman" w:hAnsi="Times New Roman" w:cs="Times New Roman"/>
          <w:i/>
          <w:iCs/>
          <w:lang w:val="en-US"/>
        </w:rPr>
        <w:t>Csaba Szepesvari)</w:t>
      </w:r>
    </w:p>
    <w:p w14:paraId="32D09B29" w14:textId="257A3C38" w:rsidR="00EA6545" w:rsidRPr="00741085" w:rsidRDefault="00EA6545" w:rsidP="00082F3D">
      <w:pPr>
        <w:shd w:val="clear" w:color="auto" w:fill="FFFFFF"/>
        <w:spacing w:after="375" w:line="360" w:lineRule="auto"/>
        <w:jc w:val="both"/>
        <w:rPr>
          <w:color w:val="333333"/>
          <w:lang w:val="en-US"/>
        </w:rPr>
      </w:pPr>
    </w:p>
    <w:p w14:paraId="2EAA32EF" w14:textId="46C9D1C7"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gives rise to rewards, special numeric values </w:t>
      </w:r>
      <w:r w:rsidR="00A11398">
        <w:rPr>
          <w:rFonts w:eastAsiaTheme="minorHAnsi"/>
          <w:lang w:val="en-GB" w:eastAsia="en-US"/>
        </w:rPr>
        <w:t xml:space="preserve">which </w:t>
      </w:r>
      <w:r w:rsidRPr="00843AA5">
        <w:rPr>
          <w:rFonts w:eastAsiaTheme="minorHAnsi"/>
          <w:lang w:val="en-GB" w:eastAsia="en-US"/>
        </w:rPr>
        <w:t xml:space="preserve">agent </w:t>
      </w:r>
      <w:r w:rsidR="00C558D4">
        <w:rPr>
          <w:rFonts w:eastAsiaTheme="minorHAnsi"/>
          <w:lang w:val="en-GB" w:eastAsia="en-US"/>
        </w:rPr>
        <w:t xml:space="preserve">is </w:t>
      </w:r>
      <w:r w:rsidRPr="00843AA5">
        <w:rPr>
          <w:rFonts w:eastAsiaTheme="minorHAnsi"/>
          <w:lang w:val="en-GB" w:eastAsia="en-US"/>
        </w:rPr>
        <w:t>tr</w:t>
      </w:r>
      <w:r w:rsidR="00C558D4">
        <w:rPr>
          <w:rFonts w:eastAsiaTheme="minorHAnsi"/>
          <w:lang w:val="en-GB" w:eastAsia="en-US"/>
        </w:rPr>
        <w:t>ying</w:t>
      </w:r>
      <w:r w:rsidRPr="00843AA5">
        <w:rPr>
          <w:rFonts w:eastAsiaTheme="minorHAnsi"/>
          <w:lang w:val="en-GB" w:eastAsia="en-US"/>
        </w:rPr>
        <w:t xml:space="preserve"> to maximize</w:t>
      </w:r>
      <w:r w:rsidR="00B17835">
        <w:rPr>
          <w:rFonts w:eastAsiaTheme="minorHAnsi"/>
          <w:lang w:val="en-GB" w:eastAsia="en-US"/>
        </w:rPr>
        <w:t xml:space="preserve"> </w:t>
      </w:r>
      <w:r w:rsidRPr="00843AA5">
        <w:rPr>
          <w:rFonts w:eastAsiaTheme="minorHAnsi"/>
          <w:lang w:val="en-GB" w:eastAsia="en-US"/>
        </w:rPr>
        <w:t xml:space="preserve">over </w:t>
      </w:r>
      <w:r w:rsidR="008E6594">
        <w:rPr>
          <w:rFonts w:eastAsiaTheme="minorHAnsi"/>
          <w:lang w:val="en-GB" w:eastAsia="en-US"/>
        </w:rPr>
        <w:t xml:space="preserve">the </w:t>
      </w:r>
      <w:r w:rsidRPr="00843AA5">
        <w:rPr>
          <w:rFonts w:eastAsiaTheme="minorHAnsi"/>
          <w:lang w:val="en-GB" w:eastAsia="en-US"/>
        </w:rPr>
        <w:t xml:space="preserve">time. </w:t>
      </w:r>
      <w:r w:rsidR="003017C7">
        <w:rPr>
          <w:rFonts w:eastAsiaTheme="minorHAnsi"/>
          <w:lang w:val="en-GB" w:eastAsia="en-US"/>
        </w:rPr>
        <w:t>C</w:t>
      </w:r>
      <w:r w:rsidRPr="00843AA5">
        <w:rPr>
          <w:rFonts w:eastAsiaTheme="minorHAnsi"/>
          <w:lang w:val="en-GB" w:eastAsia="en-US"/>
        </w:rPr>
        <w:t>omplete speci</w:t>
      </w:r>
      <w:r w:rsidR="00B17835">
        <w:rPr>
          <w:rFonts w:eastAsiaTheme="minorHAnsi"/>
          <w:lang w:val="en-GB" w:eastAsia="en-US"/>
        </w:rPr>
        <w:t>fi</w:t>
      </w:r>
      <w:r w:rsidRPr="00843AA5">
        <w:rPr>
          <w:rFonts w:eastAsiaTheme="minorHAnsi"/>
          <w:lang w:val="en-GB" w:eastAsia="en-US"/>
        </w:rPr>
        <w:t xml:space="preserve">cation of </w:t>
      </w:r>
      <w:r w:rsidR="002B27E1">
        <w:rPr>
          <w:rFonts w:eastAsiaTheme="minorHAnsi"/>
          <w:lang w:val="en-GB" w:eastAsia="en-US"/>
        </w:rPr>
        <w:t xml:space="preserve">the </w:t>
      </w:r>
      <w:r w:rsidRPr="00843AA5">
        <w:rPr>
          <w:rFonts w:eastAsiaTheme="minorHAnsi"/>
          <w:lang w:val="en-GB" w:eastAsia="en-US"/>
        </w:rPr>
        <w:t xml:space="preserve">environment </w:t>
      </w:r>
      <w:r w:rsidR="00231231">
        <w:rPr>
          <w:rFonts w:eastAsiaTheme="minorHAnsi"/>
          <w:lang w:val="en-GB" w:eastAsia="en-US"/>
        </w:rPr>
        <w:t xml:space="preserve">which </w:t>
      </w:r>
      <w:r w:rsidRPr="00843AA5">
        <w:rPr>
          <w:rFonts w:eastAsiaTheme="minorHAnsi"/>
          <w:lang w:val="en-GB" w:eastAsia="en-US"/>
        </w:rPr>
        <w:t>de</w:t>
      </w:r>
      <w:r w:rsidR="00B17835">
        <w:rPr>
          <w:rFonts w:eastAsiaTheme="minorHAnsi"/>
          <w:lang w:val="en-GB" w:eastAsia="en-US"/>
        </w:rPr>
        <w:t>fi</w:t>
      </w:r>
      <w:r w:rsidRPr="00843AA5">
        <w:rPr>
          <w:rFonts w:eastAsiaTheme="minorHAnsi"/>
          <w:lang w:val="en-GB" w:eastAsia="en-US"/>
        </w:rPr>
        <w:t xml:space="preserve">nes </w:t>
      </w:r>
      <w:r w:rsidR="00FC4990">
        <w:rPr>
          <w:rFonts w:eastAsiaTheme="minorHAnsi"/>
          <w:lang w:val="en-GB" w:eastAsia="en-US"/>
        </w:rPr>
        <w:t xml:space="preserve">the </w:t>
      </w:r>
      <w:r w:rsidRPr="00843AA5">
        <w:rPr>
          <w:rFonts w:eastAsiaTheme="minorHAnsi"/>
          <w:lang w:val="en-GB" w:eastAsia="en-US"/>
        </w:rPr>
        <w:t xml:space="preserve">task, </w:t>
      </w:r>
      <w:r w:rsidR="003C34EA">
        <w:rPr>
          <w:rFonts w:eastAsiaTheme="minorHAnsi"/>
          <w:lang w:val="en-GB" w:eastAsia="en-US"/>
        </w:rPr>
        <w:t xml:space="preserve">is </w:t>
      </w:r>
      <w:r w:rsidRPr="00843AA5">
        <w:rPr>
          <w:rFonts w:eastAsiaTheme="minorHAnsi"/>
          <w:lang w:val="en-GB" w:eastAsia="en-US"/>
        </w:rPr>
        <w:t>one</w:t>
      </w:r>
      <w:r w:rsidR="00B17835">
        <w:rPr>
          <w:rFonts w:eastAsiaTheme="minorHAnsi"/>
          <w:lang w:val="en-GB" w:eastAsia="en-US"/>
        </w:rPr>
        <w:t xml:space="preserve"> </w:t>
      </w:r>
      <w:r w:rsidRPr="00843AA5">
        <w:rPr>
          <w:rFonts w:eastAsiaTheme="minorHAnsi"/>
          <w:lang w:val="en-GB" w:eastAsia="en-US"/>
        </w:rPr>
        <w:t xml:space="preserve">instance of the </w:t>
      </w:r>
      <w:r w:rsidR="003C34EA">
        <w:rPr>
          <w:rFonts w:eastAsiaTheme="minorHAnsi"/>
          <w:lang w:val="en-GB" w:eastAsia="en-US"/>
        </w:rPr>
        <w:t>RL</w:t>
      </w:r>
      <w:r w:rsidRPr="00843AA5">
        <w:rPr>
          <w:rFonts w:eastAsiaTheme="minorHAnsi"/>
          <w:lang w:val="en-GB" w:eastAsia="en-US"/>
        </w:rPr>
        <w:t xml:space="preserve"> problem.</w:t>
      </w:r>
      <w:r w:rsidR="00B17835">
        <w:rPr>
          <w:rFonts w:eastAsiaTheme="minorHAnsi"/>
          <w:lang w:val="en-GB" w:eastAsia="en-US"/>
        </w:rPr>
        <w:t xml:space="preserve"> </w:t>
      </w:r>
      <w:r w:rsidRPr="00843AA5">
        <w:rPr>
          <w:rFonts w:eastAsiaTheme="minorHAnsi"/>
          <w:lang w:val="en-GB" w:eastAsia="en-US"/>
        </w:rPr>
        <w:t>More speci</w:t>
      </w:r>
      <w:r w:rsidR="00B17835">
        <w:rPr>
          <w:rFonts w:eastAsiaTheme="minorHAnsi"/>
          <w:lang w:val="en-GB" w:eastAsia="en-US"/>
        </w:rPr>
        <w:t>fi</w:t>
      </w:r>
      <w:r w:rsidRPr="00843AA5">
        <w:rPr>
          <w:rFonts w:eastAsiaTheme="minorHAnsi"/>
          <w:lang w:val="en-GB" w:eastAsia="en-US"/>
        </w:rPr>
        <w:t xml:space="preserve">cally, agent and </w:t>
      </w:r>
      <w:r w:rsidR="00C5205B">
        <w:rPr>
          <w:rFonts w:eastAsiaTheme="minorHAnsi"/>
          <w:lang w:val="en-GB" w:eastAsia="en-US"/>
        </w:rPr>
        <w:t xml:space="preserve">the </w:t>
      </w:r>
      <w:r w:rsidRPr="00843AA5">
        <w:rPr>
          <w:rFonts w:eastAsiaTheme="minorHAnsi"/>
          <w:lang w:val="en-GB" w:eastAsia="en-US"/>
        </w:rPr>
        <w:t xml:space="preserve">environment </w:t>
      </w:r>
      <w:r w:rsidR="002134E6">
        <w:rPr>
          <w:rFonts w:eastAsiaTheme="minorHAnsi"/>
          <w:lang w:val="en-GB" w:eastAsia="en-US"/>
        </w:rPr>
        <w:t>are interacting</w:t>
      </w:r>
      <w:r w:rsidRPr="00843AA5">
        <w:rPr>
          <w:rFonts w:eastAsiaTheme="minorHAnsi"/>
          <w:lang w:val="en-GB" w:eastAsia="en-US"/>
        </w:rPr>
        <w:t xml:space="preserve"> at each of sequence</w:t>
      </w:r>
      <w:r w:rsidR="0018745D" w:rsidRPr="0018745D">
        <w:rPr>
          <w:rFonts w:eastAsiaTheme="minorHAnsi"/>
          <w:lang w:val="en-US" w:eastAsia="en-US"/>
        </w:rPr>
        <w:t xml:space="preserve"> </w:t>
      </w:r>
      <w:r w:rsidRPr="00843AA5">
        <w:rPr>
          <w:rFonts w:eastAsiaTheme="minorHAnsi"/>
          <w:lang w:val="en-GB" w:eastAsia="en-US"/>
        </w:rPr>
        <w:t>of</w:t>
      </w:r>
      <w:r w:rsidR="00685326">
        <w:rPr>
          <w:rFonts w:eastAsiaTheme="minorHAnsi"/>
          <w:lang w:val="en-GB" w:eastAsia="en-US"/>
        </w:rPr>
        <w:t xml:space="preserve"> the</w:t>
      </w:r>
      <w:r w:rsidRPr="00843AA5">
        <w:rPr>
          <w:rFonts w:eastAsiaTheme="minorHAnsi"/>
          <w:lang w:val="en-GB" w:eastAsia="en-US"/>
        </w:rPr>
        <w:t xml:space="preserve"> discrete time steps, t = 0</w:t>
      </w:r>
      <w:r w:rsidR="00196699">
        <w:rPr>
          <w:rFonts w:eastAsiaTheme="minorHAnsi"/>
          <w:lang w:val="en-GB" w:eastAsia="en-US"/>
        </w:rPr>
        <w:t>,</w:t>
      </w:r>
      <w:r w:rsidRPr="00843AA5">
        <w:rPr>
          <w:rFonts w:eastAsiaTheme="minorHAnsi"/>
          <w:lang w:val="en-GB" w:eastAsia="en-US"/>
        </w:rPr>
        <w:t xml:space="preserve"> 1</w:t>
      </w:r>
      <w:r w:rsidR="00196699">
        <w:rPr>
          <w:rFonts w:eastAsiaTheme="minorHAnsi"/>
          <w:lang w:val="en-GB" w:eastAsia="en-US"/>
        </w:rPr>
        <w:t>,</w:t>
      </w:r>
      <w:r w:rsidRPr="00843AA5">
        <w:rPr>
          <w:rFonts w:eastAsiaTheme="minorHAnsi"/>
          <w:lang w:val="en-GB" w:eastAsia="en-US"/>
        </w:rPr>
        <w:t xml:space="preserve"> 2</w:t>
      </w:r>
      <w:r w:rsidR="00196699">
        <w:rPr>
          <w:rFonts w:eastAsiaTheme="minorHAnsi"/>
          <w:lang w:val="en-GB" w:eastAsia="en-US"/>
        </w:rPr>
        <w:t>,</w:t>
      </w:r>
      <w:r w:rsidRPr="00843AA5">
        <w:rPr>
          <w:rFonts w:eastAsiaTheme="minorHAnsi"/>
          <w:lang w:val="en-GB" w:eastAsia="en-US"/>
        </w:rPr>
        <w:t xml:space="preserve"> 3</w:t>
      </w:r>
      <w:r w:rsidR="00196699">
        <w:rPr>
          <w:rFonts w:eastAsiaTheme="minorHAnsi"/>
          <w:lang w:val="en-GB" w:eastAsia="en-US"/>
        </w:rPr>
        <w:t>..</w:t>
      </w:r>
      <w:r w:rsidRPr="00843AA5">
        <w:rPr>
          <w:rFonts w:eastAsiaTheme="minorHAnsi"/>
          <w:lang w:val="en-GB" w:eastAsia="en-US"/>
        </w:rPr>
        <w:t>. At each time step t, the agent receives</w:t>
      </w:r>
      <w:r w:rsidR="007B5195">
        <w:rPr>
          <w:rFonts w:eastAsiaTheme="minorHAnsi"/>
          <w:lang w:val="en-GB" w:eastAsia="en-US"/>
        </w:rPr>
        <w:t xml:space="preserve"> </w:t>
      </w:r>
      <w:r w:rsidRPr="00843AA5">
        <w:rPr>
          <w:rFonts w:eastAsiaTheme="minorHAnsi"/>
          <w:lang w:val="en-GB" w:eastAsia="en-US"/>
        </w:rPr>
        <w:t>some</w:t>
      </w:r>
      <w:r w:rsidR="0018745D" w:rsidRPr="0018745D">
        <w:rPr>
          <w:rFonts w:eastAsiaTheme="minorHAnsi"/>
          <w:lang w:val="en-US" w:eastAsia="en-US"/>
        </w:rPr>
        <w:t xml:space="preserve"> </w:t>
      </w:r>
      <w:r w:rsidRPr="00843AA5">
        <w:rPr>
          <w:rFonts w:eastAsiaTheme="minorHAnsi"/>
          <w:lang w:val="en-GB" w:eastAsia="en-US"/>
        </w:rPr>
        <w:t xml:space="preserve">representation of the environment's state,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 S</m:t>
        </m:r>
      </m:oMath>
      <w:r w:rsidRPr="00843AA5">
        <w:rPr>
          <w:rFonts w:eastAsiaTheme="minorHAnsi"/>
          <w:lang w:val="en-GB" w:eastAsia="en-US"/>
        </w:rPr>
        <w:t xml:space="preserve">, where </w:t>
      </w:r>
      <m:oMath>
        <m:r>
          <w:rPr>
            <w:rFonts w:ascii="Cambria Math" w:eastAsiaTheme="minorHAnsi" w:hAnsi="Cambria Math"/>
            <w:lang w:val="en-GB" w:eastAsia="en-US"/>
          </w:rPr>
          <m:t>S</m:t>
        </m:r>
      </m:oMath>
      <w:r w:rsidRPr="00843AA5">
        <w:rPr>
          <w:rFonts w:eastAsiaTheme="minorHAnsi"/>
          <w:lang w:val="en-GB" w:eastAsia="en-US"/>
        </w:rPr>
        <w:t xml:space="preserve"> is the set of</w:t>
      </w:r>
      <w:r w:rsidR="0018745D" w:rsidRPr="0018745D">
        <w:rPr>
          <w:rFonts w:eastAsiaTheme="minorHAnsi"/>
          <w:lang w:val="en-US" w:eastAsia="en-US"/>
        </w:rPr>
        <w:t xml:space="preserve"> </w:t>
      </w:r>
      <w:r w:rsidRPr="00843AA5">
        <w:rPr>
          <w:rFonts w:eastAsiaTheme="minorHAnsi"/>
          <w:lang w:val="en-GB" w:eastAsia="en-US"/>
        </w:rPr>
        <w:t xml:space="preserve">possible states, and on that basis selects an action,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0018745D" w:rsidRPr="00843AA5">
        <w:rPr>
          <w:rFonts w:eastAsiaTheme="minorHAnsi"/>
          <w:lang w:val="en-GB" w:eastAsia="en-US"/>
        </w:rPr>
        <w:t xml:space="preserve">, </w:t>
      </w:r>
      <w:r w:rsidR="0018745D" w:rsidRPr="0018745D">
        <w:rPr>
          <w:rFonts w:eastAsiaTheme="minorHAnsi"/>
          <w:lang w:val="en-US" w:eastAsia="en-US"/>
        </w:rPr>
        <w:t xml:space="preserve"> </w:t>
      </w:r>
      <w:r w:rsidRPr="00843AA5">
        <w:rPr>
          <w:rFonts w:eastAsiaTheme="minorHAnsi"/>
          <w:lang w:val="en-GB" w:eastAsia="en-US"/>
        </w:rPr>
        <w:t xml:space="preserve">is the set of actions available in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oMath>
      <w:r w:rsidRPr="00843AA5">
        <w:rPr>
          <w:rFonts w:eastAsiaTheme="minorHAnsi"/>
          <w:lang w:val="en-GB" w:eastAsia="en-US"/>
        </w:rPr>
        <w:t xml:space="preserve">. </w:t>
      </w:r>
      <w:r w:rsidR="00770810">
        <w:rPr>
          <w:rFonts w:eastAsiaTheme="minorHAnsi"/>
          <w:lang w:val="en-GB" w:eastAsia="en-US"/>
        </w:rPr>
        <w:t>A</w:t>
      </w:r>
      <w:r w:rsidRPr="00843AA5">
        <w:rPr>
          <w:rFonts w:eastAsiaTheme="minorHAnsi"/>
          <w:lang w:val="en-GB" w:eastAsia="en-US"/>
        </w:rPr>
        <w:t xml:space="preserve"> time step later, </w:t>
      </w:r>
      <w:r w:rsidR="00770810">
        <w:rPr>
          <w:rFonts w:eastAsiaTheme="minorHAnsi"/>
          <w:lang w:val="en-GB" w:eastAsia="en-US"/>
        </w:rPr>
        <w:t xml:space="preserve">the </w:t>
      </w:r>
      <w:r w:rsidRPr="00843AA5">
        <w:rPr>
          <w:rFonts w:eastAsiaTheme="minorHAnsi"/>
          <w:lang w:val="en-GB" w:eastAsia="en-US"/>
        </w:rPr>
        <w:t>part as</w:t>
      </w:r>
      <w:r w:rsidR="00160BD9">
        <w:rPr>
          <w:rFonts w:eastAsiaTheme="minorHAnsi"/>
          <w:lang w:val="en-GB" w:eastAsia="en-US"/>
        </w:rPr>
        <w:t xml:space="preserve"> </w:t>
      </w:r>
      <w:r w:rsidRPr="00843AA5">
        <w:rPr>
          <w:rFonts w:eastAsiaTheme="minorHAnsi"/>
          <w:lang w:val="en-GB" w:eastAsia="en-US"/>
        </w:rPr>
        <w:t>consequence</w:t>
      </w:r>
      <w:r w:rsidR="00770810">
        <w:rPr>
          <w:rFonts w:eastAsiaTheme="minorHAnsi"/>
          <w:lang w:val="en-GB" w:eastAsia="en-US"/>
        </w:rPr>
        <w:t>s</w:t>
      </w:r>
      <w:r w:rsidRPr="00843AA5">
        <w:rPr>
          <w:rFonts w:eastAsiaTheme="minorHAnsi"/>
          <w:lang w:val="en-GB" w:eastAsia="en-US"/>
        </w:rPr>
        <w:t xml:space="preserve"> of </w:t>
      </w:r>
      <w:r w:rsidR="00770810">
        <w:rPr>
          <w:rFonts w:eastAsiaTheme="minorHAnsi"/>
          <w:lang w:val="en-GB" w:eastAsia="en-US"/>
        </w:rPr>
        <w:t xml:space="preserve">the </w:t>
      </w:r>
      <w:r w:rsidRPr="00843AA5">
        <w:rPr>
          <w:rFonts w:eastAsiaTheme="minorHAnsi"/>
          <w:lang w:val="en-GB" w:eastAsia="en-US"/>
        </w:rPr>
        <w:t xml:space="preserve">action, </w:t>
      </w:r>
      <w:r w:rsidR="00770810">
        <w:rPr>
          <w:rFonts w:eastAsiaTheme="minorHAnsi"/>
          <w:lang w:val="en-GB" w:eastAsia="en-US"/>
        </w:rPr>
        <w:t xml:space="preserve">an </w:t>
      </w:r>
      <w:r w:rsidRPr="00843AA5">
        <w:rPr>
          <w:rFonts w:eastAsiaTheme="minorHAnsi"/>
          <w:lang w:val="en-GB" w:eastAsia="en-US"/>
        </w:rPr>
        <w:t xml:space="preserve">agent receives </w:t>
      </w:r>
      <w:r w:rsidR="00770810">
        <w:rPr>
          <w:rFonts w:eastAsiaTheme="minorHAnsi"/>
          <w:lang w:val="en-GB" w:eastAsia="en-US"/>
        </w:rPr>
        <w:t xml:space="preserve">the </w:t>
      </w:r>
      <w:r w:rsidRPr="00843AA5">
        <w:rPr>
          <w:rFonts w:eastAsiaTheme="minorHAnsi"/>
          <w:lang w:val="en-GB" w:eastAsia="en-US"/>
        </w:rPr>
        <w:t xml:space="preserve">numeric reward,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t+1</m:t>
            </m:r>
          </m:sub>
        </m:sSub>
        <m:r>
          <m:rPr>
            <m:scr m:val="script"/>
          </m:rPr>
          <w:rPr>
            <w:rFonts w:ascii="Cambria Math" w:eastAsiaTheme="minorHAnsi" w:hAnsi="Cambria Math"/>
            <w:lang w:val="en-GB" w:eastAsia="en-US"/>
          </w:rPr>
          <m:t>∈R ⊂</m:t>
        </m:r>
        <m:r>
          <m:rPr>
            <m:scr m:val="double-struck"/>
          </m:rPr>
          <w:rPr>
            <w:rFonts w:ascii="Cambria Math" w:eastAsiaTheme="minorHAnsi" w:hAnsi="Cambria Math"/>
            <w:lang w:val="en-GB" w:eastAsia="en-US"/>
          </w:rPr>
          <m:t>R</m:t>
        </m:r>
      </m:oMath>
      <w:r w:rsidRPr="00843AA5">
        <w:rPr>
          <w:rFonts w:eastAsiaTheme="minorHAnsi"/>
          <w:lang w:val="en-GB" w:eastAsia="en-US"/>
        </w:rPr>
        <w:t xml:space="preserve">, and </w:t>
      </w:r>
      <w:r w:rsidR="00933567">
        <w:rPr>
          <w:rFonts w:eastAsiaTheme="minorHAnsi"/>
          <w:lang w:val="en-GB" w:eastAsia="en-US"/>
        </w:rPr>
        <w:t>fi</w:t>
      </w:r>
      <w:r w:rsidRPr="00843AA5">
        <w:rPr>
          <w:rFonts w:eastAsiaTheme="minorHAnsi"/>
          <w:lang w:val="en-GB" w:eastAsia="en-US"/>
        </w:rPr>
        <w:t xml:space="preserve">nds itself in a new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t+1</m:t>
            </m:r>
          </m:sub>
        </m:sSub>
      </m:oMath>
      <w:r w:rsidR="00810F4E">
        <w:rPr>
          <w:rFonts w:eastAsiaTheme="minorHAnsi"/>
          <w:lang w:val="en-GB" w:eastAsia="en-US"/>
        </w:rPr>
        <w:t xml:space="preserve">. </w:t>
      </w:r>
      <w:r w:rsidR="00AC3A78">
        <w:rPr>
          <w:rFonts w:eastAsiaTheme="minorHAnsi"/>
          <w:lang w:val="en-GB" w:eastAsia="en-US"/>
        </w:rPr>
        <w:t xml:space="preserve">With </w:t>
      </w:r>
      <w:r w:rsidRPr="00843AA5">
        <w:rPr>
          <w:rFonts w:eastAsiaTheme="minorHAnsi"/>
          <w:lang w:val="en-GB" w:eastAsia="en-US"/>
        </w:rPr>
        <w:t xml:space="preserve">each time step, </w:t>
      </w:r>
      <w:r w:rsidR="00AC3A78">
        <w:rPr>
          <w:rFonts w:eastAsiaTheme="minorHAnsi"/>
          <w:lang w:val="en-GB" w:eastAsia="en-US"/>
        </w:rPr>
        <w:t xml:space="preserve">an </w:t>
      </w:r>
      <w:r w:rsidRPr="00843AA5">
        <w:rPr>
          <w:rFonts w:eastAsiaTheme="minorHAnsi"/>
          <w:lang w:val="en-GB" w:eastAsia="en-US"/>
        </w:rPr>
        <w:t xml:space="preserve">agent </w:t>
      </w:r>
      <w:r w:rsidR="00AC3A78">
        <w:rPr>
          <w:rFonts w:eastAsiaTheme="minorHAnsi"/>
          <w:lang w:val="en-GB" w:eastAsia="en-US"/>
        </w:rPr>
        <w:t xml:space="preserve">is implementing the </w:t>
      </w:r>
      <w:r w:rsidRPr="00843AA5">
        <w:rPr>
          <w:rFonts w:eastAsiaTheme="minorHAnsi"/>
          <w:lang w:val="en-GB" w:eastAsia="en-US"/>
        </w:rPr>
        <w:t xml:space="preserve">mapping from </w:t>
      </w:r>
      <w:r w:rsidR="00AC3A78">
        <w:rPr>
          <w:rFonts w:eastAsiaTheme="minorHAnsi"/>
          <w:lang w:val="en-GB" w:eastAsia="en-US"/>
        </w:rPr>
        <w:t xml:space="preserve">the </w:t>
      </w:r>
      <w:r w:rsidRPr="00843AA5">
        <w:rPr>
          <w:rFonts w:eastAsiaTheme="minorHAnsi"/>
          <w:lang w:val="en-GB" w:eastAsia="en-US"/>
        </w:rPr>
        <w:t xml:space="preserve">states to </w:t>
      </w:r>
      <w:r w:rsidR="00AC3A78">
        <w:rPr>
          <w:rFonts w:eastAsiaTheme="minorHAnsi"/>
          <w:lang w:val="en-GB" w:eastAsia="en-US"/>
        </w:rPr>
        <w:t xml:space="preserve">a </w:t>
      </w:r>
      <w:r w:rsidR="00C003BE" w:rsidRPr="00843AA5">
        <w:rPr>
          <w:rFonts w:eastAsiaTheme="minorHAnsi"/>
          <w:lang w:val="en-GB" w:eastAsia="en-US"/>
        </w:rPr>
        <w:t>probability</w:t>
      </w:r>
      <w:r w:rsidR="00AC3A78">
        <w:rPr>
          <w:rFonts w:eastAsiaTheme="minorHAnsi"/>
          <w:lang w:val="en-GB" w:eastAsia="en-US"/>
        </w:rPr>
        <w:t xml:space="preserve">, </w:t>
      </w:r>
      <w:r w:rsidRPr="00843AA5">
        <w:rPr>
          <w:rFonts w:eastAsiaTheme="minorHAnsi"/>
          <w:lang w:val="en-GB" w:eastAsia="en-US"/>
        </w:rPr>
        <w:t xml:space="preserve">selecting each </w:t>
      </w:r>
      <w:r w:rsidR="00AC3A78">
        <w:rPr>
          <w:rFonts w:eastAsiaTheme="minorHAnsi"/>
          <w:lang w:val="en-GB" w:eastAsia="en-US"/>
        </w:rPr>
        <w:t xml:space="preserve">of the </w:t>
      </w:r>
      <w:r w:rsidRPr="00843AA5">
        <w:rPr>
          <w:rFonts w:eastAsiaTheme="minorHAnsi"/>
          <w:lang w:val="en-GB" w:eastAsia="en-US"/>
        </w:rPr>
        <w:t>possible action</w:t>
      </w:r>
      <w:r w:rsidR="00AC3A78">
        <w:rPr>
          <w:rFonts w:eastAsiaTheme="minorHAnsi"/>
          <w:lang w:val="en-GB" w:eastAsia="en-US"/>
        </w:rPr>
        <w:t>s</w:t>
      </w:r>
      <w:r w:rsidRPr="00843AA5">
        <w:rPr>
          <w:rFonts w:eastAsiaTheme="minorHAnsi"/>
          <w:lang w:val="en-GB" w:eastAsia="en-US"/>
        </w:rPr>
        <w:t>. This mapping is called the agent's</w:t>
      </w:r>
      <w:r w:rsidR="00810F4E">
        <w:rPr>
          <w:rFonts w:eastAsiaTheme="minorHAnsi"/>
          <w:lang w:val="en-GB" w:eastAsia="en-US"/>
        </w:rPr>
        <w:t xml:space="preserve"> </w:t>
      </w:r>
      <w:r w:rsidRPr="00843AA5">
        <w:rPr>
          <w:rFonts w:eastAsiaTheme="minorHAnsi"/>
          <w:lang w:val="en-GB" w:eastAsia="en-US"/>
        </w:rPr>
        <w:t>policy and is denoted</w:t>
      </w:r>
      <w:r w:rsidR="00AF2AD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r>
          <w:rPr>
            <w:rFonts w:ascii="Cambria Math" w:eastAsiaTheme="minorHAnsi" w:hAnsi="Cambria Math"/>
            <w:lang w:val="en-GB" w:eastAsia="en-US"/>
          </w:rPr>
          <m:t>(a|s)</m:t>
        </m:r>
      </m:oMath>
      <w:r w:rsidR="00AF2AD3" w:rsidRPr="00843AA5">
        <w:rPr>
          <w:rFonts w:eastAsiaTheme="minorHAnsi"/>
          <w:lang w:val="en-GB" w:eastAsia="en-US"/>
        </w:rPr>
        <w:t xml:space="preserve">, </w:t>
      </w:r>
      <w:r w:rsidRPr="00843AA5">
        <w:rPr>
          <w:rFonts w:eastAsiaTheme="minorHAnsi"/>
          <w:lang w:val="en-GB" w:eastAsia="en-US"/>
        </w:rPr>
        <w:t xml:space="preserve"> is the probability that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=a</m:t>
        </m:r>
      </m:oMath>
      <w:r w:rsidRPr="00843AA5">
        <w:rPr>
          <w:rFonts w:eastAsiaTheme="minorHAnsi"/>
          <w:lang w:val="en-GB" w:eastAsia="en-US"/>
        </w:rPr>
        <w:t xml:space="preserve"> if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=s</m:t>
        </m:r>
      </m:oMath>
      <w:r w:rsidRPr="00843AA5">
        <w:rPr>
          <w:rFonts w:eastAsiaTheme="minorHAnsi"/>
          <w:lang w:val="en-GB" w:eastAsia="en-US"/>
        </w:rPr>
        <w:t>.</w:t>
      </w:r>
      <w:r w:rsidR="00810F4E">
        <w:rPr>
          <w:rFonts w:eastAsiaTheme="minorHAnsi"/>
          <w:lang w:val="en-GB" w:eastAsia="en-US"/>
        </w:rPr>
        <w:t xml:space="preserve"> </w:t>
      </w:r>
      <w:r w:rsidRPr="00843AA5">
        <w:rPr>
          <w:rFonts w:eastAsiaTheme="minorHAnsi"/>
          <w:lang w:val="en-GB" w:eastAsia="en-US"/>
        </w:rPr>
        <w:t xml:space="preserve">Reinforcement learning methods specify how the agent </w:t>
      </w:r>
      <w:r w:rsidR="0050273E">
        <w:rPr>
          <w:rFonts w:eastAsiaTheme="minorHAnsi"/>
          <w:lang w:val="en-GB" w:eastAsia="en-US"/>
        </w:rPr>
        <w:t>is changing the</w:t>
      </w:r>
      <w:r w:rsidRPr="00843AA5">
        <w:rPr>
          <w:rFonts w:eastAsiaTheme="minorHAnsi"/>
          <w:lang w:val="en-GB" w:eastAsia="en-US"/>
        </w:rPr>
        <w:t xml:space="preserve"> policy as</w:t>
      </w:r>
      <w:r w:rsidR="00EF6329">
        <w:rPr>
          <w:rFonts w:eastAsiaTheme="minorHAnsi"/>
          <w:lang w:val="en-GB" w:eastAsia="en-US"/>
        </w:rPr>
        <w:t xml:space="preserve"> the</w:t>
      </w:r>
      <w:r w:rsidRPr="00843AA5">
        <w:rPr>
          <w:rFonts w:eastAsiaTheme="minorHAnsi"/>
          <w:lang w:val="en-GB" w:eastAsia="en-US"/>
        </w:rPr>
        <w:t xml:space="preserve"> result of </w:t>
      </w:r>
      <w:r w:rsidR="00EF6329">
        <w:rPr>
          <w:rFonts w:eastAsiaTheme="minorHAnsi"/>
          <w:lang w:val="en-GB" w:eastAsia="en-US"/>
        </w:rPr>
        <w:t>the</w:t>
      </w:r>
      <w:r w:rsidRPr="00843AA5">
        <w:rPr>
          <w:rFonts w:eastAsiaTheme="minorHAnsi"/>
          <w:lang w:val="en-GB" w:eastAsia="en-US"/>
        </w:rPr>
        <w:t xml:space="preserve"> experience. </w:t>
      </w:r>
      <w:r w:rsidR="008E26C3">
        <w:rPr>
          <w:rFonts w:eastAsiaTheme="minorHAnsi"/>
          <w:lang w:val="en-GB" w:eastAsia="en-US"/>
        </w:rPr>
        <w:t>A</w:t>
      </w:r>
      <w:r w:rsidRPr="00843AA5">
        <w:rPr>
          <w:rFonts w:eastAsiaTheme="minorHAnsi"/>
          <w:lang w:val="en-GB" w:eastAsia="en-US"/>
        </w:rPr>
        <w:t xml:space="preserve">gent's goal is </w:t>
      </w:r>
      <w:r w:rsidR="00295891">
        <w:rPr>
          <w:rFonts w:eastAsiaTheme="minorHAnsi"/>
          <w:lang w:val="en-GB" w:eastAsia="en-US"/>
        </w:rPr>
        <w:t xml:space="preserve">maximizing </w:t>
      </w:r>
      <w:r w:rsidRPr="00843AA5">
        <w:rPr>
          <w:rFonts w:eastAsiaTheme="minorHAnsi"/>
          <w:lang w:val="en-GB" w:eastAsia="en-US"/>
        </w:rPr>
        <w:t xml:space="preserve">the total </w:t>
      </w:r>
      <w:r w:rsidR="00295891">
        <w:rPr>
          <w:rFonts w:eastAsiaTheme="minorHAnsi"/>
          <w:lang w:val="en-GB" w:eastAsia="en-US"/>
        </w:rPr>
        <w:t xml:space="preserve">number </w:t>
      </w:r>
      <w:r w:rsidRPr="00843AA5">
        <w:rPr>
          <w:rFonts w:eastAsiaTheme="minorHAnsi"/>
          <w:lang w:val="en-GB" w:eastAsia="en-US"/>
        </w:rPr>
        <w:t>of reward</w:t>
      </w:r>
      <w:r w:rsidR="00295891">
        <w:rPr>
          <w:rFonts w:eastAsiaTheme="minorHAnsi"/>
          <w:lang w:val="en-GB" w:eastAsia="en-US"/>
        </w:rPr>
        <w:t>s</w:t>
      </w:r>
      <w:r w:rsidRPr="00843AA5">
        <w:rPr>
          <w:rFonts w:eastAsiaTheme="minorHAnsi"/>
          <w:lang w:val="en-GB" w:eastAsia="en-US"/>
        </w:rPr>
        <w:t xml:space="preserve"> it receives </w:t>
      </w:r>
      <w:r w:rsidR="00295891">
        <w:rPr>
          <w:rFonts w:eastAsiaTheme="minorHAnsi"/>
          <w:lang w:val="en-GB" w:eastAsia="en-US"/>
        </w:rPr>
        <w:t xml:space="preserve">in </w:t>
      </w:r>
      <w:r w:rsidRPr="00843AA5">
        <w:rPr>
          <w:rFonts w:eastAsiaTheme="minorHAnsi"/>
          <w:lang w:val="en-GB" w:eastAsia="en-US"/>
        </w:rPr>
        <w:t>the long run.</w:t>
      </w:r>
      <w:r w:rsidR="00F56520">
        <w:rPr>
          <w:rFonts w:eastAsiaTheme="minorHAnsi"/>
          <w:lang w:val="en-GB" w:eastAsia="en-US"/>
        </w:rPr>
        <w:t xml:space="preserve"> </w:t>
      </w:r>
      <w:r w:rsidRPr="00843AA5">
        <w:rPr>
          <w:rFonts w:eastAsiaTheme="minorHAnsi"/>
          <w:lang w:val="en-GB" w:eastAsia="en-US"/>
        </w:rPr>
        <w:t xml:space="preserve">This framework is abstract and </w:t>
      </w:r>
      <w:r w:rsidR="00F56520">
        <w:rPr>
          <w:rFonts w:eastAsiaTheme="minorHAnsi"/>
          <w:lang w:val="en-GB" w:eastAsia="en-US"/>
        </w:rPr>
        <w:t>fl</w:t>
      </w:r>
      <w:r w:rsidRPr="00843AA5">
        <w:rPr>
          <w:rFonts w:eastAsiaTheme="minorHAnsi"/>
          <w:lang w:val="en-GB" w:eastAsia="en-US"/>
        </w:rPr>
        <w:t>exible and can be applied to many di</w:t>
      </w:r>
      <w:r w:rsidR="003550F7">
        <w:rPr>
          <w:rFonts w:eastAsiaTheme="minorHAnsi"/>
          <w:lang w:val="en-GB" w:eastAsia="en-US"/>
        </w:rPr>
        <w:t>ff</w:t>
      </w:r>
      <w:r w:rsidRPr="00843AA5">
        <w:rPr>
          <w:rFonts w:eastAsiaTheme="minorHAnsi"/>
          <w:lang w:val="en-GB" w:eastAsia="en-US"/>
        </w:rPr>
        <w:t>erent</w:t>
      </w:r>
      <w:r w:rsidR="003550F7">
        <w:rPr>
          <w:rFonts w:eastAsiaTheme="minorHAnsi"/>
          <w:lang w:val="en-GB" w:eastAsia="en-US"/>
        </w:rPr>
        <w:t xml:space="preserve"> </w:t>
      </w:r>
      <w:r w:rsidRPr="00843AA5">
        <w:rPr>
          <w:rFonts w:eastAsiaTheme="minorHAnsi"/>
          <w:lang w:val="en-GB" w:eastAsia="en-US"/>
        </w:rPr>
        <w:t>problems in many di</w:t>
      </w:r>
      <w:r w:rsidR="003550F7">
        <w:rPr>
          <w:rFonts w:eastAsiaTheme="minorHAnsi"/>
          <w:lang w:val="en-GB" w:eastAsia="en-US"/>
        </w:rPr>
        <w:t>ff</w:t>
      </w:r>
      <w:r w:rsidRPr="00843AA5">
        <w:rPr>
          <w:rFonts w:eastAsiaTheme="minorHAnsi"/>
          <w:lang w:val="en-GB" w:eastAsia="en-US"/>
        </w:rPr>
        <w:t xml:space="preserve">erent ways. For example, time steps </w:t>
      </w:r>
      <w:r w:rsidR="00201E0B">
        <w:rPr>
          <w:rFonts w:eastAsiaTheme="minorHAnsi"/>
          <w:lang w:val="en-GB" w:eastAsia="en-US"/>
        </w:rPr>
        <w:t xml:space="preserve">don’t need to </w:t>
      </w:r>
      <w:r w:rsidRPr="00843AA5">
        <w:rPr>
          <w:rFonts w:eastAsiaTheme="minorHAnsi"/>
          <w:lang w:val="en-GB" w:eastAsia="en-US"/>
        </w:rPr>
        <w:t>refer</w:t>
      </w:r>
      <w:r w:rsidR="00080A47">
        <w:rPr>
          <w:rFonts w:eastAsiaTheme="minorHAnsi"/>
          <w:lang w:val="en-GB" w:eastAsia="en-US"/>
        </w:rPr>
        <w:t xml:space="preserve"> </w:t>
      </w:r>
      <w:r w:rsidRPr="00843AA5">
        <w:rPr>
          <w:rFonts w:eastAsiaTheme="minorHAnsi"/>
          <w:lang w:val="en-GB" w:eastAsia="en-US"/>
        </w:rPr>
        <w:t xml:space="preserve">to </w:t>
      </w:r>
      <w:r w:rsidR="004139D0">
        <w:rPr>
          <w:rFonts w:eastAsiaTheme="minorHAnsi"/>
          <w:lang w:val="en-GB" w:eastAsia="en-US"/>
        </w:rPr>
        <w:t xml:space="preserve">the </w:t>
      </w:r>
      <w:r w:rsidR="00080A47">
        <w:rPr>
          <w:rFonts w:eastAsiaTheme="minorHAnsi"/>
          <w:lang w:val="en-GB" w:eastAsia="en-US"/>
        </w:rPr>
        <w:t>fi</w:t>
      </w:r>
      <w:r w:rsidRPr="00843AA5">
        <w:rPr>
          <w:rFonts w:eastAsiaTheme="minorHAnsi"/>
          <w:lang w:val="en-GB" w:eastAsia="en-US"/>
        </w:rPr>
        <w:t xml:space="preserve">xed intervals of </w:t>
      </w:r>
      <w:r w:rsidR="00631F9E">
        <w:rPr>
          <w:rFonts w:eastAsiaTheme="minorHAnsi"/>
          <w:lang w:val="en-GB" w:eastAsia="en-US"/>
        </w:rPr>
        <w:t xml:space="preserve">the </w:t>
      </w:r>
      <w:r w:rsidRPr="00843AA5">
        <w:rPr>
          <w:rFonts w:eastAsiaTheme="minorHAnsi"/>
          <w:lang w:val="en-GB" w:eastAsia="en-US"/>
        </w:rPr>
        <w:lastRenderedPageBreak/>
        <w:t>real time; they can refer to arbitrary successive stages of</w:t>
      </w:r>
      <w:r w:rsidR="006D6223">
        <w:rPr>
          <w:rFonts w:eastAsiaTheme="minorHAnsi"/>
          <w:lang w:val="en-GB" w:eastAsia="en-US"/>
        </w:rPr>
        <w:t xml:space="preserve"> </w:t>
      </w:r>
      <w:r w:rsidRPr="00843AA5">
        <w:rPr>
          <w:rFonts w:eastAsiaTheme="minorHAnsi"/>
          <w:lang w:val="en-GB" w:eastAsia="en-US"/>
        </w:rPr>
        <w:t xml:space="preserve">decision-making and acting. </w:t>
      </w:r>
      <w:r w:rsidR="008E351A">
        <w:rPr>
          <w:rFonts w:eastAsiaTheme="minorHAnsi"/>
          <w:lang w:val="en-GB" w:eastAsia="en-US"/>
        </w:rPr>
        <w:t>A</w:t>
      </w:r>
      <w:r w:rsidRPr="00843AA5">
        <w:rPr>
          <w:rFonts w:eastAsiaTheme="minorHAnsi"/>
          <w:lang w:val="en-GB" w:eastAsia="en-US"/>
        </w:rPr>
        <w:t xml:space="preserve">ctions </w:t>
      </w:r>
      <w:r w:rsidR="008E351A">
        <w:rPr>
          <w:rFonts w:eastAsiaTheme="minorHAnsi"/>
          <w:lang w:val="en-GB" w:eastAsia="en-US"/>
        </w:rPr>
        <w:t xml:space="preserve">may </w:t>
      </w:r>
      <w:r w:rsidRPr="00843AA5">
        <w:rPr>
          <w:rFonts w:eastAsiaTheme="minorHAnsi"/>
          <w:lang w:val="en-GB" w:eastAsia="en-US"/>
        </w:rPr>
        <w:t xml:space="preserve">be </w:t>
      </w:r>
      <w:r w:rsidR="008E351A">
        <w:rPr>
          <w:rFonts w:eastAsiaTheme="minorHAnsi"/>
          <w:lang w:val="en-GB" w:eastAsia="en-US"/>
        </w:rPr>
        <w:t xml:space="preserve">a </w:t>
      </w:r>
      <w:r w:rsidR="00B467B9" w:rsidRPr="00843AA5">
        <w:rPr>
          <w:rFonts w:eastAsiaTheme="minorHAnsi"/>
          <w:lang w:val="en-GB" w:eastAsia="en-US"/>
        </w:rPr>
        <w:t>low-level control</w:t>
      </w:r>
      <w:r w:rsidRPr="00843AA5">
        <w:rPr>
          <w:rFonts w:eastAsiaTheme="minorHAnsi"/>
          <w:lang w:val="en-GB" w:eastAsia="en-US"/>
        </w:rPr>
        <w:t xml:space="preserve">, </w:t>
      </w:r>
      <w:r w:rsidR="008E351A">
        <w:rPr>
          <w:rFonts w:eastAsiaTheme="minorHAnsi"/>
          <w:lang w:val="en-GB" w:eastAsia="en-US"/>
        </w:rPr>
        <w:t xml:space="preserve">like </w:t>
      </w:r>
      <w:r w:rsidRPr="00843AA5">
        <w:rPr>
          <w:rFonts w:eastAsiaTheme="minorHAnsi"/>
          <w:lang w:val="en-GB" w:eastAsia="en-US"/>
        </w:rPr>
        <w:t xml:space="preserve">voltages </w:t>
      </w:r>
      <w:r w:rsidR="008E351A">
        <w:rPr>
          <w:rFonts w:eastAsiaTheme="minorHAnsi"/>
          <w:lang w:val="en-GB" w:eastAsia="en-US"/>
        </w:rPr>
        <w:t xml:space="preserve">which are </w:t>
      </w:r>
      <w:r w:rsidRPr="00843AA5">
        <w:rPr>
          <w:rFonts w:eastAsiaTheme="minorHAnsi"/>
          <w:lang w:val="en-GB" w:eastAsia="en-US"/>
        </w:rPr>
        <w:t xml:space="preserve">applied to motors of </w:t>
      </w:r>
      <w:r w:rsidR="00AF7DD7">
        <w:rPr>
          <w:rFonts w:eastAsiaTheme="minorHAnsi"/>
          <w:lang w:val="en-GB" w:eastAsia="en-US"/>
        </w:rPr>
        <w:t xml:space="preserve">the </w:t>
      </w:r>
      <w:r w:rsidRPr="00843AA5">
        <w:rPr>
          <w:rFonts w:eastAsiaTheme="minorHAnsi"/>
          <w:lang w:val="en-GB" w:eastAsia="en-US"/>
        </w:rPr>
        <w:t xml:space="preserve">robot arm, or </w:t>
      </w:r>
      <w:r w:rsidR="00344C8C">
        <w:rPr>
          <w:rFonts w:eastAsiaTheme="minorHAnsi"/>
          <w:lang w:val="en-GB" w:eastAsia="en-US"/>
        </w:rPr>
        <w:t xml:space="preserve">the </w:t>
      </w:r>
      <w:r w:rsidRPr="00843AA5">
        <w:rPr>
          <w:rFonts w:eastAsiaTheme="minorHAnsi"/>
          <w:lang w:val="en-GB" w:eastAsia="en-US"/>
        </w:rPr>
        <w:t>high-level decisions</w:t>
      </w:r>
      <w:r w:rsidR="009F3D17">
        <w:rPr>
          <w:rFonts w:eastAsiaTheme="minorHAnsi"/>
          <w:lang w:val="en-GB" w:eastAsia="en-US"/>
        </w:rPr>
        <w:t xml:space="preserve"> like </w:t>
      </w:r>
      <w:r w:rsidRPr="00843AA5">
        <w:rPr>
          <w:rFonts w:eastAsiaTheme="minorHAnsi"/>
          <w:lang w:val="en-GB" w:eastAsia="en-US"/>
        </w:rPr>
        <w:t xml:space="preserve">whether or not </w:t>
      </w:r>
      <w:r w:rsidR="003C4185">
        <w:rPr>
          <w:rFonts w:eastAsiaTheme="minorHAnsi"/>
          <w:lang w:val="en-GB" w:eastAsia="en-US"/>
        </w:rPr>
        <w:t xml:space="preserve">having </w:t>
      </w:r>
      <w:r w:rsidRPr="00843AA5">
        <w:rPr>
          <w:rFonts w:eastAsiaTheme="minorHAnsi"/>
          <w:lang w:val="en-GB" w:eastAsia="en-US"/>
        </w:rPr>
        <w:t xml:space="preserve">lunch or </w:t>
      </w:r>
      <w:r w:rsidR="00432AF6">
        <w:rPr>
          <w:rFonts w:eastAsiaTheme="minorHAnsi"/>
          <w:lang w:val="en-GB" w:eastAsia="en-US"/>
        </w:rPr>
        <w:t xml:space="preserve">going </w:t>
      </w:r>
      <w:r w:rsidRPr="00843AA5">
        <w:rPr>
          <w:rFonts w:eastAsiaTheme="minorHAnsi"/>
          <w:lang w:val="en-GB" w:eastAsia="en-US"/>
        </w:rPr>
        <w:t xml:space="preserve">to </w:t>
      </w:r>
      <w:r w:rsidR="00EE250C">
        <w:rPr>
          <w:rFonts w:eastAsiaTheme="minorHAnsi"/>
          <w:lang w:val="en-GB" w:eastAsia="en-US"/>
        </w:rPr>
        <w:t xml:space="preserve">a </w:t>
      </w:r>
      <w:r w:rsidRPr="00843AA5">
        <w:rPr>
          <w:rFonts w:eastAsiaTheme="minorHAnsi"/>
          <w:lang w:val="en-GB" w:eastAsia="en-US"/>
        </w:rPr>
        <w:t xml:space="preserve">graduate school. Similarly, states </w:t>
      </w:r>
      <w:r w:rsidR="009207FE">
        <w:rPr>
          <w:rFonts w:eastAsiaTheme="minorHAnsi"/>
          <w:lang w:val="en-GB" w:eastAsia="en-US"/>
        </w:rPr>
        <w:t xml:space="preserve">may </w:t>
      </w:r>
      <w:r w:rsidRPr="00843AA5">
        <w:rPr>
          <w:rFonts w:eastAsiaTheme="minorHAnsi"/>
          <w:lang w:val="en-GB" w:eastAsia="en-US"/>
        </w:rPr>
        <w:t xml:space="preserve">take wide variety of </w:t>
      </w:r>
      <w:r w:rsidR="009207FE">
        <w:rPr>
          <w:rFonts w:eastAsiaTheme="minorHAnsi"/>
          <w:lang w:val="en-GB" w:eastAsia="en-US"/>
        </w:rPr>
        <w:t xml:space="preserve">different </w:t>
      </w:r>
      <w:r w:rsidRPr="00843AA5">
        <w:rPr>
          <w:rFonts w:eastAsiaTheme="minorHAnsi"/>
          <w:lang w:val="en-GB" w:eastAsia="en-US"/>
        </w:rPr>
        <w:t xml:space="preserve">forms. </w:t>
      </w:r>
      <w:r w:rsidR="00B467B9">
        <w:rPr>
          <w:rFonts w:eastAsiaTheme="minorHAnsi"/>
          <w:lang w:val="en-GB" w:eastAsia="en-US"/>
        </w:rPr>
        <w:t xml:space="preserve">Such states </w:t>
      </w:r>
      <w:r w:rsidRPr="00843AA5">
        <w:rPr>
          <w:rFonts w:eastAsiaTheme="minorHAnsi"/>
          <w:lang w:val="en-GB" w:eastAsia="en-US"/>
        </w:rPr>
        <w:t>can be</w:t>
      </w:r>
      <w:r w:rsidR="00B467B9">
        <w:rPr>
          <w:rFonts w:eastAsiaTheme="minorHAnsi"/>
          <w:lang w:val="en-GB" w:eastAsia="en-US"/>
        </w:rPr>
        <w:t xml:space="preserve"> </w:t>
      </w:r>
      <w:r w:rsidRPr="00843AA5">
        <w:rPr>
          <w:rFonts w:eastAsiaTheme="minorHAnsi"/>
          <w:lang w:val="en-GB" w:eastAsia="en-US"/>
        </w:rPr>
        <w:t>determined</w:t>
      </w:r>
      <w:r w:rsidR="006D6223">
        <w:rPr>
          <w:rFonts w:eastAsiaTheme="minorHAnsi"/>
          <w:lang w:val="en-GB" w:eastAsia="en-US"/>
        </w:rPr>
        <w:t xml:space="preserve"> </w:t>
      </w:r>
      <w:r w:rsidR="00B467B9" w:rsidRPr="00843AA5">
        <w:rPr>
          <w:rFonts w:eastAsiaTheme="minorHAnsi"/>
          <w:lang w:val="en-GB" w:eastAsia="en-US"/>
        </w:rPr>
        <w:t xml:space="preserve">completely </w:t>
      </w:r>
      <w:r w:rsidRPr="00843AA5">
        <w:rPr>
          <w:rFonts w:eastAsiaTheme="minorHAnsi"/>
          <w:lang w:val="en-GB" w:eastAsia="en-US"/>
        </w:rPr>
        <w:t>by</w:t>
      </w:r>
      <w:r w:rsidR="00B467B9">
        <w:rPr>
          <w:rFonts w:eastAsiaTheme="minorHAnsi"/>
          <w:lang w:val="en-GB" w:eastAsia="en-US"/>
        </w:rPr>
        <w:t xml:space="preserve"> a</w:t>
      </w:r>
      <w:r w:rsidRPr="00843AA5">
        <w:rPr>
          <w:rFonts w:eastAsiaTheme="minorHAnsi"/>
          <w:lang w:val="en-GB" w:eastAsia="en-US"/>
        </w:rPr>
        <w:t xml:space="preserve"> </w:t>
      </w:r>
      <w:r w:rsidR="00B467B9" w:rsidRPr="00843AA5">
        <w:rPr>
          <w:rFonts w:eastAsiaTheme="minorHAnsi"/>
          <w:lang w:val="en-GB" w:eastAsia="en-US"/>
        </w:rPr>
        <w:t>low-level sensation</w:t>
      </w:r>
      <w:r w:rsidR="00B467B9">
        <w:rPr>
          <w:rFonts w:eastAsiaTheme="minorHAnsi"/>
          <w:lang w:val="en-GB" w:eastAsia="en-US"/>
        </w:rPr>
        <w:t xml:space="preserve"> like the </w:t>
      </w:r>
      <w:r w:rsidRPr="00843AA5">
        <w:rPr>
          <w:rFonts w:eastAsiaTheme="minorHAnsi"/>
          <w:lang w:val="en-GB" w:eastAsia="en-US"/>
        </w:rPr>
        <w:t>direct sensor</w:t>
      </w:r>
      <w:r w:rsidR="00B467B9">
        <w:rPr>
          <w:rFonts w:eastAsiaTheme="minorHAnsi"/>
          <w:lang w:val="en-GB" w:eastAsia="en-US"/>
        </w:rPr>
        <w:t xml:space="preserve">, </w:t>
      </w:r>
      <w:r w:rsidRPr="00843AA5">
        <w:rPr>
          <w:rFonts w:eastAsiaTheme="minorHAnsi"/>
          <w:lang w:val="en-GB" w:eastAsia="en-US"/>
        </w:rPr>
        <w:t xml:space="preserve">they </w:t>
      </w:r>
      <w:r w:rsidR="00B467B9">
        <w:rPr>
          <w:rFonts w:eastAsiaTheme="minorHAnsi"/>
          <w:lang w:val="en-GB" w:eastAsia="en-US"/>
        </w:rPr>
        <w:t>may</w:t>
      </w:r>
      <w:r w:rsidRPr="00843AA5">
        <w:rPr>
          <w:rFonts w:eastAsiaTheme="minorHAnsi"/>
          <w:lang w:val="en-GB" w:eastAsia="en-US"/>
        </w:rPr>
        <w:t xml:space="preserve"> </w:t>
      </w:r>
      <w:r w:rsidR="00B467B9">
        <w:rPr>
          <w:rFonts w:eastAsiaTheme="minorHAnsi"/>
          <w:lang w:val="en-GB" w:eastAsia="en-US"/>
        </w:rPr>
        <w:t xml:space="preserve">also </w:t>
      </w:r>
      <w:r w:rsidRPr="00843AA5">
        <w:rPr>
          <w:rFonts w:eastAsiaTheme="minorHAnsi"/>
          <w:lang w:val="en-GB" w:eastAsia="en-US"/>
        </w:rPr>
        <w:t xml:space="preserve">be </w:t>
      </w:r>
      <w:r w:rsidR="00B467B9">
        <w:rPr>
          <w:rFonts w:eastAsiaTheme="minorHAnsi"/>
          <w:lang w:val="en-GB" w:eastAsia="en-US"/>
        </w:rPr>
        <w:t xml:space="preserve">a </w:t>
      </w:r>
      <w:r w:rsidRPr="00843AA5">
        <w:rPr>
          <w:rFonts w:eastAsiaTheme="minorHAnsi"/>
          <w:lang w:val="en-GB" w:eastAsia="en-US"/>
        </w:rPr>
        <w:t>more</w:t>
      </w:r>
      <w:r w:rsidR="006D6223">
        <w:rPr>
          <w:rFonts w:eastAsiaTheme="minorHAnsi"/>
          <w:lang w:val="en-GB" w:eastAsia="en-US"/>
        </w:rPr>
        <w:t xml:space="preserve"> </w:t>
      </w:r>
      <w:r w:rsidRPr="00843AA5">
        <w:rPr>
          <w:rFonts w:eastAsiaTheme="minorHAnsi"/>
          <w:lang w:val="en-GB" w:eastAsia="en-US"/>
        </w:rPr>
        <w:t>abstract</w:t>
      </w:r>
      <w:r w:rsidR="00B467B9">
        <w:rPr>
          <w:rFonts w:eastAsiaTheme="minorHAnsi"/>
          <w:lang w:val="en-GB" w:eastAsia="en-US"/>
        </w:rPr>
        <w:t xml:space="preserve"> and </w:t>
      </w:r>
      <w:r w:rsidR="00B467B9" w:rsidRPr="00843AA5">
        <w:rPr>
          <w:rFonts w:eastAsiaTheme="minorHAnsi"/>
          <w:lang w:val="en-GB" w:eastAsia="en-US"/>
        </w:rPr>
        <w:t>high-level</w:t>
      </w:r>
      <w:r w:rsidR="00B467B9">
        <w:rPr>
          <w:rFonts w:eastAsiaTheme="minorHAnsi"/>
          <w:lang w:val="en-GB" w:eastAsia="en-US"/>
        </w:rPr>
        <w:t xml:space="preserve"> like</w:t>
      </w:r>
      <w:r w:rsidRPr="00843AA5">
        <w:rPr>
          <w:rFonts w:eastAsiaTheme="minorHAnsi"/>
          <w:lang w:val="en-GB" w:eastAsia="en-US"/>
        </w:rPr>
        <w:t xml:space="preserve"> symbolic description of </w:t>
      </w:r>
      <w:r w:rsidR="00B467B9">
        <w:rPr>
          <w:rFonts w:eastAsiaTheme="minorHAnsi"/>
          <w:lang w:val="en-GB" w:eastAsia="en-US"/>
        </w:rPr>
        <w:t xml:space="preserve">the </w:t>
      </w:r>
      <w:r w:rsidRPr="00843AA5">
        <w:rPr>
          <w:rFonts w:eastAsiaTheme="minorHAnsi"/>
          <w:lang w:val="en-GB" w:eastAsia="en-US"/>
        </w:rPr>
        <w:t xml:space="preserve">object in </w:t>
      </w:r>
      <w:r w:rsidR="00B467B9">
        <w:rPr>
          <w:rFonts w:eastAsiaTheme="minorHAnsi"/>
          <w:lang w:val="en-GB" w:eastAsia="en-US"/>
        </w:rPr>
        <w:t>the</w:t>
      </w:r>
      <w:r w:rsidRPr="00843AA5">
        <w:rPr>
          <w:rFonts w:eastAsiaTheme="minorHAnsi"/>
          <w:lang w:val="en-GB" w:eastAsia="en-US"/>
        </w:rPr>
        <w:t xml:space="preserve"> room.</w:t>
      </w:r>
    </w:p>
    <w:p w14:paraId="5AE7F2A1" w14:textId="541CFBBC" w:rsidR="007D7420" w:rsidRDefault="007D7420" w:rsidP="00BE03E5">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Some of what makes up a state could be based on memory of </w:t>
      </w:r>
      <w:r w:rsidR="008E7ED9">
        <w:rPr>
          <w:rFonts w:eastAsiaTheme="minorHAnsi"/>
          <w:lang w:val="en-GB" w:eastAsia="en-US"/>
        </w:rPr>
        <w:t>previous</w:t>
      </w:r>
      <w:r w:rsidRPr="00843AA5">
        <w:rPr>
          <w:rFonts w:eastAsiaTheme="minorHAnsi"/>
          <w:lang w:val="en-GB" w:eastAsia="en-US"/>
        </w:rPr>
        <w:t xml:space="preserve"> sensations</w:t>
      </w:r>
      <w:r w:rsidR="00360A93">
        <w:rPr>
          <w:rFonts w:eastAsiaTheme="minorHAnsi"/>
          <w:lang w:val="en-GB" w:eastAsia="en-US"/>
        </w:rPr>
        <w:t xml:space="preserve"> </w:t>
      </w:r>
      <w:r w:rsidRPr="00843AA5">
        <w:rPr>
          <w:rFonts w:eastAsiaTheme="minorHAnsi"/>
          <w:lang w:val="en-GB" w:eastAsia="en-US"/>
        </w:rPr>
        <w:t xml:space="preserve">or </w:t>
      </w:r>
      <w:r w:rsidR="008E7ED9">
        <w:rPr>
          <w:rFonts w:eastAsiaTheme="minorHAnsi"/>
          <w:lang w:val="en-GB" w:eastAsia="en-US"/>
        </w:rPr>
        <w:t xml:space="preserve">to </w:t>
      </w:r>
      <w:r w:rsidRPr="00843AA5">
        <w:rPr>
          <w:rFonts w:eastAsiaTheme="minorHAnsi"/>
          <w:lang w:val="en-GB" w:eastAsia="en-US"/>
        </w:rPr>
        <w:t xml:space="preserve">be </w:t>
      </w:r>
      <w:r w:rsidR="008E7ED9">
        <w:rPr>
          <w:rFonts w:eastAsiaTheme="minorHAnsi"/>
          <w:lang w:val="en-GB" w:eastAsia="en-US"/>
        </w:rPr>
        <w:t xml:space="preserve">absolutely </w:t>
      </w:r>
      <w:r w:rsidRPr="00843AA5">
        <w:rPr>
          <w:rFonts w:eastAsiaTheme="minorHAnsi"/>
          <w:lang w:val="en-GB" w:eastAsia="en-US"/>
        </w:rPr>
        <w:t>subjective</w:t>
      </w:r>
      <w:r w:rsidR="008E7ED9">
        <w:rPr>
          <w:rFonts w:eastAsiaTheme="minorHAnsi"/>
          <w:lang w:val="en-GB" w:eastAsia="en-US"/>
        </w:rPr>
        <w:t xml:space="preserve"> or </w:t>
      </w:r>
      <w:r w:rsidR="008E7ED9" w:rsidRPr="00843AA5">
        <w:rPr>
          <w:rFonts w:eastAsiaTheme="minorHAnsi"/>
          <w:lang w:val="en-GB" w:eastAsia="en-US"/>
        </w:rPr>
        <w:t>mental</w:t>
      </w:r>
      <w:r w:rsidRPr="00843AA5">
        <w:rPr>
          <w:rFonts w:eastAsiaTheme="minorHAnsi"/>
          <w:lang w:val="en-GB" w:eastAsia="en-US"/>
        </w:rPr>
        <w:t xml:space="preserve">. For </w:t>
      </w:r>
      <w:r w:rsidR="00EC5840">
        <w:rPr>
          <w:rFonts w:eastAsiaTheme="minorHAnsi"/>
          <w:lang w:val="en-GB" w:eastAsia="en-US"/>
        </w:rPr>
        <w:t>instance</w:t>
      </w:r>
      <w:r w:rsidRPr="00843AA5">
        <w:rPr>
          <w:rFonts w:eastAsiaTheme="minorHAnsi"/>
          <w:lang w:val="en-GB" w:eastAsia="en-US"/>
        </w:rPr>
        <w:t xml:space="preserve">, </w:t>
      </w:r>
      <w:r w:rsidR="00D640EE">
        <w:rPr>
          <w:rFonts w:eastAsiaTheme="minorHAnsi"/>
          <w:lang w:val="en-GB" w:eastAsia="en-US"/>
        </w:rPr>
        <w:t xml:space="preserve">the </w:t>
      </w:r>
      <w:r w:rsidRPr="00843AA5">
        <w:rPr>
          <w:rFonts w:eastAsiaTheme="minorHAnsi"/>
          <w:lang w:val="en-GB" w:eastAsia="en-US"/>
        </w:rPr>
        <w:t>agent could be in</w:t>
      </w:r>
      <w:r w:rsidR="00360A93">
        <w:rPr>
          <w:rFonts w:eastAsiaTheme="minorHAnsi"/>
          <w:lang w:val="en-GB" w:eastAsia="en-US"/>
        </w:rPr>
        <w:t xml:space="preserve"> </w:t>
      </w:r>
      <w:r w:rsidRPr="00843AA5">
        <w:rPr>
          <w:rFonts w:eastAsiaTheme="minorHAnsi"/>
          <w:lang w:val="en-GB" w:eastAsia="en-US"/>
        </w:rPr>
        <w:t>the state of not being sure where an object is, or having been surprised</w:t>
      </w:r>
      <w:r w:rsidR="00360A93">
        <w:rPr>
          <w:rFonts w:eastAsiaTheme="minorHAnsi"/>
          <w:lang w:val="en-GB" w:eastAsia="en-US"/>
        </w:rPr>
        <w:t xml:space="preserve"> </w:t>
      </w:r>
      <w:r w:rsidR="005F6E77">
        <w:rPr>
          <w:rFonts w:eastAsiaTheme="minorHAnsi"/>
          <w:lang w:val="en-GB" w:eastAsia="en-US"/>
        </w:rPr>
        <w:t xml:space="preserve">with a </w:t>
      </w:r>
      <w:r w:rsidRPr="00843AA5">
        <w:rPr>
          <w:rFonts w:eastAsiaTheme="minorHAnsi"/>
          <w:lang w:val="en-GB" w:eastAsia="en-US"/>
        </w:rPr>
        <w:t>clearly de</w:t>
      </w:r>
      <w:r w:rsidR="00360A93">
        <w:rPr>
          <w:rFonts w:eastAsiaTheme="minorHAnsi"/>
          <w:lang w:val="en-GB" w:eastAsia="en-US"/>
        </w:rPr>
        <w:t>fi</w:t>
      </w:r>
      <w:r w:rsidRPr="00843AA5">
        <w:rPr>
          <w:rFonts w:eastAsiaTheme="minorHAnsi"/>
          <w:lang w:val="en-GB" w:eastAsia="en-US"/>
        </w:rPr>
        <w:t>ned sense. Similar</w:t>
      </w:r>
      <w:r w:rsidR="005F6E77">
        <w:rPr>
          <w:rFonts w:eastAsiaTheme="minorHAnsi"/>
          <w:lang w:val="en-GB" w:eastAsia="en-US"/>
        </w:rPr>
        <w:t xml:space="preserve"> to that</w:t>
      </w:r>
      <w:r w:rsidRPr="00843AA5">
        <w:rPr>
          <w:rFonts w:eastAsiaTheme="minorHAnsi"/>
          <w:lang w:val="en-GB" w:eastAsia="en-US"/>
        </w:rPr>
        <w:t xml:space="preserve">, some </w:t>
      </w:r>
      <w:r w:rsidR="0030165E">
        <w:rPr>
          <w:rFonts w:eastAsiaTheme="minorHAnsi"/>
          <w:lang w:val="en-GB" w:eastAsia="en-US"/>
        </w:rPr>
        <w:t xml:space="preserve">of such </w:t>
      </w:r>
      <w:r w:rsidRPr="00843AA5">
        <w:rPr>
          <w:rFonts w:eastAsiaTheme="minorHAnsi"/>
          <w:lang w:val="en-GB" w:eastAsia="en-US"/>
        </w:rPr>
        <w:t xml:space="preserve">actions </w:t>
      </w:r>
      <w:r w:rsidR="0030165E">
        <w:rPr>
          <w:rFonts w:eastAsiaTheme="minorHAnsi"/>
          <w:lang w:val="en-GB" w:eastAsia="en-US"/>
        </w:rPr>
        <w:t>can</w:t>
      </w:r>
      <w:r w:rsidRPr="00843AA5">
        <w:rPr>
          <w:rFonts w:eastAsiaTheme="minorHAnsi"/>
          <w:lang w:val="en-GB" w:eastAsia="en-US"/>
        </w:rPr>
        <w:t xml:space="preserve"> be totally computational</w:t>
      </w:r>
      <w:r w:rsidR="0030165E">
        <w:rPr>
          <w:rFonts w:eastAsiaTheme="minorHAnsi"/>
          <w:lang w:val="en-GB" w:eastAsia="en-US"/>
        </w:rPr>
        <w:t xml:space="preserve"> or </w:t>
      </w:r>
      <w:r w:rsidR="0030165E" w:rsidRPr="00843AA5">
        <w:rPr>
          <w:rFonts w:eastAsiaTheme="minorHAnsi"/>
          <w:lang w:val="en-GB" w:eastAsia="en-US"/>
        </w:rPr>
        <w:t>mental</w:t>
      </w:r>
      <w:r w:rsidRPr="00843AA5">
        <w:rPr>
          <w:rFonts w:eastAsiaTheme="minorHAnsi"/>
          <w:lang w:val="en-GB" w:eastAsia="en-US"/>
        </w:rPr>
        <w:t xml:space="preserve">. For </w:t>
      </w:r>
      <w:r w:rsidR="00B74E78">
        <w:rPr>
          <w:rFonts w:eastAsiaTheme="minorHAnsi"/>
          <w:lang w:val="en-GB" w:eastAsia="en-US"/>
        </w:rPr>
        <w:t>instance</w:t>
      </w:r>
      <w:r w:rsidRPr="00843AA5">
        <w:rPr>
          <w:rFonts w:eastAsiaTheme="minorHAnsi"/>
          <w:lang w:val="en-GB" w:eastAsia="en-US"/>
        </w:rPr>
        <w:t xml:space="preserve">, some </w:t>
      </w:r>
      <w:r w:rsidR="00CE3476">
        <w:rPr>
          <w:rFonts w:eastAsiaTheme="minorHAnsi"/>
          <w:lang w:val="en-GB" w:eastAsia="en-US"/>
        </w:rPr>
        <w:t xml:space="preserve">of </w:t>
      </w:r>
      <w:r w:rsidRPr="00843AA5">
        <w:rPr>
          <w:rFonts w:eastAsiaTheme="minorHAnsi"/>
          <w:lang w:val="en-GB" w:eastAsia="en-US"/>
        </w:rPr>
        <w:t xml:space="preserve">actions </w:t>
      </w:r>
      <w:r w:rsidR="00CE3476">
        <w:rPr>
          <w:rFonts w:eastAsiaTheme="minorHAnsi"/>
          <w:lang w:val="en-GB" w:eastAsia="en-US"/>
        </w:rPr>
        <w:t xml:space="preserve">may </w:t>
      </w:r>
      <w:r w:rsidRPr="00843AA5">
        <w:rPr>
          <w:rFonts w:eastAsiaTheme="minorHAnsi"/>
          <w:lang w:val="en-GB" w:eastAsia="en-US"/>
        </w:rPr>
        <w:t xml:space="preserve">control what </w:t>
      </w:r>
      <w:r w:rsidR="000C339C">
        <w:rPr>
          <w:rFonts w:eastAsiaTheme="minorHAnsi"/>
          <w:lang w:val="en-GB" w:eastAsia="en-US"/>
        </w:rPr>
        <w:t xml:space="preserve">the </w:t>
      </w:r>
      <w:r w:rsidRPr="00843AA5">
        <w:rPr>
          <w:rFonts w:eastAsiaTheme="minorHAnsi"/>
          <w:lang w:val="en-GB" w:eastAsia="en-US"/>
        </w:rPr>
        <w:t>agent</w:t>
      </w:r>
      <w:r w:rsidR="00AF771C">
        <w:rPr>
          <w:rFonts w:eastAsiaTheme="minorHAnsi"/>
          <w:lang w:val="en-GB" w:eastAsia="en-US"/>
        </w:rPr>
        <w:t xml:space="preserve"> </w:t>
      </w:r>
      <w:r w:rsidR="00333EA8">
        <w:rPr>
          <w:rFonts w:eastAsiaTheme="minorHAnsi"/>
          <w:lang w:val="en-GB" w:eastAsia="en-US"/>
        </w:rPr>
        <w:t xml:space="preserve">is choosing </w:t>
      </w:r>
      <w:r w:rsidRPr="00843AA5">
        <w:rPr>
          <w:rFonts w:eastAsiaTheme="minorHAnsi"/>
          <w:lang w:val="en-GB" w:eastAsia="en-US"/>
        </w:rPr>
        <w:t xml:space="preserve">to think </w:t>
      </w:r>
      <w:r w:rsidR="00064974">
        <w:rPr>
          <w:rFonts w:eastAsiaTheme="minorHAnsi"/>
          <w:lang w:val="en-GB" w:eastAsia="en-US"/>
        </w:rPr>
        <w:t>of</w:t>
      </w:r>
      <w:r w:rsidRPr="00843AA5">
        <w:rPr>
          <w:rFonts w:eastAsiaTheme="minorHAnsi"/>
          <w:lang w:val="en-GB" w:eastAsia="en-US"/>
        </w:rPr>
        <w:t>, or where it</w:t>
      </w:r>
      <w:r w:rsidR="00064974">
        <w:rPr>
          <w:rFonts w:eastAsiaTheme="minorHAnsi"/>
          <w:lang w:val="en-GB" w:eastAsia="en-US"/>
        </w:rPr>
        <w:t>’s going to</w:t>
      </w:r>
      <w:r w:rsidRPr="00843AA5">
        <w:rPr>
          <w:rFonts w:eastAsiaTheme="minorHAnsi"/>
          <w:lang w:val="en-GB" w:eastAsia="en-US"/>
        </w:rPr>
        <w:t xml:space="preserve"> focus</w:t>
      </w:r>
      <w:r w:rsidR="00064974">
        <w:rPr>
          <w:rFonts w:eastAsiaTheme="minorHAnsi"/>
          <w:lang w:val="en-GB" w:eastAsia="en-US"/>
        </w:rPr>
        <w:t>e the</w:t>
      </w:r>
      <w:r w:rsidRPr="00843AA5">
        <w:rPr>
          <w:rFonts w:eastAsiaTheme="minorHAnsi"/>
          <w:lang w:val="en-GB" w:eastAsia="en-US"/>
        </w:rPr>
        <w:t xml:space="preserve"> attention. </w:t>
      </w:r>
      <w:r w:rsidR="00E30099">
        <w:rPr>
          <w:rFonts w:eastAsiaTheme="minorHAnsi"/>
          <w:lang w:val="en-GB" w:eastAsia="en-US"/>
        </w:rPr>
        <w:t>Generally</w:t>
      </w:r>
      <w:r w:rsidRPr="00843AA5">
        <w:rPr>
          <w:rFonts w:eastAsiaTheme="minorHAnsi"/>
          <w:lang w:val="en-GB" w:eastAsia="en-US"/>
        </w:rPr>
        <w:t>, actions</w:t>
      </w:r>
      <w:r w:rsidR="00AF771C">
        <w:rPr>
          <w:rFonts w:eastAsiaTheme="minorHAnsi"/>
          <w:lang w:val="en-GB" w:eastAsia="en-US"/>
        </w:rPr>
        <w:t xml:space="preserve"> </w:t>
      </w:r>
      <w:r w:rsidR="00E30099">
        <w:rPr>
          <w:rFonts w:eastAsiaTheme="minorHAnsi"/>
          <w:lang w:val="en-GB" w:eastAsia="en-US"/>
        </w:rPr>
        <w:t>may</w:t>
      </w:r>
      <w:r w:rsidRPr="00843AA5">
        <w:rPr>
          <w:rFonts w:eastAsiaTheme="minorHAnsi"/>
          <w:lang w:val="en-GB" w:eastAsia="en-US"/>
        </w:rPr>
        <w:t xml:space="preserve"> be any </w:t>
      </w:r>
      <w:r w:rsidR="00E30099">
        <w:rPr>
          <w:rFonts w:eastAsiaTheme="minorHAnsi"/>
          <w:lang w:val="en-GB" w:eastAsia="en-US"/>
        </w:rPr>
        <w:t xml:space="preserve">type of </w:t>
      </w:r>
      <w:r w:rsidRPr="00843AA5">
        <w:rPr>
          <w:rFonts w:eastAsiaTheme="minorHAnsi"/>
          <w:lang w:val="en-GB" w:eastAsia="en-US"/>
        </w:rPr>
        <w:t>decision</w:t>
      </w:r>
      <w:ins w:id="348" w:author="Олександр Романченко" w:date="2020-05-17T00:26:00Z">
        <w:r w:rsidR="003D3BE9">
          <w:rPr>
            <w:rStyle w:val="FootnoteReference"/>
            <w:rFonts w:eastAsiaTheme="minorHAnsi"/>
            <w:lang w:val="en-GB" w:eastAsia="en-US"/>
          </w:rPr>
          <w:footnoteReference w:id="28"/>
        </w:r>
      </w:ins>
      <w:r w:rsidRPr="00843AA5">
        <w:rPr>
          <w:rFonts w:eastAsiaTheme="minorHAnsi"/>
          <w:lang w:val="en-GB" w:eastAsia="en-US"/>
        </w:rPr>
        <w:t xml:space="preserve"> we </w:t>
      </w:r>
      <w:r w:rsidR="00E30099">
        <w:rPr>
          <w:rFonts w:eastAsiaTheme="minorHAnsi"/>
          <w:lang w:val="en-GB" w:eastAsia="en-US"/>
        </w:rPr>
        <w:t xml:space="preserve">would like </w:t>
      </w:r>
      <w:r w:rsidRPr="00843AA5">
        <w:rPr>
          <w:rFonts w:eastAsiaTheme="minorHAnsi"/>
          <w:lang w:val="en-GB" w:eastAsia="en-US"/>
        </w:rPr>
        <w:t xml:space="preserve">to learn </w:t>
      </w:r>
      <w:r w:rsidR="002A2F94">
        <w:rPr>
          <w:rFonts w:eastAsiaTheme="minorHAnsi"/>
          <w:lang w:val="en-GB" w:eastAsia="en-US"/>
        </w:rPr>
        <w:t xml:space="preserve">about </w:t>
      </w:r>
      <w:r w:rsidRPr="00843AA5">
        <w:rPr>
          <w:rFonts w:eastAsiaTheme="minorHAnsi"/>
          <w:lang w:val="en-GB" w:eastAsia="en-US"/>
        </w:rPr>
        <w:t xml:space="preserve">how to make, the states </w:t>
      </w:r>
      <w:r w:rsidR="00D772BC">
        <w:rPr>
          <w:rFonts w:eastAsiaTheme="minorHAnsi"/>
          <w:lang w:val="en-GB" w:eastAsia="en-US"/>
        </w:rPr>
        <w:t xml:space="preserve">may </w:t>
      </w:r>
      <w:r w:rsidRPr="00843AA5">
        <w:rPr>
          <w:rFonts w:eastAsiaTheme="minorHAnsi"/>
          <w:lang w:val="en-GB" w:eastAsia="en-US"/>
        </w:rPr>
        <w:t>be</w:t>
      </w:r>
      <w:r w:rsidR="00D772BC">
        <w:rPr>
          <w:rFonts w:eastAsiaTheme="minorHAnsi"/>
          <w:lang w:val="en-GB" w:eastAsia="en-US"/>
        </w:rPr>
        <w:t xml:space="preserve"> </w:t>
      </w:r>
      <w:r w:rsidRPr="00843AA5">
        <w:rPr>
          <w:rFonts w:eastAsiaTheme="minorHAnsi"/>
          <w:lang w:val="en-GB" w:eastAsia="en-US"/>
        </w:rPr>
        <w:t>anything we can know that might be useful in making them.</w:t>
      </w:r>
      <w:r w:rsidR="00365709">
        <w:rPr>
          <w:rFonts w:eastAsiaTheme="minorHAnsi"/>
          <w:lang w:val="en-GB" w:eastAsia="en-US"/>
        </w:rPr>
        <w:t xml:space="preserve"> </w:t>
      </w:r>
      <w:r w:rsidR="00C87404">
        <w:rPr>
          <w:rFonts w:eastAsiaTheme="minorHAnsi"/>
          <w:lang w:val="en-GB" w:eastAsia="en-US"/>
        </w:rPr>
        <w:t>Especially</w:t>
      </w:r>
      <w:r w:rsidRPr="00843AA5">
        <w:rPr>
          <w:rFonts w:eastAsiaTheme="minorHAnsi"/>
          <w:lang w:val="en-GB" w:eastAsia="en-US"/>
        </w:rPr>
        <w:t xml:space="preserve">, </w:t>
      </w:r>
      <w:r w:rsidR="007C7600">
        <w:rPr>
          <w:rFonts w:eastAsiaTheme="minorHAnsi"/>
          <w:lang w:val="en-GB" w:eastAsia="en-US"/>
        </w:rPr>
        <w:t xml:space="preserve">a </w:t>
      </w:r>
      <w:r w:rsidRPr="00843AA5">
        <w:rPr>
          <w:rFonts w:eastAsiaTheme="minorHAnsi"/>
          <w:lang w:val="en-GB" w:eastAsia="en-US"/>
        </w:rPr>
        <w:t xml:space="preserve">boundary between </w:t>
      </w:r>
      <w:r w:rsidR="007C7600">
        <w:rPr>
          <w:rFonts w:eastAsiaTheme="minorHAnsi"/>
          <w:lang w:val="en-GB" w:eastAsia="en-US"/>
        </w:rPr>
        <w:t xml:space="preserve">the </w:t>
      </w:r>
      <w:r w:rsidRPr="00843AA5">
        <w:rPr>
          <w:rFonts w:eastAsiaTheme="minorHAnsi"/>
          <w:lang w:val="en-GB" w:eastAsia="en-US"/>
        </w:rPr>
        <w:t xml:space="preserve">environment </w:t>
      </w:r>
      <w:r w:rsidR="007C7600">
        <w:rPr>
          <w:rFonts w:eastAsiaTheme="minorHAnsi"/>
          <w:lang w:val="en-GB" w:eastAsia="en-US"/>
        </w:rPr>
        <w:t xml:space="preserve">and </w:t>
      </w:r>
      <w:r w:rsidR="007C7600" w:rsidRPr="00843AA5">
        <w:rPr>
          <w:rFonts w:eastAsiaTheme="minorHAnsi"/>
          <w:lang w:val="en-GB" w:eastAsia="en-US"/>
        </w:rPr>
        <w:t xml:space="preserve">agent </w:t>
      </w:r>
      <w:r w:rsidR="007C7600">
        <w:rPr>
          <w:rFonts w:eastAsiaTheme="minorHAnsi"/>
          <w:lang w:val="en-GB" w:eastAsia="en-US"/>
        </w:rPr>
        <w:t xml:space="preserve">isn’t </w:t>
      </w:r>
      <w:r w:rsidRPr="00843AA5">
        <w:rPr>
          <w:rFonts w:eastAsiaTheme="minorHAnsi"/>
          <w:lang w:val="en-GB" w:eastAsia="en-US"/>
        </w:rPr>
        <w:t>often</w:t>
      </w:r>
      <w:r w:rsidR="00365709">
        <w:rPr>
          <w:rFonts w:eastAsiaTheme="minorHAnsi"/>
          <w:lang w:val="en-GB" w:eastAsia="en-US"/>
        </w:rPr>
        <w:t xml:space="preserve"> </w:t>
      </w:r>
      <w:r w:rsidRPr="00843AA5">
        <w:rPr>
          <w:rFonts w:eastAsiaTheme="minorHAnsi"/>
          <w:lang w:val="en-GB" w:eastAsia="en-US"/>
        </w:rPr>
        <w:t xml:space="preserve">the same </w:t>
      </w:r>
      <w:r w:rsidR="00EF7A97">
        <w:rPr>
          <w:rFonts w:eastAsiaTheme="minorHAnsi"/>
          <w:lang w:val="en-GB" w:eastAsia="en-US"/>
        </w:rPr>
        <w:t xml:space="preserve">like a </w:t>
      </w:r>
      <w:r w:rsidRPr="00843AA5">
        <w:rPr>
          <w:rFonts w:eastAsiaTheme="minorHAnsi"/>
          <w:lang w:val="en-GB" w:eastAsia="en-US"/>
        </w:rPr>
        <w:t xml:space="preserve">physical boundary of </w:t>
      </w:r>
      <w:r w:rsidR="00EF7A97">
        <w:rPr>
          <w:rFonts w:eastAsiaTheme="minorHAnsi"/>
          <w:lang w:val="en-GB" w:eastAsia="en-US"/>
        </w:rPr>
        <w:t>the</w:t>
      </w:r>
      <w:r w:rsidRPr="00843AA5">
        <w:rPr>
          <w:rFonts w:eastAsiaTheme="minorHAnsi"/>
          <w:lang w:val="en-GB" w:eastAsia="en-US"/>
        </w:rPr>
        <w:t xml:space="preserve"> </w:t>
      </w:r>
      <w:r w:rsidR="00EF7A97" w:rsidRPr="00843AA5">
        <w:rPr>
          <w:rFonts w:eastAsiaTheme="minorHAnsi"/>
          <w:lang w:val="en-GB" w:eastAsia="en-US"/>
        </w:rPr>
        <w:t xml:space="preserve">animal's </w:t>
      </w:r>
      <w:r w:rsidR="00EF7A97">
        <w:rPr>
          <w:rFonts w:eastAsiaTheme="minorHAnsi"/>
          <w:lang w:val="en-GB" w:eastAsia="en-US"/>
        </w:rPr>
        <w:t xml:space="preserve">or </w:t>
      </w:r>
      <w:r w:rsidRPr="00843AA5">
        <w:rPr>
          <w:rFonts w:eastAsiaTheme="minorHAnsi"/>
          <w:lang w:val="en-GB" w:eastAsia="en-US"/>
        </w:rPr>
        <w:t xml:space="preserve">robot's body. </w:t>
      </w:r>
      <w:r w:rsidR="007432F2">
        <w:rPr>
          <w:rFonts w:eastAsiaTheme="minorHAnsi"/>
          <w:lang w:val="en-GB" w:eastAsia="en-US"/>
        </w:rPr>
        <w:t>T</w:t>
      </w:r>
      <w:r w:rsidRPr="00843AA5">
        <w:rPr>
          <w:rFonts w:eastAsiaTheme="minorHAnsi"/>
          <w:lang w:val="en-GB" w:eastAsia="en-US"/>
        </w:rPr>
        <w:t>he</w:t>
      </w:r>
      <w:r w:rsidR="00365709">
        <w:rPr>
          <w:rFonts w:eastAsiaTheme="minorHAnsi"/>
          <w:lang w:val="en-GB" w:eastAsia="en-US"/>
        </w:rPr>
        <w:t xml:space="preserve"> </w:t>
      </w:r>
      <w:r w:rsidRPr="00843AA5">
        <w:rPr>
          <w:rFonts w:eastAsiaTheme="minorHAnsi"/>
          <w:lang w:val="en-GB" w:eastAsia="en-US"/>
        </w:rPr>
        <w:t xml:space="preserve">boundary is </w:t>
      </w:r>
      <w:r w:rsidR="00CE5F16">
        <w:rPr>
          <w:rFonts w:eastAsiaTheme="minorHAnsi"/>
          <w:lang w:val="en-GB" w:eastAsia="en-US"/>
        </w:rPr>
        <w:t xml:space="preserve">usually </w:t>
      </w:r>
      <w:r w:rsidRPr="00843AA5">
        <w:rPr>
          <w:rFonts w:eastAsiaTheme="minorHAnsi"/>
          <w:lang w:val="en-GB" w:eastAsia="en-US"/>
        </w:rPr>
        <w:t xml:space="preserve">drawn </w:t>
      </w:r>
      <w:r w:rsidR="00CE5F16">
        <w:rPr>
          <w:rFonts w:eastAsiaTheme="minorHAnsi"/>
          <w:lang w:val="en-GB" w:eastAsia="en-US"/>
        </w:rPr>
        <w:t xml:space="preserve">a bit </w:t>
      </w:r>
      <w:r w:rsidRPr="00843AA5">
        <w:rPr>
          <w:rFonts w:eastAsiaTheme="minorHAnsi"/>
          <w:lang w:val="en-GB" w:eastAsia="en-US"/>
        </w:rPr>
        <w:t xml:space="preserve">closer to </w:t>
      </w:r>
      <w:r w:rsidR="008D1A12">
        <w:rPr>
          <w:rFonts w:eastAsiaTheme="minorHAnsi"/>
          <w:lang w:val="en-GB" w:eastAsia="en-US"/>
        </w:rPr>
        <w:t xml:space="preserve">an </w:t>
      </w:r>
      <w:r w:rsidRPr="00843AA5">
        <w:rPr>
          <w:rFonts w:eastAsiaTheme="minorHAnsi"/>
          <w:lang w:val="en-GB" w:eastAsia="en-US"/>
        </w:rPr>
        <w:t xml:space="preserve">agent than that. For </w:t>
      </w:r>
      <w:r w:rsidR="00FC713B">
        <w:rPr>
          <w:rFonts w:eastAsiaTheme="minorHAnsi"/>
          <w:lang w:val="en-GB" w:eastAsia="en-US"/>
        </w:rPr>
        <w:t>instance</w:t>
      </w:r>
      <w:r w:rsidRPr="00843AA5">
        <w:rPr>
          <w:rFonts w:eastAsiaTheme="minorHAnsi"/>
          <w:lang w:val="en-GB" w:eastAsia="en-US"/>
        </w:rPr>
        <w:t xml:space="preserve">, the </w:t>
      </w:r>
      <w:r w:rsidR="00CD68E1" w:rsidRPr="00843AA5">
        <w:rPr>
          <w:rFonts w:eastAsiaTheme="minorHAnsi"/>
          <w:lang w:val="en-GB" w:eastAsia="en-US"/>
        </w:rPr>
        <w:t xml:space="preserve">mechanical linkages </w:t>
      </w:r>
      <w:r w:rsidR="00CD68E1">
        <w:rPr>
          <w:rFonts w:eastAsiaTheme="minorHAnsi"/>
          <w:lang w:val="en-GB" w:eastAsia="en-US"/>
        </w:rPr>
        <w:t xml:space="preserve">and </w:t>
      </w:r>
      <w:r w:rsidRPr="00843AA5">
        <w:rPr>
          <w:rFonts w:eastAsiaTheme="minorHAnsi"/>
          <w:lang w:val="en-GB" w:eastAsia="en-US"/>
        </w:rPr>
        <w:t>motors</w:t>
      </w:r>
      <w:r w:rsidR="00365709">
        <w:rPr>
          <w:rFonts w:eastAsiaTheme="minorHAnsi"/>
          <w:lang w:val="en-GB" w:eastAsia="en-US"/>
        </w:rPr>
        <w:t xml:space="preserve"> </w:t>
      </w:r>
      <w:r w:rsidRPr="00843AA5">
        <w:rPr>
          <w:rFonts w:eastAsiaTheme="minorHAnsi"/>
          <w:lang w:val="en-GB" w:eastAsia="en-US"/>
        </w:rPr>
        <w:t xml:space="preserve">of </w:t>
      </w:r>
      <w:r w:rsidR="00B70C4B">
        <w:rPr>
          <w:rFonts w:eastAsiaTheme="minorHAnsi"/>
          <w:lang w:val="en-GB" w:eastAsia="en-US"/>
        </w:rPr>
        <w:t xml:space="preserve">the </w:t>
      </w:r>
      <w:r w:rsidRPr="00843AA5">
        <w:rPr>
          <w:rFonts w:eastAsiaTheme="minorHAnsi"/>
          <w:lang w:val="en-GB" w:eastAsia="en-US"/>
        </w:rPr>
        <w:t xml:space="preserve">robot and </w:t>
      </w:r>
      <w:r w:rsidR="001E5D00">
        <w:rPr>
          <w:rFonts w:eastAsiaTheme="minorHAnsi"/>
          <w:lang w:val="en-GB" w:eastAsia="en-US"/>
        </w:rPr>
        <w:t xml:space="preserve">the </w:t>
      </w:r>
      <w:r w:rsidRPr="00843AA5">
        <w:rPr>
          <w:rFonts w:eastAsiaTheme="minorHAnsi"/>
          <w:lang w:val="en-GB" w:eastAsia="en-US"/>
        </w:rPr>
        <w:t>sensing hardware should be</w:t>
      </w:r>
      <w:r w:rsidR="009A30BB">
        <w:rPr>
          <w:rFonts w:eastAsiaTheme="minorHAnsi"/>
          <w:lang w:val="en-GB" w:eastAsia="en-US"/>
        </w:rPr>
        <w:t xml:space="preserve"> usually </w:t>
      </w:r>
      <w:r w:rsidRPr="00843AA5">
        <w:rPr>
          <w:rFonts w:eastAsiaTheme="minorHAnsi"/>
          <w:lang w:val="en-GB" w:eastAsia="en-US"/>
        </w:rPr>
        <w:t xml:space="preserve">considered </w:t>
      </w:r>
      <w:r w:rsidR="005E0D90">
        <w:rPr>
          <w:rFonts w:eastAsiaTheme="minorHAnsi"/>
          <w:lang w:val="en-GB" w:eastAsia="en-US"/>
        </w:rPr>
        <w:t xml:space="preserve">as </w:t>
      </w:r>
      <w:r w:rsidRPr="00843AA5">
        <w:rPr>
          <w:rFonts w:eastAsiaTheme="minorHAnsi"/>
          <w:lang w:val="en-GB" w:eastAsia="en-US"/>
        </w:rPr>
        <w:t xml:space="preserve">parts of environment rather than </w:t>
      </w:r>
      <w:r w:rsidR="00501D7E">
        <w:rPr>
          <w:rFonts w:eastAsiaTheme="minorHAnsi"/>
          <w:lang w:val="en-GB" w:eastAsia="en-US"/>
        </w:rPr>
        <w:t xml:space="preserve">the </w:t>
      </w:r>
      <w:r w:rsidRPr="00843AA5">
        <w:rPr>
          <w:rFonts w:eastAsiaTheme="minorHAnsi"/>
          <w:lang w:val="en-GB" w:eastAsia="en-US"/>
        </w:rPr>
        <w:t xml:space="preserve">parts of agent. </w:t>
      </w:r>
      <w:r w:rsidR="00096A65">
        <w:rPr>
          <w:rFonts w:eastAsiaTheme="minorHAnsi"/>
          <w:lang w:val="en-GB" w:eastAsia="en-US"/>
        </w:rPr>
        <w:t>I</w:t>
      </w:r>
      <w:r w:rsidRPr="00843AA5">
        <w:rPr>
          <w:rFonts w:eastAsiaTheme="minorHAnsi"/>
          <w:lang w:val="en-GB" w:eastAsia="en-US"/>
        </w:rPr>
        <w:t xml:space="preserve">f </w:t>
      </w:r>
      <w:r w:rsidR="00096A65">
        <w:rPr>
          <w:rFonts w:eastAsiaTheme="minorHAnsi"/>
          <w:lang w:val="en-GB" w:eastAsia="en-US"/>
        </w:rPr>
        <w:t xml:space="preserve">such framework is applied </w:t>
      </w:r>
      <w:r w:rsidRPr="00843AA5">
        <w:rPr>
          <w:rFonts w:eastAsiaTheme="minorHAnsi"/>
          <w:lang w:val="en-GB" w:eastAsia="en-US"/>
        </w:rPr>
        <w:t xml:space="preserve">to a person or </w:t>
      </w:r>
      <w:r w:rsidR="004267A0">
        <w:rPr>
          <w:rFonts w:eastAsiaTheme="minorHAnsi"/>
          <w:lang w:val="en-GB" w:eastAsia="en-US"/>
        </w:rPr>
        <w:t xml:space="preserve">an </w:t>
      </w:r>
      <w:r w:rsidRPr="00843AA5">
        <w:rPr>
          <w:rFonts w:eastAsiaTheme="minorHAnsi"/>
          <w:lang w:val="en-GB" w:eastAsia="en-US"/>
        </w:rPr>
        <w:t>animal, the skeleton,</w:t>
      </w:r>
      <w:r w:rsidR="00BE3A5F">
        <w:rPr>
          <w:rFonts w:eastAsiaTheme="minorHAnsi"/>
          <w:lang w:val="en-GB" w:eastAsia="en-US"/>
        </w:rPr>
        <w:t xml:space="preserve"> </w:t>
      </w:r>
      <w:r w:rsidR="00BE3A5F" w:rsidRPr="00843AA5">
        <w:rPr>
          <w:rFonts w:eastAsiaTheme="minorHAnsi"/>
          <w:lang w:val="en-GB" w:eastAsia="en-US"/>
        </w:rPr>
        <w:t>muscles</w:t>
      </w:r>
      <w:r w:rsidRPr="00843AA5">
        <w:rPr>
          <w:rFonts w:eastAsiaTheme="minorHAnsi"/>
          <w:lang w:val="en-GB" w:eastAsia="en-US"/>
        </w:rPr>
        <w:t xml:space="preserve"> and</w:t>
      </w:r>
      <w:r w:rsidR="00365709">
        <w:rPr>
          <w:rFonts w:eastAsiaTheme="minorHAnsi"/>
          <w:lang w:val="en-GB" w:eastAsia="en-US"/>
        </w:rPr>
        <w:t xml:space="preserve"> </w:t>
      </w:r>
      <w:r w:rsidR="00BE3A5F">
        <w:rPr>
          <w:rFonts w:eastAsiaTheme="minorHAnsi"/>
          <w:lang w:val="en-GB" w:eastAsia="en-US"/>
        </w:rPr>
        <w:t xml:space="preserve">the </w:t>
      </w:r>
      <w:r w:rsidRPr="00843AA5">
        <w:rPr>
          <w:rFonts w:eastAsiaTheme="minorHAnsi"/>
          <w:lang w:val="en-GB" w:eastAsia="en-US"/>
        </w:rPr>
        <w:t xml:space="preserve">sensory organs </w:t>
      </w:r>
      <w:r w:rsidR="004D3AA9">
        <w:rPr>
          <w:rFonts w:eastAsiaTheme="minorHAnsi"/>
          <w:lang w:val="en-GB" w:eastAsia="en-US"/>
        </w:rPr>
        <w:t xml:space="preserve">must </w:t>
      </w:r>
      <w:r w:rsidRPr="00843AA5">
        <w:rPr>
          <w:rFonts w:eastAsiaTheme="minorHAnsi"/>
          <w:lang w:val="en-GB" w:eastAsia="en-US"/>
        </w:rPr>
        <w:t xml:space="preserve">be considered </w:t>
      </w:r>
      <w:r w:rsidR="004D3AA9">
        <w:rPr>
          <w:rFonts w:eastAsiaTheme="minorHAnsi"/>
          <w:lang w:val="en-GB" w:eastAsia="en-US"/>
        </w:rPr>
        <w:t xml:space="preserve">as a </w:t>
      </w:r>
      <w:r w:rsidRPr="00843AA5">
        <w:rPr>
          <w:rFonts w:eastAsiaTheme="minorHAnsi"/>
          <w:lang w:val="en-GB" w:eastAsia="en-US"/>
        </w:rPr>
        <w:t>part of environment. Rewards,</w:t>
      </w:r>
      <w:r w:rsidR="00B60005">
        <w:rPr>
          <w:rFonts w:eastAsiaTheme="minorHAnsi"/>
          <w:lang w:val="en-GB" w:eastAsia="en-US"/>
        </w:rPr>
        <w:t xml:space="preserve"> </w:t>
      </w:r>
      <w:r w:rsidRPr="00843AA5">
        <w:rPr>
          <w:rFonts w:eastAsiaTheme="minorHAnsi"/>
          <w:lang w:val="en-GB" w:eastAsia="en-US"/>
        </w:rPr>
        <w:t xml:space="preserve">presumably </w:t>
      </w:r>
      <w:r w:rsidR="00E74CE2">
        <w:rPr>
          <w:rFonts w:eastAsiaTheme="minorHAnsi"/>
          <w:lang w:val="en-GB" w:eastAsia="en-US"/>
        </w:rPr>
        <w:t xml:space="preserve">being </w:t>
      </w:r>
      <w:r w:rsidRPr="00843AA5">
        <w:rPr>
          <w:rFonts w:eastAsiaTheme="minorHAnsi"/>
          <w:lang w:val="en-GB" w:eastAsia="en-US"/>
        </w:rPr>
        <w:t xml:space="preserve">computed inside </w:t>
      </w:r>
      <w:r w:rsidR="003F268C">
        <w:rPr>
          <w:rFonts w:eastAsiaTheme="minorHAnsi"/>
          <w:lang w:val="en-GB" w:eastAsia="en-US"/>
        </w:rPr>
        <w:t xml:space="preserve">a </w:t>
      </w:r>
      <w:r w:rsidR="00B63FA4" w:rsidRPr="00843AA5">
        <w:rPr>
          <w:rFonts w:eastAsiaTheme="minorHAnsi"/>
          <w:lang w:val="en-GB" w:eastAsia="en-US"/>
        </w:rPr>
        <w:t>physical body</w:t>
      </w:r>
      <w:r w:rsidR="003F268C">
        <w:rPr>
          <w:rFonts w:eastAsiaTheme="minorHAnsi"/>
          <w:lang w:val="en-GB" w:eastAsia="en-US"/>
        </w:rPr>
        <w:t xml:space="preserve">: </w:t>
      </w:r>
      <w:r w:rsidRPr="00843AA5">
        <w:rPr>
          <w:rFonts w:eastAsiaTheme="minorHAnsi"/>
          <w:lang w:val="en-GB" w:eastAsia="en-US"/>
        </w:rPr>
        <w:t>arti</w:t>
      </w:r>
      <w:r w:rsidR="00452BE6">
        <w:rPr>
          <w:rFonts w:eastAsiaTheme="minorHAnsi"/>
          <w:lang w:val="en-GB" w:eastAsia="en-US"/>
        </w:rPr>
        <w:t>fi</w:t>
      </w:r>
      <w:r w:rsidRPr="00843AA5">
        <w:rPr>
          <w:rFonts w:eastAsiaTheme="minorHAnsi"/>
          <w:lang w:val="en-GB" w:eastAsia="en-US"/>
        </w:rPr>
        <w:t>cial</w:t>
      </w:r>
      <w:r w:rsidR="00452BE6">
        <w:rPr>
          <w:rFonts w:eastAsiaTheme="minorHAnsi"/>
          <w:lang w:val="en-GB" w:eastAsia="en-US"/>
        </w:rPr>
        <w:t xml:space="preserve"> </w:t>
      </w:r>
      <w:r w:rsidR="005D1DC8">
        <w:rPr>
          <w:rFonts w:eastAsiaTheme="minorHAnsi"/>
          <w:lang w:val="en-GB" w:eastAsia="en-US"/>
        </w:rPr>
        <w:t xml:space="preserve">and </w:t>
      </w:r>
      <w:r w:rsidR="005D1DC8" w:rsidRPr="00843AA5">
        <w:rPr>
          <w:rFonts w:eastAsiaTheme="minorHAnsi"/>
          <w:lang w:val="en-GB" w:eastAsia="en-US"/>
        </w:rPr>
        <w:t xml:space="preserve">natural </w:t>
      </w:r>
      <w:r w:rsidRPr="00843AA5">
        <w:rPr>
          <w:rFonts w:eastAsiaTheme="minorHAnsi"/>
          <w:lang w:val="en-GB" w:eastAsia="en-US"/>
        </w:rPr>
        <w:t xml:space="preserve">learning systems, but </w:t>
      </w:r>
      <w:r w:rsidR="00AB4C5A">
        <w:rPr>
          <w:rFonts w:eastAsiaTheme="minorHAnsi"/>
          <w:lang w:val="en-GB" w:eastAsia="en-US"/>
        </w:rPr>
        <w:t xml:space="preserve">they </w:t>
      </w:r>
      <w:r w:rsidRPr="00843AA5">
        <w:rPr>
          <w:rFonts w:eastAsiaTheme="minorHAnsi"/>
          <w:lang w:val="en-GB" w:eastAsia="en-US"/>
        </w:rPr>
        <w:t xml:space="preserve">are considered </w:t>
      </w:r>
      <w:r w:rsidR="00AB4184">
        <w:rPr>
          <w:rFonts w:eastAsiaTheme="minorHAnsi"/>
          <w:lang w:val="en-GB" w:eastAsia="en-US"/>
        </w:rPr>
        <w:t xml:space="preserve">as </w:t>
      </w:r>
      <w:r w:rsidRPr="00843AA5">
        <w:rPr>
          <w:rFonts w:eastAsiaTheme="minorHAnsi"/>
          <w:lang w:val="en-GB" w:eastAsia="en-US"/>
        </w:rPr>
        <w:t>external to agent.</w:t>
      </w:r>
      <w:r w:rsidR="00C721B5">
        <w:rPr>
          <w:rFonts w:eastAsiaTheme="minorHAnsi"/>
          <w:lang w:val="en-GB" w:eastAsia="en-US"/>
        </w:rPr>
        <w:t xml:space="preserve"> </w:t>
      </w:r>
      <w:r w:rsidRPr="00843AA5">
        <w:rPr>
          <w:rFonts w:eastAsiaTheme="minorHAnsi"/>
          <w:lang w:val="en-GB" w:eastAsia="en-US"/>
        </w:rPr>
        <w:t xml:space="preserve">The general rule </w:t>
      </w:r>
      <w:r w:rsidR="001B3702">
        <w:rPr>
          <w:rFonts w:eastAsiaTheme="minorHAnsi"/>
          <w:lang w:val="en-GB" w:eastAsia="en-US"/>
        </w:rPr>
        <w:t xml:space="preserve">to </w:t>
      </w:r>
      <w:r w:rsidRPr="00843AA5">
        <w:rPr>
          <w:rFonts w:eastAsiaTheme="minorHAnsi"/>
          <w:lang w:val="en-GB" w:eastAsia="en-US"/>
        </w:rPr>
        <w:t>follow</w:t>
      </w:r>
      <w:r w:rsidR="008A434C">
        <w:rPr>
          <w:rFonts w:eastAsiaTheme="minorHAnsi"/>
          <w:lang w:val="en-GB" w:eastAsia="en-US"/>
        </w:rPr>
        <w:t>:</w:t>
      </w:r>
      <w:r w:rsidRPr="00843AA5">
        <w:rPr>
          <w:rFonts w:eastAsiaTheme="minorHAnsi"/>
          <w:lang w:val="en-GB" w:eastAsia="en-US"/>
        </w:rPr>
        <w:t xml:space="preserve"> anything that </w:t>
      </w:r>
      <w:r w:rsidR="008A434C">
        <w:rPr>
          <w:rFonts w:eastAsiaTheme="minorHAnsi"/>
          <w:lang w:val="en-GB" w:eastAsia="en-US"/>
        </w:rPr>
        <w:t xml:space="preserve">can’t </w:t>
      </w:r>
      <w:r w:rsidRPr="00843AA5">
        <w:rPr>
          <w:rFonts w:eastAsiaTheme="minorHAnsi"/>
          <w:lang w:val="en-GB" w:eastAsia="en-US"/>
        </w:rPr>
        <w:t>be changed arbitrarily</w:t>
      </w:r>
      <w:r w:rsidR="008A434C">
        <w:rPr>
          <w:rFonts w:eastAsiaTheme="minorHAnsi"/>
          <w:lang w:val="en-GB" w:eastAsia="en-US"/>
        </w:rPr>
        <w:t xml:space="preserve"> should </w:t>
      </w:r>
      <w:r w:rsidR="00313109">
        <w:rPr>
          <w:rFonts w:eastAsiaTheme="minorHAnsi"/>
          <w:lang w:val="en-GB" w:eastAsia="en-US"/>
        </w:rPr>
        <w:t xml:space="preserve">be </w:t>
      </w:r>
      <w:r w:rsidRPr="00843AA5">
        <w:rPr>
          <w:rFonts w:eastAsiaTheme="minorHAnsi"/>
          <w:lang w:val="en-GB" w:eastAsia="en-US"/>
        </w:rPr>
        <w:t xml:space="preserve">considered outside of it and </w:t>
      </w:r>
      <w:r w:rsidR="00980915">
        <w:rPr>
          <w:rFonts w:eastAsiaTheme="minorHAnsi"/>
          <w:lang w:val="en-GB" w:eastAsia="en-US"/>
        </w:rPr>
        <w:t xml:space="preserve">hence the </w:t>
      </w:r>
      <w:r w:rsidRPr="00843AA5">
        <w:rPr>
          <w:rFonts w:eastAsiaTheme="minorHAnsi"/>
          <w:lang w:val="en-GB" w:eastAsia="en-US"/>
        </w:rPr>
        <w:t>part of its</w:t>
      </w:r>
      <w:r w:rsidR="00C721B5">
        <w:rPr>
          <w:rFonts w:eastAsiaTheme="minorHAnsi"/>
          <w:lang w:val="en-GB" w:eastAsia="en-US"/>
        </w:rPr>
        <w:t xml:space="preserve"> </w:t>
      </w:r>
      <w:r w:rsidRPr="00843AA5">
        <w:rPr>
          <w:rFonts w:eastAsiaTheme="minorHAnsi"/>
          <w:lang w:val="en-GB" w:eastAsia="en-US"/>
        </w:rPr>
        <w:t xml:space="preserve">environment. We </w:t>
      </w:r>
      <w:r w:rsidR="005E3512">
        <w:rPr>
          <w:rFonts w:eastAsiaTheme="minorHAnsi"/>
          <w:lang w:val="en-GB" w:eastAsia="en-US"/>
        </w:rPr>
        <w:t xml:space="preserve">aren’t </w:t>
      </w:r>
      <w:r w:rsidRPr="00843AA5">
        <w:rPr>
          <w:rFonts w:eastAsiaTheme="minorHAnsi"/>
          <w:lang w:val="en-GB" w:eastAsia="en-US"/>
        </w:rPr>
        <w:t>assum</w:t>
      </w:r>
      <w:r w:rsidR="005E3512">
        <w:rPr>
          <w:rFonts w:eastAsiaTheme="minorHAnsi"/>
          <w:lang w:val="en-GB" w:eastAsia="en-US"/>
        </w:rPr>
        <w:t>ing</w:t>
      </w:r>
      <w:r w:rsidRPr="00843AA5">
        <w:rPr>
          <w:rFonts w:eastAsiaTheme="minorHAnsi"/>
          <w:lang w:val="en-GB" w:eastAsia="en-US"/>
        </w:rPr>
        <w:t xml:space="preserve"> that everything in environment is unknown</w:t>
      </w:r>
      <w:r w:rsidR="006A6FDE">
        <w:rPr>
          <w:rFonts w:eastAsiaTheme="minorHAnsi"/>
          <w:lang w:val="en-GB" w:eastAsia="en-US"/>
        </w:rPr>
        <w:t xml:space="preserve"> </w:t>
      </w:r>
      <w:r w:rsidRPr="00843AA5">
        <w:rPr>
          <w:rFonts w:eastAsiaTheme="minorHAnsi"/>
          <w:lang w:val="en-GB" w:eastAsia="en-US"/>
        </w:rPr>
        <w:t xml:space="preserve">to agent. For </w:t>
      </w:r>
      <w:r w:rsidR="00015EC3">
        <w:rPr>
          <w:rFonts w:eastAsiaTheme="minorHAnsi"/>
          <w:lang w:val="en-GB" w:eastAsia="en-US"/>
        </w:rPr>
        <w:t>instance</w:t>
      </w:r>
      <w:r w:rsidRPr="00843AA5">
        <w:rPr>
          <w:rFonts w:eastAsiaTheme="minorHAnsi"/>
          <w:lang w:val="en-GB" w:eastAsia="en-US"/>
        </w:rPr>
        <w:t xml:space="preserve">, the agent </w:t>
      </w:r>
      <w:r w:rsidR="00500B26">
        <w:rPr>
          <w:rFonts w:eastAsiaTheme="minorHAnsi"/>
          <w:lang w:val="en-GB" w:eastAsia="en-US"/>
        </w:rPr>
        <w:t>usually</w:t>
      </w:r>
      <w:r w:rsidRPr="00843AA5">
        <w:rPr>
          <w:rFonts w:eastAsiaTheme="minorHAnsi"/>
          <w:lang w:val="en-GB" w:eastAsia="en-US"/>
        </w:rPr>
        <w:t xml:space="preserve"> knows </w:t>
      </w:r>
      <w:r w:rsidR="00500B26">
        <w:rPr>
          <w:rFonts w:eastAsiaTheme="minorHAnsi"/>
          <w:lang w:val="en-GB" w:eastAsia="en-US"/>
        </w:rPr>
        <w:t xml:space="preserve">not a lot </w:t>
      </w:r>
      <w:r w:rsidRPr="00843AA5">
        <w:rPr>
          <w:rFonts w:eastAsiaTheme="minorHAnsi"/>
          <w:lang w:val="en-GB" w:eastAsia="en-US"/>
        </w:rPr>
        <w:t>about</w:t>
      </w:r>
      <w:r w:rsidR="00C543AB">
        <w:rPr>
          <w:rFonts w:eastAsiaTheme="minorHAnsi"/>
          <w:lang w:val="en-GB" w:eastAsia="en-US"/>
        </w:rPr>
        <w:t xml:space="preserve"> </w:t>
      </w:r>
      <w:r w:rsidR="00500B26">
        <w:rPr>
          <w:rFonts w:eastAsiaTheme="minorHAnsi"/>
          <w:lang w:val="en-GB" w:eastAsia="en-US"/>
        </w:rPr>
        <w:t xml:space="preserve">the way its </w:t>
      </w:r>
      <w:r w:rsidRPr="00843AA5">
        <w:rPr>
          <w:rFonts w:eastAsiaTheme="minorHAnsi"/>
          <w:lang w:val="en-GB" w:eastAsia="en-US"/>
        </w:rPr>
        <w:t xml:space="preserve">rewards computed as function of </w:t>
      </w:r>
      <w:r w:rsidR="00795BA3">
        <w:rPr>
          <w:rFonts w:eastAsiaTheme="minorHAnsi"/>
          <w:lang w:val="en-GB" w:eastAsia="en-US"/>
        </w:rPr>
        <w:t xml:space="preserve">the </w:t>
      </w:r>
      <w:r w:rsidRPr="00843AA5">
        <w:rPr>
          <w:rFonts w:eastAsiaTheme="minorHAnsi"/>
          <w:lang w:val="en-GB" w:eastAsia="en-US"/>
        </w:rPr>
        <w:t xml:space="preserve">actions and states </w:t>
      </w:r>
      <w:r w:rsidR="00795BA3">
        <w:rPr>
          <w:rFonts w:eastAsiaTheme="minorHAnsi"/>
          <w:lang w:val="en-GB" w:eastAsia="en-US"/>
        </w:rPr>
        <w:t xml:space="preserve">where they were </w:t>
      </w:r>
      <w:r w:rsidRPr="00843AA5">
        <w:rPr>
          <w:rFonts w:eastAsiaTheme="minorHAnsi"/>
          <w:lang w:val="en-GB" w:eastAsia="en-US"/>
        </w:rPr>
        <w:t xml:space="preserve">taken. </w:t>
      </w:r>
      <w:r w:rsidR="00795BA3">
        <w:rPr>
          <w:rFonts w:eastAsiaTheme="minorHAnsi"/>
          <w:lang w:val="en-GB" w:eastAsia="en-US"/>
        </w:rPr>
        <w:t xml:space="preserve">However, </w:t>
      </w:r>
      <w:r w:rsidRPr="00843AA5">
        <w:rPr>
          <w:rFonts w:eastAsiaTheme="minorHAnsi"/>
          <w:lang w:val="en-GB" w:eastAsia="en-US"/>
        </w:rPr>
        <w:t xml:space="preserve">reward computation </w:t>
      </w:r>
      <w:r w:rsidR="00795BA3">
        <w:rPr>
          <w:rFonts w:eastAsiaTheme="minorHAnsi"/>
          <w:lang w:val="en-GB" w:eastAsia="en-US"/>
        </w:rPr>
        <w:t xml:space="preserve">is always considered </w:t>
      </w:r>
      <w:r w:rsidRPr="00843AA5">
        <w:rPr>
          <w:rFonts w:eastAsiaTheme="minorHAnsi"/>
          <w:lang w:val="en-GB" w:eastAsia="en-US"/>
        </w:rPr>
        <w:t>to be</w:t>
      </w:r>
      <w:r w:rsidR="00795BA3">
        <w:rPr>
          <w:rFonts w:eastAsiaTheme="minorHAnsi"/>
          <w:lang w:val="en-GB" w:eastAsia="en-US"/>
        </w:rPr>
        <w:t xml:space="preserve"> the </w:t>
      </w:r>
      <w:r w:rsidRPr="00843AA5">
        <w:rPr>
          <w:rFonts w:eastAsiaTheme="minorHAnsi"/>
          <w:lang w:val="en-GB" w:eastAsia="en-US"/>
        </w:rPr>
        <w:t xml:space="preserve">external to agent because it </w:t>
      </w:r>
      <w:r w:rsidR="00795BA3">
        <w:rPr>
          <w:rFonts w:eastAsiaTheme="minorHAnsi"/>
          <w:lang w:val="en-GB" w:eastAsia="en-US"/>
        </w:rPr>
        <w:t>regulates</w:t>
      </w:r>
      <w:r w:rsidRPr="00843AA5">
        <w:rPr>
          <w:rFonts w:eastAsiaTheme="minorHAnsi"/>
          <w:lang w:val="en-GB" w:eastAsia="en-US"/>
        </w:rPr>
        <w:t xml:space="preserve"> task </w:t>
      </w:r>
      <w:r w:rsidR="00795BA3">
        <w:rPr>
          <w:rFonts w:eastAsiaTheme="minorHAnsi"/>
          <w:lang w:val="en-GB" w:eastAsia="en-US"/>
        </w:rPr>
        <w:t xml:space="preserve">of </w:t>
      </w:r>
      <w:r w:rsidRPr="00843AA5">
        <w:rPr>
          <w:rFonts w:eastAsiaTheme="minorHAnsi"/>
          <w:lang w:val="en-GB" w:eastAsia="en-US"/>
        </w:rPr>
        <w:t>facing the agent</w:t>
      </w:r>
      <w:r w:rsidR="00795BA3">
        <w:rPr>
          <w:rFonts w:eastAsiaTheme="minorHAnsi"/>
          <w:lang w:val="en-GB" w:eastAsia="en-US"/>
        </w:rPr>
        <w:t xml:space="preserve">, hence has to </w:t>
      </w:r>
      <w:r w:rsidRPr="00843AA5">
        <w:rPr>
          <w:rFonts w:eastAsiaTheme="minorHAnsi"/>
          <w:lang w:val="en-GB" w:eastAsia="en-US"/>
        </w:rPr>
        <w:t xml:space="preserve">be beyond </w:t>
      </w:r>
      <w:r w:rsidR="00795BA3">
        <w:rPr>
          <w:rFonts w:eastAsiaTheme="minorHAnsi"/>
          <w:lang w:val="en-GB" w:eastAsia="en-US"/>
        </w:rPr>
        <w:t xml:space="preserve">the </w:t>
      </w:r>
      <w:r w:rsidRPr="00843AA5">
        <w:rPr>
          <w:rFonts w:eastAsiaTheme="minorHAnsi"/>
          <w:lang w:val="en-GB" w:eastAsia="en-US"/>
        </w:rPr>
        <w:t xml:space="preserve">ability to </w:t>
      </w:r>
      <w:r w:rsidR="00795BA3" w:rsidRPr="00843AA5">
        <w:rPr>
          <w:rFonts w:eastAsiaTheme="minorHAnsi"/>
          <w:lang w:val="en-GB" w:eastAsia="en-US"/>
        </w:rPr>
        <w:t xml:space="preserve">arbitrarily </w:t>
      </w:r>
      <w:r w:rsidRPr="00843AA5">
        <w:rPr>
          <w:rFonts w:eastAsiaTheme="minorHAnsi"/>
          <w:lang w:val="en-GB" w:eastAsia="en-US"/>
        </w:rPr>
        <w:t xml:space="preserve">change. </w:t>
      </w:r>
      <w:r w:rsidR="00DC18E2">
        <w:rPr>
          <w:rFonts w:eastAsiaTheme="minorHAnsi"/>
          <w:lang w:val="en-GB" w:eastAsia="en-US"/>
        </w:rPr>
        <w:t>Generally</w:t>
      </w:r>
      <w:r w:rsidRPr="00843AA5">
        <w:rPr>
          <w:rFonts w:eastAsiaTheme="minorHAnsi"/>
          <w:lang w:val="en-GB" w:eastAsia="en-US"/>
        </w:rPr>
        <w:t xml:space="preserve">, in </w:t>
      </w:r>
      <w:r w:rsidR="006F7466">
        <w:rPr>
          <w:rFonts w:eastAsiaTheme="minorHAnsi"/>
          <w:lang w:val="en-GB" w:eastAsia="en-US"/>
        </w:rPr>
        <w:t>many</w:t>
      </w:r>
      <w:r w:rsidRPr="00843AA5">
        <w:rPr>
          <w:rFonts w:eastAsiaTheme="minorHAnsi"/>
          <w:lang w:val="en-GB" w:eastAsia="en-US"/>
        </w:rPr>
        <w:t xml:space="preserve"> cases the</w:t>
      </w:r>
      <w:r w:rsidR="00B057DD">
        <w:rPr>
          <w:rFonts w:eastAsiaTheme="minorHAnsi"/>
          <w:lang w:val="en-GB" w:eastAsia="en-US"/>
        </w:rPr>
        <w:t xml:space="preserve"> </w:t>
      </w:r>
      <w:r w:rsidRPr="00843AA5">
        <w:rPr>
          <w:rFonts w:eastAsiaTheme="minorHAnsi"/>
          <w:lang w:val="en-GB" w:eastAsia="en-US"/>
        </w:rPr>
        <w:t xml:space="preserve">agent </w:t>
      </w:r>
      <w:r w:rsidR="006F7466">
        <w:rPr>
          <w:rFonts w:eastAsiaTheme="minorHAnsi"/>
          <w:lang w:val="en-GB" w:eastAsia="en-US"/>
        </w:rPr>
        <w:t>can</w:t>
      </w:r>
      <w:r w:rsidRPr="00843AA5">
        <w:rPr>
          <w:rFonts w:eastAsiaTheme="minorHAnsi"/>
          <w:lang w:val="en-GB" w:eastAsia="en-US"/>
        </w:rPr>
        <w:t xml:space="preserve"> know </w:t>
      </w:r>
      <w:r w:rsidR="006F7466">
        <w:rPr>
          <w:rFonts w:eastAsiaTheme="minorHAnsi"/>
          <w:lang w:val="en-GB" w:eastAsia="en-US"/>
        </w:rPr>
        <w:t>all</w:t>
      </w:r>
      <w:r w:rsidRPr="00843AA5">
        <w:rPr>
          <w:rFonts w:eastAsiaTheme="minorHAnsi"/>
          <w:lang w:val="en-GB" w:eastAsia="en-US"/>
        </w:rPr>
        <w:t xml:space="preserve"> about how </w:t>
      </w:r>
      <w:r w:rsidR="00515E6F">
        <w:rPr>
          <w:rFonts w:eastAsiaTheme="minorHAnsi"/>
          <w:lang w:val="en-GB" w:eastAsia="en-US"/>
        </w:rPr>
        <w:t>the</w:t>
      </w:r>
      <w:r w:rsidR="004B5061">
        <w:rPr>
          <w:rFonts w:eastAsiaTheme="minorHAnsi"/>
          <w:lang w:val="en-GB" w:eastAsia="en-US"/>
        </w:rPr>
        <w:t xml:space="preserve"> </w:t>
      </w:r>
      <w:r w:rsidRPr="00843AA5">
        <w:rPr>
          <w:rFonts w:eastAsiaTheme="minorHAnsi"/>
          <w:lang w:val="en-GB" w:eastAsia="en-US"/>
        </w:rPr>
        <w:t xml:space="preserve">environment </w:t>
      </w:r>
      <w:r w:rsidR="00515E6F">
        <w:rPr>
          <w:rFonts w:eastAsiaTheme="minorHAnsi"/>
          <w:lang w:val="en-GB" w:eastAsia="en-US"/>
        </w:rPr>
        <w:t xml:space="preserve">is </w:t>
      </w:r>
      <w:r w:rsidR="004B5061">
        <w:rPr>
          <w:rFonts w:eastAsiaTheme="minorHAnsi"/>
          <w:lang w:val="en-GB" w:eastAsia="en-US"/>
        </w:rPr>
        <w:t xml:space="preserve">working </w:t>
      </w:r>
      <w:r w:rsidR="00515E6F">
        <w:rPr>
          <w:rFonts w:eastAsiaTheme="minorHAnsi"/>
          <w:lang w:val="en-GB" w:eastAsia="en-US"/>
        </w:rPr>
        <w:t>but</w:t>
      </w:r>
      <w:r w:rsidRPr="00843AA5">
        <w:rPr>
          <w:rFonts w:eastAsiaTheme="minorHAnsi"/>
          <w:lang w:val="en-GB" w:eastAsia="en-US"/>
        </w:rPr>
        <w:t xml:space="preserve"> still face</w:t>
      </w:r>
      <w:r w:rsidR="004B566E">
        <w:rPr>
          <w:rFonts w:eastAsiaTheme="minorHAnsi"/>
          <w:lang w:val="en-GB" w:eastAsia="en-US"/>
        </w:rPr>
        <w:t xml:space="preserve"> </w:t>
      </w:r>
      <w:r w:rsidRPr="00843AA5">
        <w:rPr>
          <w:rFonts w:eastAsiaTheme="minorHAnsi"/>
          <w:lang w:val="en-GB" w:eastAsia="en-US"/>
        </w:rPr>
        <w:t xml:space="preserve">a </w:t>
      </w:r>
      <w:r w:rsidR="0047592A">
        <w:rPr>
          <w:rFonts w:eastAsiaTheme="minorHAnsi"/>
          <w:lang w:val="en-GB" w:eastAsia="en-US"/>
        </w:rPr>
        <w:t>hard</w:t>
      </w:r>
      <w:r w:rsidRPr="00843AA5">
        <w:rPr>
          <w:rFonts w:eastAsiaTheme="minorHAnsi"/>
          <w:lang w:val="en-GB" w:eastAsia="en-US"/>
        </w:rPr>
        <w:t xml:space="preserve"> </w:t>
      </w:r>
      <w:r w:rsidR="0047592A">
        <w:rPr>
          <w:rFonts w:eastAsiaTheme="minorHAnsi"/>
          <w:lang w:val="en-GB" w:eastAsia="en-US"/>
        </w:rPr>
        <w:t>RL</w:t>
      </w:r>
      <w:r w:rsidRPr="00843AA5">
        <w:rPr>
          <w:rFonts w:eastAsiaTheme="minorHAnsi"/>
          <w:lang w:val="en-GB" w:eastAsia="en-US"/>
        </w:rPr>
        <w:t xml:space="preserve"> task as we </w:t>
      </w:r>
      <w:r w:rsidR="009A5FA3">
        <w:rPr>
          <w:rFonts w:eastAsiaTheme="minorHAnsi"/>
          <w:lang w:val="en-GB" w:eastAsia="en-US"/>
        </w:rPr>
        <w:t xml:space="preserve">can </w:t>
      </w:r>
      <w:r w:rsidRPr="00843AA5">
        <w:rPr>
          <w:rFonts w:eastAsiaTheme="minorHAnsi"/>
          <w:lang w:val="en-GB" w:eastAsia="en-US"/>
        </w:rPr>
        <w:t xml:space="preserve">know how </w:t>
      </w:r>
      <w:r w:rsidR="006C786F" w:rsidRPr="00843AA5">
        <w:rPr>
          <w:rFonts w:eastAsiaTheme="minorHAnsi"/>
          <w:lang w:val="en-GB" w:eastAsia="en-US"/>
        </w:rPr>
        <w:t xml:space="preserve">exactly </w:t>
      </w:r>
      <w:r w:rsidR="006C786F">
        <w:rPr>
          <w:rFonts w:eastAsiaTheme="minorHAnsi"/>
          <w:lang w:val="en-GB" w:eastAsia="en-US"/>
        </w:rPr>
        <w:t>the</w:t>
      </w:r>
      <w:r w:rsidR="003E0CBA">
        <w:rPr>
          <w:rFonts w:eastAsiaTheme="minorHAnsi"/>
          <w:lang w:val="en-GB" w:eastAsia="en-US"/>
        </w:rPr>
        <w:t xml:space="preserve"> </w:t>
      </w:r>
      <w:r w:rsidR="006C786F" w:rsidRPr="00843AA5">
        <w:rPr>
          <w:rFonts w:eastAsiaTheme="minorHAnsi"/>
          <w:lang w:val="en-GB" w:eastAsia="en-US"/>
        </w:rPr>
        <w:t xml:space="preserve">Rubik's cube </w:t>
      </w:r>
      <w:r w:rsidRPr="00843AA5">
        <w:rPr>
          <w:rFonts w:eastAsiaTheme="minorHAnsi"/>
          <w:lang w:val="en-GB" w:eastAsia="en-US"/>
        </w:rPr>
        <w:t xml:space="preserve">puzzle works, but still </w:t>
      </w:r>
      <w:r w:rsidR="006C786F">
        <w:rPr>
          <w:rFonts w:eastAsiaTheme="minorHAnsi"/>
          <w:lang w:val="en-GB" w:eastAsia="en-US"/>
        </w:rPr>
        <w:t xml:space="preserve">being </w:t>
      </w:r>
      <w:r w:rsidRPr="00843AA5">
        <w:rPr>
          <w:rFonts w:eastAsiaTheme="minorHAnsi"/>
          <w:lang w:val="en-GB" w:eastAsia="en-US"/>
        </w:rPr>
        <w:t xml:space="preserve">unable </w:t>
      </w:r>
      <w:r w:rsidR="006C786F">
        <w:rPr>
          <w:rFonts w:eastAsiaTheme="minorHAnsi"/>
          <w:lang w:val="en-GB" w:eastAsia="en-US"/>
        </w:rPr>
        <w:t>solving</w:t>
      </w:r>
      <w:r w:rsidRPr="00843AA5">
        <w:rPr>
          <w:rFonts w:eastAsiaTheme="minorHAnsi"/>
          <w:lang w:val="en-GB" w:eastAsia="en-US"/>
        </w:rPr>
        <w:t xml:space="preserve">. </w:t>
      </w:r>
      <w:r w:rsidR="00BE03E5">
        <w:rPr>
          <w:rFonts w:eastAsiaTheme="minorHAnsi"/>
          <w:lang w:val="en-GB" w:eastAsia="en-US"/>
        </w:rPr>
        <w:t>The boundary of agent-environment</w:t>
      </w:r>
      <w:r w:rsidRPr="00843AA5">
        <w:rPr>
          <w:rFonts w:eastAsiaTheme="minorHAnsi"/>
          <w:lang w:val="en-GB" w:eastAsia="en-US"/>
        </w:rPr>
        <w:t xml:space="preserve"> presents the limit of agent's control, </w:t>
      </w:r>
      <w:r w:rsidR="00BE03E5">
        <w:rPr>
          <w:rFonts w:eastAsiaTheme="minorHAnsi"/>
          <w:lang w:val="en-GB" w:eastAsia="en-US"/>
        </w:rPr>
        <w:t xml:space="preserve">but </w:t>
      </w:r>
      <w:r w:rsidRPr="00843AA5">
        <w:rPr>
          <w:rFonts w:eastAsiaTheme="minorHAnsi"/>
          <w:lang w:val="en-GB" w:eastAsia="en-US"/>
        </w:rPr>
        <w:t>not</w:t>
      </w:r>
      <w:r w:rsidR="003E0CBA">
        <w:rPr>
          <w:rFonts w:eastAsiaTheme="minorHAnsi"/>
          <w:lang w:val="en-GB" w:eastAsia="en-US"/>
        </w:rPr>
        <w:t xml:space="preserve"> </w:t>
      </w:r>
      <w:r w:rsidRPr="00843AA5">
        <w:rPr>
          <w:rFonts w:eastAsiaTheme="minorHAnsi"/>
          <w:lang w:val="en-GB" w:eastAsia="en-US"/>
        </w:rPr>
        <w:t xml:space="preserve">of </w:t>
      </w:r>
      <w:r w:rsidR="00BE03E5">
        <w:rPr>
          <w:rFonts w:eastAsiaTheme="minorHAnsi"/>
          <w:lang w:val="en-GB" w:eastAsia="en-US"/>
        </w:rPr>
        <w:t xml:space="preserve">the </w:t>
      </w:r>
      <w:r w:rsidRPr="00843AA5">
        <w:rPr>
          <w:rFonts w:eastAsiaTheme="minorHAnsi"/>
          <w:lang w:val="en-GB" w:eastAsia="en-US"/>
        </w:rPr>
        <w:t>knowledge.</w:t>
      </w:r>
    </w:p>
    <w:p w14:paraId="1A701494" w14:textId="77777777" w:rsidR="003E0CBA" w:rsidRPr="00843AA5" w:rsidRDefault="003E0CBA" w:rsidP="00082F3D">
      <w:pPr>
        <w:autoSpaceDE w:val="0"/>
        <w:autoSpaceDN w:val="0"/>
        <w:adjustRightInd w:val="0"/>
        <w:spacing w:line="360" w:lineRule="auto"/>
        <w:jc w:val="both"/>
        <w:rPr>
          <w:rFonts w:eastAsiaTheme="minorHAnsi"/>
          <w:lang w:val="en-GB" w:eastAsia="en-US"/>
        </w:rPr>
      </w:pPr>
    </w:p>
    <w:p w14:paraId="3755E3FF" w14:textId="700B8B77" w:rsidR="00D76433" w:rsidRPr="003231B1" w:rsidRDefault="00EB3EA7" w:rsidP="00082F3D">
      <w:pPr>
        <w:autoSpaceDE w:val="0"/>
        <w:autoSpaceDN w:val="0"/>
        <w:adjustRightInd w:val="0"/>
        <w:spacing w:line="360" w:lineRule="auto"/>
        <w:jc w:val="both"/>
        <w:rPr>
          <w:rFonts w:eastAsiaTheme="minorHAnsi"/>
          <w:lang w:val="en-GB" w:eastAsia="en-US"/>
        </w:rPr>
      </w:pPr>
      <w:r>
        <w:rPr>
          <w:rFonts w:eastAsiaTheme="minorHAnsi"/>
          <w:lang w:val="en-GB" w:eastAsia="en-US"/>
        </w:rPr>
        <w:lastRenderedPageBreak/>
        <w:t>The boundary of agent-environment</w:t>
      </w:r>
      <w:r w:rsidR="007D7420" w:rsidRPr="00843AA5">
        <w:rPr>
          <w:rFonts w:eastAsiaTheme="minorHAnsi"/>
          <w:lang w:val="en-GB" w:eastAsia="en-US"/>
        </w:rPr>
        <w:t xml:space="preserve"> </w:t>
      </w:r>
      <w:r>
        <w:rPr>
          <w:rFonts w:eastAsiaTheme="minorHAnsi"/>
          <w:lang w:val="en-GB" w:eastAsia="en-US"/>
        </w:rPr>
        <w:t>may</w:t>
      </w:r>
      <w:r w:rsidR="007D7420" w:rsidRPr="00843AA5">
        <w:rPr>
          <w:rFonts w:eastAsiaTheme="minorHAnsi"/>
          <w:lang w:val="en-GB" w:eastAsia="en-US"/>
        </w:rPr>
        <w:t xml:space="preserve"> be located at </w:t>
      </w:r>
      <w:r w:rsidR="00E7614E">
        <w:rPr>
          <w:rFonts w:eastAsiaTheme="minorHAnsi"/>
          <w:lang w:val="en-GB" w:eastAsia="en-US"/>
        </w:rPr>
        <w:t xml:space="preserve">a </w:t>
      </w:r>
      <w:r w:rsidR="007D7420" w:rsidRPr="00843AA5">
        <w:rPr>
          <w:rFonts w:eastAsiaTheme="minorHAnsi"/>
          <w:lang w:val="en-GB" w:eastAsia="en-US"/>
        </w:rPr>
        <w:t>di</w:t>
      </w:r>
      <w:r w:rsidR="00840B38">
        <w:rPr>
          <w:rFonts w:eastAsiaTheme="minorHAnsi"/>
          <w:lang w:val="en-GB" w:eastAsia="en-US"/>
        </w:rPr>
        <w:t>ff</w:t>
      </w:r>
      <w:r w:rsidR="007D7420" w:rsidRPr="00843AA5">
        <w:rPr>
          <w:rFonts w:eastAsiaTheme="minorHAnsi"/>
          <w:lang w:val="en-GB" w:eastAsia="en-US"/>
        </w:rPr>
        <w:t xml:space="preserve">erent places </w:t>
      </w:r>
      <w:r w:rsidR="00E7614E">
        <w:rPr>
          <w:rFonts w:eastAsiaTheme="minorHAnsi"/>
          <w:lang w:val="en-GB" w:eastAsia="en-US"/>
        </w:rPr>
        <w:t xml:space="preserve">with </w:t>
      </w:r>
      <w:r w:rsidR="007D7420" w:rsidRPr="00843AA5">
        <w:rPr>
          <w:rFonts w:eastAsiaTheme="minorHAnsi"/>
          <w:lang w:val="en-GB" w:eastAsia="en-US"/>
        </w:rPr>
        <w:t>di</w:t>
      </w:r>
      <w:r w:rsidR="00AE6D6B">
        <w:rPr>
          <w:rFonts w:eastAsiaTheme="minorHAnsi"/>
          <w:lang w:val="en-GB" w:eastAsia="en-US"/>
        </w:rPr>
        <w:t>ff</w:t>
      </w:r>
      <w:r w:rsidR="007D7420" w:rsidRPr="00843AA5">
        <w:rPr>
          <w:rFonts w:eastAsiaTheme="minorHAnsi"/>
          <w:lang w:val="en-GB" w:eastAsia="en-US"/>
        </w:rPr>
        <w:t xml:space="preserve">erent purposes. </w:t>
      </w:r>
      <w:r w:rsidR="00E7614E">
        <w:rPr>
          <w:rFonts w:eastAsiaTheme="minorHAnsi"/>
          <w:lang w:val="en-GB" w:eastAsia="en-US"/>
        </w:rPr>
        <w:t xml:space="preserve">For a </w:t>
      </w:r>
      <w:r w:rsidR="007D7420" w:rsidRPr="00843AA5">
        <w:rPr>
          <w:rFonts w:eastAsiaTheme="minorHAnsi"/>
          <w:lang w:val="en-GB" w:eastAsia="en-US"/>
        </w:rPr>
        <w:t xml:space="preserve">complicated robot, </w:t>
      </w:r>
      <w:r w:rsidR="00E7614E">
        <w:rPr>
          <w:rFonts w:eastAsiaTheme="minorHAnsi"/>
          <w:lang w:val="en-GB" w:eastAsia="en-US"/>
        </w:rPr>
        <w:t xml:space="preserve">with </w:t>
      </w:r>
      <w:r w:rsidR="007D7420" w:rsidRPr="00843AA5">
        <w:rPr>
          <w:rFonts w:eastAsiaTheme="minorHAnsi"/>
          <w:lang w:val="en-GB" w:eastAsia="en-US"/>
        </w:rPr>
        <w:t>many di</w:t>
      </w:r>
      <w:r w:rsidR="00AE6D6B">
        <w:rPr>
          <w:rFonts w:eastAsiaTheme="minorHAnsi"/>
          <w:lang w:val="en-GB" w:eastAsia="en-US"/>
        </w:rPr>
        <w:t>ff</w:t>
      </w:r>
      <w:r w:rsidR="007D7420" w:rsidRPr="00843AA5">
        <w:rPr>
          <w:rFonts w:eastAsiaTheme="minorHAnsi"/>
          <w:lang w:val="en-GB" w:eastAsia="en-US"/>
        </w:rPr>
        <w:t xml:space="preserve">erent agents </w:t>
      </w:r>
      <w:r w:rsidR="00E7614E">
        <w:rPr>
          <w:rFonts w:eastAsiaTheme="minorHAnsi"/>
          <w:lang w:val="en-GB" w:eastAsia="en-US"/>
        </w:rPr>
        <w:t>which ca</w:t>
      </w:r>
      <w:r w:rsidR="007D7420" w:rsidRPr="00843AA5">
        <w:rPr>
          <w:rFonts w:eastAsiaTheme="minorHAnsi"/>
          <w:lang w:val="en-GB" w:eastAsia="en-US"/>
        </w:rPr>
        <w:t xml:space="preserve"> be operating</w:t>
      </w:r>
      <w:r w:rsidR="00AE6D6B">
        <w:rPr>
          <w:rFonts w:eastAsiaTheme="minorHAnsi"/>
          <w:lang w:val="en-GB" w:eastAsia="en-US"/>
        </w:rPr>
        <w:t xml:space="preserve"> </w:t>
      </w:r>
      <w:r w:rsidR="007D7420" w:rsidRPr="00843AA5">
        <w:rPr>
          <w:rFonts w:eastAsiaTheme="minorHAnsi"/>
          <w:lang w:val="en-GB" w:eastAsia="en-US"/>
        </w:rPr>
        <w:t xml:space="preserve">at once, </w:t>
      </w:r>
      <w:r w:rsidR="00E7614E">
        <w:rPr>
          <w:rFonts w:eastAsiaTheme="minorHAnsi"/>
          <w:lang w:val="en-GB" w:eastAsia="en-US"/>
        </w:rPr>
        <w:t xml:space="preserve">with each having </w:t>
      </w:r>
      <w:r w:rsidR="007D7420" w:rsidRPr="00843AA5">
        <w:rPr>
          <w:rFonts w:eastAsiaTheme="minorHAnsi"/>
          <w:lang w:val="en-GB" w:eastAsia="en-US"/>
        </w:rPr>
        <w:t xml:space="preserve">its own boundary. For </w:t>
      </w:r>
      <w:r w:rsidR="00E7614E">
        <w:rPr>
          <w:rFonts w:eastAsiaTheme="minorHAnsi"/>
          <w:lang w:val="en-GB" w:eastAsia="en-US"/>
        </w:rPr>
        <w:t>instance</w:t>
      </w:r>
      <w:r w:rsidR="007D7420" w:rsidRPr="00843AA5">
        <w:rPr>
          <w:rFonts w:eastAsiaTheme="minorHAnsi"/>
          <w:lang w:val="en-GB" w:eastAsia="en-US"/>
        </w:rPr>
        <w:t xml:space="preserve">, </w:t>
      </w:r>
      <w:r w:rsidR="00D827A4">
        <w:rPr>
          <w:rFonts w:eastAsiaTheme="minorHAnsi"/>
          <w:lang w:val="en-GB" w:eastAsia="en-US"/>
        </w:rPr>
        <w:t xml:space="preserve">the </w:t>
      </w:r>
      <w:r w:rsidR="007D7420" w:rsidRPr="00843AA5">
        <w:rPr>
          <w:rFonts w:eastAsiaTheme="minorHAnsi"/>
          <w:lang w:val="en-GB" w:eastAsia="en-US"/>
        </w:rPr>
        <w:t xml:space="preserve">agent </w:t>
      </w:r>
      <w:r w:rsidR="00FC5DD0">
        <w:rPr>
          <w:rFonts w:eastAsiaTheme="minorHAnsi"/>
          <w:lang w:val="en-GB" w:eastAsia="en-US"/>
        </w:rPr>
        <w:t xml:space="preserve">can </w:t>
      </w:r>
      <w:r w:rsidR="007D7420" w:rsidRPr="00843AA5">
        <w:rPr>
          <w:rFonts w:eastAsiaTheme="minorHAnsi"/>
          <w:lang w:val="en-GB" w:eastAsia="en-US"/>
        </w:rPr>
        <w:t>make</w:t>
      </w:r>
      <w:r w:rsidR="00FB5779">
        <w:rPr>
          <w:rFonts w:eastAsiaTheme="minorHAnsi"/>
          <w:lang w:val="en-GB" w:eastAsia="en-US"/>
        </w:rPr>
        <w:t xml:space="preserve"> </w:t>
      </w:r>
      <w:r w:rsidR="00DA7C7D">
        <w:rPr>
          <w:rFonts w:eastAsiaTheme="minorHAnsi"/>
          <w:lang w:val="en-GB" w:eastAsia="en-US"/>
        </w:rPr>
        <w:t xml:space="preserve">a </w:t>
      </w:r>
      <w:r w:rsidR="007D7420" w:rsidRPr="00843AA5">
        <w:rPr>
          <w:rFonts w:eastAsiaTheme="minorHAnsi"/>
          <w:lang w:val="en-GB" w:eastAsia="en-US"/>
        </w:rPr>
        <w:t xml:space="preserve">high-level decision </w:t>
      </w:r>
      <w:r w:rsidR="0038159D">
        <w:rPr>
          <w:rFonts w:eastAsiaTheme="minorHAnsi"/>
          <w:lang w:val="en-GB" w:eastAsia="en-US"/>
        </w:rPr>
        <w:t xml:space="preserve">that </w:t>
      </w:r>
      <w:r w:rsidR="007D7420" w:rsidRPr="00843AA5">
        <w:rPr>
          <w:rFonts w:eastAsiaTheme="minorHAnsi"/>
          <w:lang w:val="en-GB" w:eastAsia="en-US"/>
        </w:rPr>
        <w:t xml:space="preserve">form part of states </w:t>
      </w:r>
      <w:r w:rsidR="0038159D">
        <w:rPr>
          <w:rFonts w:eastAsiaTheme="minorHAnsi"/>
          <w:lang w:val="en-GB" w:eastAsia="en-US"/>
        </w:rPr>
        <w:t xml:space="preserve">which are </w:t>
      </w:r>
      <w:r w:rsidR="007D7420" w:rsidRPr="00843AA5">
        <w:rPr>
          <w:rFonts w:eastAsiaTheme="minorHAnsi"/>
          <w:lang w:val="en-GB" w:eastAsia="en-US"/>
        </w:rPr>
        <w:t xml:space="preserve">faced by </w:t>
      </w:r>
      <w:r w:rsidR="0038159D">
        <w:rPr>
          <w:rFonts w:eastAsiaTheme="minorHAnsi"/>
          <w:lang w:val="en-GB" w:eastAsia="en-US"/>
        </w:rPr>
        <w:t>the</w:t>
      </w:r>
      <w:r w:rsidR="007D7420" w:rsidRPr="00843AA5">
        <w:rPr>
          <w:rFonts w:eastAsiaTheme="minorHAnsi"/>
          <w:lang w:val="en-GB" w:eastAsia="en-US"/>
        </w:rPr>
        <w:t xml:space="preserve"> lower-level agent</w:t>
      </w:r>
      <w:r w:rsidR="00FB5779">
        <w:rPr>
          <w:rFonts w:eastAsiaTheme="minorHAnsi"/>
          <w:lang w:val="en-GB" w:eastAsia="en-US"/>
        </w:rPr>
        <w:t xml:space="preserve"> </w:t>
      </w:r>
      <w:r w:rsidR="0038159D">
        <w:rPr>
          <w:rFonts w:eastAsiaTheme="minorHAnsi"/>
          <w:lang w:val="en-GB" w:eastAsia="en-US"/>
        </w:rPr>
        <w:t xml:space="preserve">which </w:t>
      </w:r>
      <w:r w:rsidR="007D7420" w:rsidRPr="00843AA5">
        <w:rPr>
          <w:rFonts w:eastAsiaTheme="minorHAnsi"/>
          <w:lang w:val="en-GB" w:eastAsia="en-US"/>
        </w:rPr>
        <w:t xml:space="preserve">implements </w:t>
      </w:r>
      <w:r w:rsidR="0038159D">
        <w:rPr>
          <w:rFonts w:eastAsiaTheme="minorHAnsi"/>
          <w:lang w:val="en-GB" w:eastAsia="en-US"/>
        </w:rPr>
        <w:t xml:space="preserve">a </w:t>
      </w:r>
      <w:r w:rsidR="007D7420" w:rsidRPr="00843AA5">
        <w:rPr>
          <w:rFonts w:eastAsiaTheme="minorHAnsi"/>
          <w:lang w:val="en-GB" w:eastAsia="en-US"/>
        </w:rPr>
        <w:t>high-level decision. In practice, the agent</w:t>
      </w:r>
      <w:r w:rsidR="00FB5779">
        <w:rPr>
          <w:rFonts w:eastAsiaTheme="minorHAnsi"/>
          <w:lang w:val="en-GB" w:eastAsia="en-US"/>
        </w:rPr>
        <w:t>-</w:t>
      </w:r>
      <w:r w:rsidR="007D7420" w:rsidRPr="00843AA5">
        <w:rPr>
          <w:rFonts w:eastAsiaTheme="minorHAnsi"/>
          <w:lang w:val="en-GB" w:eastAsia="en-US"/>
        </w:rPr>
        <w:t>environment</w:t>
      </w:r>
      <w:r w:rsidR="00C356E4">
        <w:rPr>
          <w:rFonts w:eastAsiaTheme="minorHAnsi"/>
          <w:lang w:val="en-GB" w:eastAsia="en-US"/>
        </w:rPr>
        <w:t xml:space="preserve"> </w:t>
      </w:r>
      <w:r w:rsidR="007D7420" w:rsidRPr="00843AA5">
        <w:rPr>
          <w:rFonts w:eastAsiaTheme="minorHAnsi"/>
          <w:lang w:val="en-GB" w:eastAsia="en-US"/>
        </w:rPr>
        <w:t xml:space="preserve">boundary is determined once one has selected particular states, </w:t>
      </w:r>
      <w:r w:rsidR="0002537F" w:rsidRPr="00843AA5">
        <w:rPr>
          <w:rFonts w:eastAsiaTheme="minorHAnsi"/>
          <w:lang w:val="en-GB" w:eastAsia="en-US"/>
        </w:rPr>
        <w:t xml:space="preserve">rewards </w:t>
      </w:r>
      <w:r w:rsidR="0002537F">
        <w:rPr>
          <w:rFonts w:eastAsiaTheme="minorHAnsi"/>
          <w:lang w:val="en-GB" w:eastAsia="en-US"/>
        </w:rPr>
        <w:t xml:space="preserve">and </w:t>
      </w:r>
      <w:r w:rsidR="007D7420" w:rsidRPr="00843AA5">
        <w:rPr>
          <w:rFonts w:eastAsiaTheme="minorHAnsi"/>
          <w:lang w:val="en-GB" w:eastAsia="en-US"/>
        </w:rPr>
        <w:t xml:space="preserve">actions, and </w:t>
      </w:r>
      <w:r w:rsidR="0053001B">
        <w:rPr>
          <w:rFonts w:eastAsiaTheme="minorHAnsi"/>
          <w:lang w:val="en-GB" w:eastAsia="en-US"/>
        </w:rPr>
        <w:t xml:space="preserve">hence </w:t>
      </w:r>
      <w:r w:rsidR="007D7420" w:rsidRPr="00843AA5">
        <w:rPr>
          <w:rFonts w:eastAsiaTheme="minorHAnsi"/>
          <w:lang w:val="en-GB" w:eastAsia="en-US"/>
        </w:rPr>
        <w:t>identi</w:t>
      </w:r>
      <w:r w:rsidR="00C356E4">
        <w:rPr>
          <w:rFonts w:eastAsiaTheme="minorHAnsi"/>
          <w:lang w:val="en-GB" w:eastAsia="en-US"/>
        </w:rPr>
        <w:t>fi</w:t>
      </w:r>
      <w:r w:rsidR="007D7420" w:rsidRPr="00843AA5">
        <w:rPr>
          <w:rFonts w:eastAsiaTheme="minorHAnsi"/>
          <w:lang w:val="en-GB" w:eastAsia="en-US"/>
        </w:rPr>
        <w:t xml:space="preserve">ed a </w:t>
      </w:r>
      <w:r w:rsidR="00DF3CC8">
        <w:rPr>
          <w:rFonts w:eastAsiaTheme="minorHAnsi"/>
          <w:lang w:val="en-GB" w:eastAsia="en-US"/>
        </w:rPr>
        <w:t>certain</w:t>
      </w:r>
      <w:r w:rsidR="007D7420" w:rsidRPr="00843AA5">
        <w:rPr>
          <w:rFonts w:eastAsiaTheme="minorHAnsi"/>
          <w:lang w:val="en-GB" w:eastAsia="en-US"/>
        </w:rPr>
        <w:t xml:space="preserve"> task of </w:t>
      </w:r>
      <w:r w:rsidR="00A07E25" w:rsidRPr="00843AA5">
        <w:rPr>
          <w:rFonts w:eastAsiaTheme="minorHAnsi"/>
          <w:lang w:val="en-GB" w:eastAsia="en-US"/>
        </w:rPr>
        <w:t>decision-making</w:t>
      </w:r>
      <w:r w:rsidR="007D7420" w:rsidRPr="00843AA5">
        <w:rPr>
          <w:rFonts w:eastAsiaTheme="minorHAnsi"/>
          <w:lang w:val="en-GB" w:eastAsia="en-US"/>
        </w:rPr>
        <w:t>.</w:t>
      </w:r>
      <w:r w:rsidR="00C356E4">
        <w:rPr>
          <w:rFonts w:eastAsiaTheme="minorHAnsi"/>
          <w:lang w:val="en-GB" w:eastAsia="en-US"/>
        </w:rPr>
        <w:t xml:space="preserve"> </w:t>
      </w:r>
      <w:r w:rsidR="007D7420" w:rsidRPr="00843AA5">
        <w:rPr>
          <w:rFonts w:eastAsiaTheme="minorHAnsi"/>
          <w:lang w:val="en-GB" w:eastAsia="en-US"/>
        </w:rPr>
        <w:t>The</w:t>
      </w:r>
      <w:r w:rsidR="00C356E4">
        <w:rPr>
          <w:rFonts w:eastAsiaTheme="minorHAnsi"/>
          <w:lang w:val="en-GB" w:eastAsia="en-US"/>
        </w:rPr>
        <w:t xml:space="preserve"> </w:t>
      </w:r>
      <w:r w:rsidR="00A07E25">
        <w:rPr>
          <w:rFonts w:eastAsiaTheme="minorHAnsi"/>
          <w:lang w:val="en-GB" w:eastAsia="en-US"/>
        </w:rPr>
        <w:t>RL</w:t>
      </w:r>
      <w:r w:rsidR="007D7420" w:rsidRPr="00843AA5">
        <w:rPr>
          <w:rFonts w:eastAsiaTheme="minorHAnsi"/>
          <w:lang w:val="en-GB" w:eastAsia="en-US"/>
        </w:rPr>
        <w:t xml:space="preserve"> framework is </w:t>
      </w:r>
      <w:r w:rsidR="00DD706F">
        <w:rPr>
          <w:rFonts w:eastAsiaTheme="minorHAnsi"/>
          <w:lang w:val="en-GB" w:eastAsia="en-US"/>
        </w:rPr>
        <w:t>the significant</w:t>
      </w:r>
      <w:r w:rsidR="007D7420" w:rsidRPr="00843AA5">
        <w:rPr>
          <w:rFonts w:eastAsiaTheme="minorHAnsi"/>
          <w:lang w:val="en-GB" w:eastAsia="en-US"/>
        </w:rPr>
        <w:t xml:space="preserve"> abstraction of problem </w:t>
      </w:r>
      <w:r w:rsidR="00DD706F">
        <w:rPr>
          <w:rFonts w:eastAsiaTheme="minorHAnsi"/>
          <w:lang w:val="en-GB" w:eastAsia="en-US"/>
        </w:rPr>
        <w:t xml:space="preserve">for </w:t>
      </w:r>
      <w:r w:rsidR="007D7420" w:rsidRPr="00843AA5">
        <w:rPr>
          <w:rFonts w:eastAsiaTheme="minorHAnsi"/>
          <w:lang w:val="en-GB" w:eastAsia="en-US"/>
        </w:rPr>
        <w:t xml:space="preserve">goal-directed learning </w:t>
      </w:r>
      <w:r w:rsidR="007D4702">
        <w:rPr>
          <w:rFonts w:eastAsiaTheme="minorHAnsi"/>
          <w:lang w:val="en-GB" w:eastAsia="en-US"/>
        </w:rPr>
        <w:t xml:space="preserve">by </w:t>
      </w:r>
      <w:r w:rsidR="007D7420" w:rsidRPr="00843AA5">
        <w:rPr>
          <w:rFonts w:eastAsiaTheme="minorHAnsi"/>
          <w:lang w:val="en-GB" w:eastAsia="en-US"/>
        </w:rPr>
        <w:t xml:space="preserve">interaction. It </w:t>
      </w:r>
      <w:r w:rsidR="007D4702">
        <w:rPr>
          <w:rFonts w:eastAsiaTheme="minorHAnsi"/>
          <w:lang w:val="en-GB" w:eastAsia="en-US"/>
        </w:rPr>
        <w:t>may propose</w:t>
      </w:r>
      <w:r w:rsidR="007D7420" w:rsidRPr="00843AA5">
        <w:rPr>
          <w:rFonts w:eastAsiaTheme="minorHAnsi"/>
          <w:lang w:val="en-GB" w:eastAsia="en-US"/>
        </w:rPr>
        <w:t xml:space="preserve"> that whatever</w:t>
      </w:r>
      <w:r w:rsidR="00C356E4">
        <w:rPr>
          <w:rFonts w:eastAsiaTheme="minorHAnsi"/>
          <w:lang w:val="en-GB" w:eastAsia="en-US"/>
        </w:rPr>
        <w:t xml:space="preserve"> </w:t>
      </w:r>
      <w:r w:rsidR="007D7420" w:rsidRPr="00843AA5">
        <w:rPr>
          <w:rFonts w:eastAsiaTheme="minorHAnsi"/>
          <w:lang w:val="en-GB" w:eastAsia="en-US"/>
        </w:rPr>
        <w:t>details of</w:t>
      </w:r>
      <w:r w:rsidR="005A2BF1">
        <w:rPr>
          <w:rFonts w:eastAsiaTheme="minorHAnsi"/>
          <w:lang w:val="en-GB" w:eastAsia="en-US"/>
        </w:rPr>
        <w:t xml:space="preserve"> </w:t>
      </w:r>
      <w:r w:rsidR="007D7420" w:rsidRPr="00843AA5">
        <w:rPr>
          <w:rFonts w:eastAsiaTheme="minorHAnsi"/>
          <w:lang w:val="en-GB" w:eastAsia="en-US"/>
        </w:rPr>
        <w:t xml:space="preserve">memory, </w:t>
      </w:r>
      <w:r w:rsidR="005A2BF1" w:rsidRPr="00843AA5">
        <w:rPr>
          <w:rFonts w:eastAsiaTheme="minorHAnsi"/>
          <w:lang w:val="en-GB" w:eastAsia="en-US"/>
        </w:rPr>
        <w:t xml:space="preserve">sensory </w:t>
      </w:r>
      <w:r w:rsidR="007D7420" w:rsidRPr="00843AA5">
        <w:rPr>
          <w:rFonts w:eastAsiaTheme="minorHAnsi"/>
          <w:lang w:val="en-GB" w:eastAsia="en-US"/>
        </w:rPr>
        <w:t>and control apparatus, whatever objective</w:t>
      </w:r>
      <w:r w:rsidR="00C356E4">
        <w:rPr>
          <w:rFonts w:eastAsiaTheme="minorHAnsi"/>
          <w:lang w:val="en-GB" w:eastAsia="en-US"/>
        </w:rPr>
        <w:t xml:space="preserve"> </w:t>
      </w:r>
      <w:r w:rsidR="00B04809">
        <w:rPr>
          <w:rFonts w:eastAsiaTheme="minorHAnsi"/>
          <w:lang w:val="en-GB" w:eastAsia="en-US"/>
        </w:rPr>
        <w:t>is perceived</w:t>
      </w:r>
      <w:r w:rsidR="007D7420" w:rsidRPr="00843AA5">
        <w:rPr>
          <w:rFonts w:eastAsiaTheme="minorHAnsi"/>
          <w:lang w:val="en-GB" w:eastAsia="en-US"/>
        </w:rPr>
        <w:t xml:space="preserve">, any </w:t>
      </w:r>
      <w:r w:rsidR="00D005D1">
        <w:rPr>
          <w:rFonts w:eastAsiaTheme="minorHAnsi"/>
          <w:lang w:val="en-GB" w:eastAsia="en-US"/>
        </w:rPr>
        <w:t>type</w:t>
      </w:r>
      <w:r w:rsidR="007D7420" w:rsidRPr="00843AA5">
        <w:rPr>
          <w:rFonts w:eastAsiaTheme="minorHAnsi"/>
          <w:lang w:val="en-GB" w:eastAsia="en-US"/>
        </w:rPr>
        <w:t xml:space="preserve"> of </w:t>
      </w:r>
      <w:r w:rsidR="00D005D1">
        <w:rPr>
          <w:rFonts w:eastAsiaTheme="minorHAnsi"/>
          <w:lang w:val="en-GB" w:eastAsia="en-US"/>
        </w:rPr>
        <w:t xml:space="preserve">a </w:t>
      </w:r>
      <w:r w:rsidR="007D7420" w:rsidRPr="00843AA5">
        <w:rPr>
          <w:rFonts w:eastAsiaTheme="minorHAnsi"/>
          <w:lang w:val="en-GB" w:eastAsia="en-US"/>
        </w:rPr>
        <w:t xml:space="preserve">goal-directed </w:t>
      </w:r>
      <w:r w:rsidR="00D005D1" w:rsidRPr="00843AA5">
        <w:rPr>
          <w:rFonts w:eastAsiaTheme="minorHAnsi"/>
          <w:lang w:val="en-GB" w:eastAsia="en-US"/>
        </w:rPr>
        <w:t xml:space="preserve">learning </w:t>
      </w:r>
      <w:r w:rsidR="00C356E4" w:rsidRPr="00843AA5">
        <w:rPr>
          <w:rFonts w:eastAsiaTheme="minorHAnsi"/>
          <w:lang w:val="en-GB" w:eastAsia="en-US"/>
        </w:rPr>
        <w:t>behaviour</w:t>
      </w:r>
      <w:r w:rsidR="00C356E4">
        <w:rPr>
          <w:rFonts w:eastAsiaTheme="minorHAnsi"/>
          <w:lang w:val="en-GB" w:eastAsia="en-US"/>
        </w:rPr>
        <w:t xml:space="preserve"> </w:t>
      </w:r>
      <w:r w:rsidR="00083D59">
        <w:rPr>
          <w:rFonts w:eastAsiaTheme="minorHAnsi"/>
          <w:lang w:val="en-GB" w:eastAsia="en-US"/>
        </w:rPr>
        <w:t xml:space="preserve">may </w:t>
      </w:r>
      <w:r w:rsidR="007D7420" w:rsidRPr="00843AA5">
        <w:rPr>
          <w:rFonts w:eastAsiaTheme="minorHAnsi"/>
          <w:lang w:val="en-GB" w:eastAsia="en-US"/>
        </w:rPr>
        <w:t xml:space="preserve">be reduced </w:t>
      </w:r>
      <w:r w:rsidR="00867B3B">
        <w:rPr>
          <w:rFonts w:eastAsiaTheme="minorHAnsi"/>
          <w:lang w:val="en-GB" w:eastAsia="en-US"/>
        </w:rPr>
        <w:t>in</w:t>
      </w:r>
      <w:r w:rsidR="007D7420" w:rsidRPr="00843AA5">
        <w:rPr>
          <w:rFonts w:eastAsiaTheme="minorHAnsi"/>
          <w:lang w:val="en-GB" w:eastAsia="en-US"/>
        </w:rPr>
        <w:t xml:space="preserve">to three signals </w:t>
      </w:r>
      <w:r w:rsidR="00E844D8">
        <w:rPr>
          <w:rFonts w:eastAsiaTheme="minorHAnsi"/>
          <w:lang w:val="en-GB" w:eastAsia="en-US"/>
        </w:rPr>
        <w:t xml:space="preserve">which are </w:t>
      </w:r>
      <w:r w:rsidR="007D7420" w:rsidRPr="00843AA5">
        <w:rPr>
          <w:rFonts w:eastAsiaTheme="minorHAnsi"/>
          <w:lang w:val="en-GB" w:eastAsia="en-US"/>
        </w:rPr>
        <w:t>passing back and forth</w:t>
      </w:r>
      <w:r w:rsidR="006B3F53">
        <w:rPr>
          <w:rFonts w:eastAsiaTheme="minorHAnsi"/>
          <w:lang w:val="en-GB" w:eastAsia="en-US"/>
        </w:rPr>
        <w:t xml:space="preserve"> from the agent to the environment</w:t>
      </w:r>
      <w:r w:rsidR="007D7420" w:rsidRPr="00843AA5">
        <w:rPr>
          <w:rFonts w:eastAsiaTheme="minorHAnsi"/>
          <w:lang w:val="en-GB" w:eastAsia="en-US"/>
        </w:rPr>
        <w:t xml:space="preserve">: one signal </w:t>
      </w:r>
      <w:r w:rsidR="008718EC">
        <w:rPr>
          <w:rFonts w:eastAsiaTheme="minorHAnsi"/>
          <w:lang w:val="en-GB" w:eastAsia="en-US"/>
        </w:rPr>
        <w:t>represents</w:t>
      </w:r>
      <w:r w:rsidR="007D7420" w:rsidRPr="00843AA5">
        <w:rPr>
          <w:rFonts w:eastAsiaTheme="minorHAnsi"/>
          <w:lang w:val="en-GB" w:eastAsia="en-US"/>
        </w:rPr>
        <w:t xml:space="preserve"> choices </w:t>
      </w:r>
      <w:r w:rsidR="008718EC">
        <w:rPr>
          <w:rFonts w:eastAsiaTheme="minorHAnsi"/>
          <w:lang w:val="en-GB" w:eastAsia="en-US"/>
        </w:rPr>
        <w:t xml:space="preserve">which are </w:t>
      </w:r>
      <w:r w:rsidR="007D7420" w:rsidRPr="00843AA5">
        <w:rPr>
          <w:rFonts w:eastAsiaTheme="minorHAnsi"/>
          <w:lang w:val="en-GB" w:eastAsia="en-US"/>
        </w:rPr>
        <w:t>made by agent (</w:t>
      </w:r>
      <w:r w:rsidR="00B24329">
        <w:rPr>
          <w:rFonts w:eastAsiaTheme="minorHAnsi"/>
          <w:lang w:val="en-GB" w:eastAsia="en-US"/>
        </w:rPr>
        <w:t xml:space="preserve">so-called </w:t>
      </w:r>
      <w:r w:rsidR="007D7420" w:rsidRPr="00843AA5">
        <w:rPr>
          <w:rFonts w:eastAsiaTheme="minorHAnsi"/>
          <w:lang w:val="en-GB" w:eastAsia="en-US"/>
        </w:rPr>
        <w:t xml:space="preserve">actions), one signal </w:t>
      </w:r>
      <w:r w:rsidR="00CC5381">
        <w:rPr>
          <w:rFonts w:eastAsiaTheme="minorHAnsi"/>
          <w:lang w:val="en-GB" w:eastAsia="en-US"/>
        </w:rPr>
        <w:t xml:space="preserve">representing </w:t>
      </w:r>
      <w:r w:rsidR="007D7420" w:rsidRPr="00843AA5">
        <w:rPr>
          <w:rFonts w:eastAsiaTheme="minorHAnsi"/>
          <w:lang w:val="en-GB" w:eastAsia="en-US"/>
        </w:rPr>
        <w:t>basis on the choices made (the</w:t>
      </w:r>
      <w:r w:rsidR="007F5788">
        <w:rPr>
          <w:rFonts w:eastAsiaTheme="minorHAnsi"/>
          <w:lang w:val="en-GB" w:eastAsia="en-US"/>
        </w:rPr>
        <w:t xml:space="preserve"> so-called </w:t>
      </w:r>
      <w:r w:rsidR="007D7420" w:rsidRPr="00843AA5">
        <w:rPr>
          <w:rFonts w:eastAsiaTheme="minorHAnsi"/>
          <w:lang w:val="en-GB" w:eastAsia="en-US"/>
        </w:rPr>
        <w:t xml:space="preserve">states), one signal </w:t>
      </w:r>
      <w:r w:rsidR="007F5788">
        <w:rPr>
          <w:rFonts w:eastAsiaTheme="minorHAnsi"/>
          <w:lang w:val="en-GB" w:eastAsia="en-US"/>
        </w:rPr>
        <w:t xml:space="preserve">defining </w:t>
      </w:r>
      <w:r w:rsidR="007D7420" w:rsidRPr="00843AA5">
        <w:rPr>
          <w:rFonts w:eastAsiaTheme="minorHAnsi"/>
          <w:lang w:val="en-GB" w:eastAsia="en-US"/>
        </w:rPr>
        <w:t>the agent's goal (</w:t>
      </w:r>
      <w:r w:rsidR="002F44BD">
        <w:rPr>
          <w:rFonts w:eastAsiaTheme="minorHAnsi"/>
          <w:lang w:val="en-GB" w:eastAsia="en-US"/>
        </w:rPr>
        <w:t xml:space="preserve">so-called </w:t>
      </w:r>
      <w:r w:rsidR="007D7420" w:rsidRPr="00843AA5">
        <w:rPr>
          <w:rFonts w:eastAsiaTheme="minorHAnsi"/>
          <w:lang w:val="en-GB" w:eastAsia="en-US"/>
        </w:rPr>
        <w:t xml:space="preserve">rewards). </w:t>
      </w:r>
      <w:r w:rsidR="00ED4584">
        <w:rPr>
          <w:rFonts w:eastAsiaTheme="minorHAnsi"/>
          <w:lang w:val="en-GB" w:eastAsia="en-US"/>
        </w:rPr>
        <w:t>Such</w:t>
      </w:r>
      <w:r w:rsidR="007D7420" w:rsidRPr="00843AA5">
        <w:rPr>
          <w:rFonts w:eastAsiaTheme="minorHAnsi"/>
          <w:lang w:val="en-GB" w:eastAsia="en-US"/>
        </w:rPr>
        <w:t xml:space="preserve"> framework</w:t>
      </w:r>
      <w:r w:rsidR="00C9677F">
        <w:rPr>
          <w:rFonts w:eastAsiaTheme="minorHAnsi"/>
          <w:lang w:val="en-GB" w:eastAsia="en-US"/>
        </w:rPr>
        <w:t xml:space="preserve"> </w:t>
      </w:r>
      <w:r w:rsidR="006A3F88">
        <w:rPr>
          <w:rFonts w:eastAsiaTheme="minorHAnsi"/>
          <w:lang w:val="en-GB" w:eastAsia="en-US"/>
        </w:rPr>
        <w:t>ca</w:t>
      </w:r>
      <w:r w:rsidR="007D7420" w:rsidRPr="00843AA5">
        <w:rPr>
          <w:rFonts w:eastAsiaTheme="minorHAnsi"/>
          <w:lang w:val="en-GB" w:eastAsia="en-US"/>
        </w:rPr>
        <w:t>n</w:t>
      </w:r>
      <w:r w:rsidR="006A3F88">
        <w:rPr>
          <w:rFonts w:eastAsiaTheme="minorHAnsi"/>
          <w:lang w:val="en-GB" w:eastAsia="en-US"/>
        </w:rPr>
        <w:t>’</w:t>
      </w:r>
      <w:r w:rsidR="007D7420" w:rsidRPr="00843AA5">
        <w:rPr>
          <w:rFonts w:eastAsiaTheme="minorHAnsi"/>
          <w:lang w:val="en-GB" w:eastAsia="en-US"/>
        </w:rPr>
        <w:t>t be su</w:t>
      </w:r>
      <w:r w:rsidR="00C9677F">
        <w:rPr>
          <w:rFonts w:eastAsiaTheme="minorHAnsi"/>
          <w:lang w:val="en-GB" w:eastAsia="en-US"/>
        </w:rPr>
        <w:t>ffi</w:t>
      </w:r>
      <w:r w:rsidR="007D7420" w:rsidRPr="00843AA5">
        <w:rPr>
          <w:rFonts w:eastAsiaTheme="minorHAnsi"/>
          <w:lang w:val="en-GB" w:eastAsia="en-US"/>
        </w:rPr>
        <w:t xml:space="preserve">cient </w:t>
      </w:r>
      <w:r w:rsidR="006A3F88">
        <w:rPr>
          <w:rFonts w:eastAsiaTheme="minorHAnsi"/>
          <w:lang w:val="en-GB" w:eastAsia="en-US"/>
        </w:rPr>
        <w:t xml:space="preserve">enough </w:t>
      </w:r>
      <w:r w:rsidR="007D7420" w:rsidRPr="00843AA5">
        <w:rPr>
          <w:rFonts w:eastAsiaTheme="minorHAnsi"/>
          <w:lang w:val="en-GB" w:eastAsia="en-US"/>
        </w:rPr>
        <w:t xml:space="preserve">to present all decision-learning </w:t>
      </w:r>
      <w:r w:rsidR="006A3F88">
        <w:rPr>
          <w:rFonts w:eastAsiaTheme="minorHAnsi"/>
          <w:lang w:val="en-GB" w:eastAsia="en-US"/>
        </w:rPr>
        <w:t xml:space="preserve">issues </w:t>
      </w:r>
      <w:r w:rsidR="007D7420" w:rsidRPr="00843AA5">
        <w:rPr>
          <w:rFonts w:eastAsiaTheme="minorHAnsi"/>
          <w:lang w:val="en-GB" w:eastAsia="en-US"/>
        </w:rPr>
        <w:t>usefully,</w:t>
      </w:r>
      <w:r w:rsidR="00C9677F">
        <w:rPr>
          <w:rFonts w:eastAsiaTheme="minorHAnsi"/>
          <w:lang w:val="en-GB" w:eastAsia="en-US"/>
        </w:rPr>
        <w:t xml:space="preserve"> </w:t>
      </w:r>
      <w:r w:rsidR="007D7420" w:rsidRPr="00843AA5">
        <w:rPr>
          <w:rFonts w:eastAsiaTheme="minorHAnsi"/>
          <w:lang w:val="en-GB" w:eastAsia="en-US"/>
        </w:rPr>
        <w:t>but it has prove</w:t>
      </w:r>
      <w:r w:rsidR="006A3F88">
        <w:rPr>
          <w:rFonts w:eastAsiaTheme="minorHAnsi"/>
          <w:lang w:val="en-GB" w:eastAsia="en-US"/>
        </w:rPr>
        <w:t>n</w:t>
      </w:r>
      <w:r w:rsidR="007D7420" w:rsidRPr="00843AA5">
        <w:rPr>
          <w:rFonts w:eastAsiaTheme="minorHAnsi"/>
          <w:lang w:val="en-GB" w:eastAsia="en-US"/>
        </w:rPr>
        <w:t xml:space="preserve"> to be </w:t>
      </w:r>
      <w:r w:rsidR="006A3F88" w:rsidRPr="00843AA5">
        <w:rPr>
          <w:rFonts w:eastAsiaTheme="minorHAnsi"/>
          <w:lang w:val="en-GB" w:eastAsia="en-US"/>
        </w:rPr>
        <w:t xml:space="preserve">useful and applicable </w:t>
      </w:r>
      <w:r w:rsidR="007D7420" w:rsidRPr="00843AA5">
        <w:rPr>
          <w:rFonts w:eastAsiaTheme="minorHAnsi"/>
          <w:lang w:val="en-GB" w:eastAsia="en-US"/>
        </w:rPr>
        <w:t>widely.</w:t>
      </w:r>
      <w:r w:rsidR="00C9677F">
        <w:rPr>
          <w:rFonts w:eastAsiaTheme="minorHAnsi"/>
          <w:lang w:val="en-GB" w:eastAsia="en-US"/>
        </w:rPr>
        <w:t xml:space="preserve"> </w:t>
      </w:r>
      <w:r w:rsidR="00FB412E">
        <w:rPr>
          <w:rFonts w:eastAsiaTheme="minorHAnsi"/>
          <w:lang w:val="en-GB" w:eastAsia="en-US"/>
        </w:rPr>
        <w:t>For sure</w:t>
      </w:r>
      <w:r w:rsidR="007D7420" w:rsidRPr="00843AA5">
        <w:rPr>
          <w:rFonts w:eastAsiaTheme="minorHAnsi"/>
          <w:lang w:val="en-GB" w:eastAsia="en-US"/>
        </w:rPr>
        <w:t xml:space="preserve">, </w:t>
      </w:r>
      <w:r w:rsidR="00FB412E">
        <w:rPr>
          <w:rFonts w:eastAsiaTheme="minorHAnsi"/>
          <w:lang w:val="en-GB" w:eastAsia="en-US"/>
        </w:rPr>
        <w:t xml:space="preserve">some </w:t>
      </w:r>
      <w:r w:rsidR="007D7420" w:rsidRPr="00843AA5">
        <w:rPr>
          <w:rFonts w:eastAsiaTheme="minorHAnsi"/>
          <w:lang w:val="en-GB" w:eastAsia="en-US"/>
        </w:rPr>
        <w:t>particular actions</w:t>
      </w:r>
      <w:r w:rsidR="00FB412E">
        <w:rPr>
          <w:rFonts w:eastAsiaTheme="minorHAnsi"/>
          <w:lang w:val="en-GB" w:eastAsia="en-US"/>
        </w:rPr>
        <w:t xml:space="preserve"> and </w:t>
      </w:r>
      <w:r w:rsidR="00FB412E" w:rsidRPr="00843AA5">
        <w:rPr>
          <w:rFonts w:eastAsiaTheme="minorHAnsi"/>
          <w:lang w:val="en-GB" w:eastAsia="en-US"/>
        </w:rPr>
        <w:t>states</w:t>
      </w:r>
      <w:r w:rsidR="00FB412E">
        <w:rPr>
          <w:rFonts w:eastAsiaTheme="minorHAnsi"/>
          <w:lang w:val="en-GB" w:eastAsia="en-US"/>
        </w:rPr>
        <w:t xml:space="preserve"> may</w:t>
      </w:r>
      <w:r w:rsidR="007D7420" w:rsidRPr="00843AA5">
        <w:rPr>
          <w:rFonts w:eastAsiaTheme="minorHAnsi"/>
          <w:lang w:val="en-GB" w:eastAsia="en-US"/>
        </w:rPr>
        <w:t xml:space="preserve"> vary </w:t>
      </w:r>
      <w:r w:rsidR="00C1104E">
        <w:rPr>
          <w:rFonts w:eastAsiaTheme="minorHAnsi"/>
          <w:lang w:val="en-GB" w:eastAsia="en-US"/>
        </w:rPr>
        <w:t>significantly</w:t>
      </w:r>
      <w:r w:rsidR="007D7420" w:rsidRPr="00843AA5">
        <w:rPr>
          <w:rFonts w:eastAsiaTheme="minorHAnsi"/>
          <w:lang w:val="en-GB" w:eastAsia="en-US"/>
        </w:rPr>
        <w:t xml:space="preserve"> from </w:t>
      </w:r>
      <w:r w:rsidR="00425E5B">
        <w:rPr>
          <w:rFonts w:eastAsiaTheme="minorHAnsi"/>
          <w:lang w:val="en-GB" w:eastAsia="en-US"/>
        </w:rPr>
        <w:t>one task to another</w:t>
      </w:r>
      <w:r w:rsidR="007D7420" w:rsidRPr="00843AA5">
        <w:rPr>
          <w:rFonts w:eastAsiaTheme="minorHAnsi"/>
          <w:lang w:val="en-GB" w:eastAsia="en-US"/>
        </w:rPr>
        <w:t>,</w:t>
      </w:r>
      <w:r w:rsidR="00077589">
        <w:rPr>
          <w:rFonts w:eastAsiaTheme="minorHAnsi"/>
          <w:lang w:val="en-GB" w:eastAsia="en-US"/>
        </w:rPr>
        <w:t xml:space="preserve"> </w:t>
      </w:r>
      <w:r w:rsidR="007D7420" w:rsidRPr="00843AA5">
        <w:rPr>
          <w:rFonts w:eastAsiaTheme="minorHAnsi"/>
          <w:lang w:val="en-GB" w:eastAsia="en-US"/>
        </w:rPr>
        <w:t xml:space="preserve">how they represented </w:t>
      </w:r>
      <w:r w:rsidR="000E7511">
        <w:rPr>
          <w:rFonts w:eastAsiaTheme="minorHAnsi"/>
          <w:lang w:val="en-GB" w:eastAsia="en-US"/>
        </w:rPr>
        <w:t>may</w:t>
      </w:r>
      <w:r w:rsidR="007D7420" w:rsidRPr="00843AA5">
        <w:rPr>
          <w:rFonts w:eastAsiaTheme="minorHAnsi"/>
          <w:lang w:val="en-GB" w:eastAsia="en-US"/>
        </w:rPr>
        <w:t xml:space="preserve"> strongly a</w:t>
      </w:r>
      <w:r w:rsidR="00077589">
        <w:rPr>
          <w:rFonts w:eastAsiaTheme="minorHAnsi"/>
          <w:lang w:val="en-GB" w:eastAsia="en-US"/>
        </w:rPr>
        <w:t>ff</w:t>
      </w:r>
      <w:r w:rsidR="007D7420" w:rsidRPr="00843AA5">
        <w:rPr>
          <w:rFonts w:eastAsiaTheme="minorHAnsi"/>
          <w:lang w:val="en-GB" w:eastAsia="en-US"/>
        </w:rPr>
        <w:t xml:space="preserve">ect </w:t>
      </w:r>
      <w:r w:rsidR="00C57851">
        <w:rPr>
          <w:rFonts w:eastAsiaTheme="minorHAnsi"/>
          <w:lang w:val="en-GB" w:eastAsia="en-US"/>
        </w:rPr>
        <w:t xml:space="preserve">the </w:t>
      </w:r>
      <w:r w:rsidR="007D7420" w:rsidRPr="00843AA5">
        <w:rPr>
          <w:rFonts w:eastAsiaTheme="minorHAnsi"/>
          <w:lang w:val="en-GB" w:eastAsia="en-US"/>
        </w:rPr>
        <w:t xml:space="preserve">performance. In </w:t>
      </w:r>
      <w:r w:rsidR="002C3E62">
        <w:rPr>
          <w:rFonts w:eastAsiaTheme="minorHAnsi"/>
          <w:lang w:val="en-GB" w:eastAsia="en-US"/>
        </w:rPr>
        <w:t>RL</w:t>
      </w:r>
      <w:r w:rsidR="007C0C65">
        <w:rPr>
          <w:rFonts w:eastAsiaTheme="minorHAnsi"/>
          <w:lang w:val="en-GB" w:eastAsia="en-US"/>
        </w:rPr>
        <w:t xml:space="preserve"> like</w:t>
      </w:r>
      <w:r w:rsidR="007D7420" w:rsidRPr="00843AA5">
        <w:rPr>
          <w:rFonts w:eastAsiaTheme="minorHAnsi"/>
          <w:lang w:val="en-GB" w:eastAsia="en-US"/>
        </w:rPr>
        <w:t xml:space="preserve"> in </w:t>
      </w:r>
      <w:r w:rsidR="007C0C65">
        <w:rPr>
          <w:rFonts w:eastAsiaTheme="minorHAnsi"/>
          <w:lang w:val="en-GB" w:eastAsia="en-US"/>
        </w:rPr>
        <w:t xml:space="preserve">the </w:t>
      </w:r>
      <w:r w:rsidR="007D7420" w:rsidRPr="00843AA5">
        <w:rPr>
          <w:rFonts w:eastAsiaTheme="minorHAnsi"/>
          <w:lang w:val="en-GB" w:eastAsia="en-US"/>
        </w:rPr>
        <w:t xml:space="preserve">other </w:t>
      </w:r>
      <w:r w:rsidR="00814BD0">
        <w:rPr>
          <w:rFonts w:eastAsiaTheme="minorHAnsi"/>
          <w:lang w:val="en-GB" w:eastAsia="en-US"/>
        </w:rPr>
        <w:t xml:space="preserve">type </w:t>
      </w:r>
      <w:r w:rsidR="007D7420" w:rsidRPr="00843AA5">
        <w:rPr>
          <w:rFonts w:eastAsiaTheme="minorHAnsi"/>
          <w:lang w:val="en-GB" w:eastAsia="en-US"/>
        </w:rPr>
        <w:t xml:space="preserve">of learning, </w:t>
      </w:r>
      <w:r w:rsidR="004B2D6C">
        <w:rPr>
          <w:rFonts w:eastAsiaTheme="minorHAnsi"/>
          <w:lang w:val="en-GB" w:eastAsia="en-US"/>
        </w:rPr>
        <w:t xml:space="preserve">this </w:t>
      </w:r>
      <w:r w:rsidR="007D7420" w:rsidRPr="00843AA5">
        <w:rPr>
          <w:rFonts w:eastAsiaTheme="minorHAnsi"/>
          <w:lang w:val="en-GB" w:eastAsia="en-US"/>
        </w:rPr>
        <w:t>representational choices are present</w:t>
      </w:r>
      <w:r w:rsidR="004B2D6C">
        <w:rPr>
          <w:rFonts w:eastAsiaTheme="minorHAnsi"/>
          <w:lang w:val="en-GB" w:eastAsia="en-US"/>
        </w:rPr>
        <w:t>ing</w:t>
      </w:r>
      <w:r w:rsidR="007D7420" w:rsidRPr="00843AA5">
        <w:rPr>
          <w:rFonts w:eastAsiaTheme="minorHAnsi"/>
          <w:lang w:val="en-GB" w:eastAsia="en-US"/>
        </w:rPr>
        <w:t xml:space="preserve"> more </w:t>
      </w:r>
      <w:r w:rsidR="004B2D6C">
        <w:rPr>
          <w:rFonts w:eastAsiaTheme="minorHAnsi"/>
          <w:lang w:val="en-GB" w:eastAsia="en-US"/>
        </w:rPr>
        <w:t xml:space="preserve">the </w:t>
      </w:r>
      <w:r w:rsidR="007D7420" w:rsidRPr="00843AA5">
        <w:rPr>
          <w:rFonts w:eastAsiaTheme="minorHAnsi"/>
          <w:lang w:val="en-GB" w:eastAsia="en-US"/>
        </w:rPr>
        <w:t xml:space="preserve">art than </w:t>
      </w:r>
      <w:r w:rsidR="004B2D6C">
        <w:rPr>
          <w:rFonts w:eastAsiaTheme="minorHAnsi"/>
          <w:lang w:val="en-GB" w:eastAsia="en-US"/>
        </w:rPr>
        <w:t xml:space="preserve">the </w:t>
      </w:r>
      <w:r w:rsidR="007D7420" w:rsidRPr="00843AA5">
        <w:rPr>
          <w:rFonts w:eastAsiaTheme="minorHAnsi"/>
          <w:lang w:val="en-GB" w:eastAsia="en-US"/>
        </w:rPr>
        <w:t>science</w:t>
      </w:r>
      <w:r w:rsidR="00244958">
        <w:rPr>
          <w:rFonts w:eastAsiaTheme="minorHAnsi"/>
          <w:lang w:val="en-GB" w:eastAsia="en-US"/>
        </w:rPr>
        <w:t>.</w:t>
      </w:r>
    </w:p>
    <w:p w14:paraId="41235270" w14:textId="77777777" w:rsidR="007A4B5E" w:rsidRDefault="007A4B5E" w:rsidP="00082F3D">
      <w:pPr>
        <w:autoSpaceDE w:val="0"/>
        <w:autoSpaceDN w:val="0"/>
        <w:adjustRightInd w:val="0"/>
        <w:spacing w:line="360" w:lineRule="auto"/>
        <w:jc w:val="both"/>
        <w:rPr>
          <w:rFonts w:eastAsiaTheme="minorHAnsi"/>
          <w:b/>
          <w:bCs/>
          <w:lang w:val="en-GB" w:eastAsia="en-US"/>
        </w:rPr>
      </w:pPr>
    </w:p>
    <w:p w14:paraId="7C326C9F" w14:textId="645FF2D4" w:rsidR="00867CD6" w:rsidRDefault="00C86604"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2.5   </w:t>
      </w:r>
      <w:r w:rsidR="006B5EA5">
        <w:rPr>
          <w:rFonts w:eastAsiaTheme="minorHAnsi"/>
          <w:b/>
          <w:bCs/>
          <w:lang w:val="en-GB" w:eastAsia="en-US"/>
        </w:rPr>
        <w:t>Rewards and Goals</w:t>
      </w:r>
    </w:p>
    <w:p w14:paraId="2569008B" w14:textId="77777777" w:rsidR="00C764DA" w:rsidRPr="00270F4D" w:rsidRDefault="00C764DA" w:rsidP="00082F3D">
      <w:pPr>
        <w:autoSpaceDE w:val="0"/>
        <w:autoSpaceDN w:val="0"/>
        <w:adjustRightInd w:val="0"/>
        <w:spacing w:line="360" w:lineRule="auto"/>
        <w:jc w:val="both"/>
        <w:rPr>
          <w:rFonts w:eastAsiaTheme="minorHAnsi"/>
          <w:b/>
          <w:bCs/>
          <w:lang w:val="en-GB" w:eastAsia="en-US"/>
        </w:rPr>
      </w:pPr>
    </w:p>
    <w:p w14:paraId="174A3FCE" w14:textId="008E978B" w:rsidR="008D3B5E"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In </w:t>
      </w:r>
      <w:r w:rsidR="0003646C">
        <w:rPr>
          <w:rFonts w:eastAsiaTheme="minorHAnsi"/>
          <w:lang w:val="en-GB" w:eastAsia="en-US"/>
        </w:rPr>
        <w:t>RL</w:t>
      </w:r>
      <w:r w:rsidRPr="00843AA5">
        <w:rPr>
          <w:rFonts w:eastAsiaTheme="minorHAnsi"/>
          <w:lang w:val="en-GB" w:eastAsia="en-US"/>
        </w:rPr>
        <w:t xml:space="preserve">, the </w:t>
      </w:r>
      <w:r w:rsidR="0003646C" w:rsidRPr="00843AA5">
        <w:rPr>
          <w:rFonts w:eastAsiaTheme="minorHAnsi"/>
          <w:lang w:val="en-GB" w:eastAsia="en-US"/>
        </w:rPr>
        <w:t xml:space="preserve">goal </w:t>
      </w:r>
      <w:r w:rsidR="0003646C">
        <w:rPr>
          <w:rFonts w:eastAsiaTheme="minorHAnsi"/>
          <w:lang w:val="en-GB" w:eastAsia="en-US"/>
        </w:rPr>
        <w:t xml:space="preserve">or the </w:t>
      </w:r>
      <w:r w:rsidRPr="00843AA5">
        <w:rPr>
          <w:rFonts w:eastAsiaTheme="minorHAnsi"/>
          <w:lang w:val="en-GB" w:eastAsia="en-US"/>
        </w:rPr>
        <w:t xml:space="preserve">purpose of agent is </w:t>
      </w:r>
      <w:r w:rsidR="00D95D48">
        <w:rPr>
          <w:rFonts w:eastAsiaTheme="minorHAnsi"/>
          <w:lang w:val="en-GB" w:eastAsia="en-US"/>
        </w:rPr>
        <w:t>described</w:t>
      </w:r>
      <w:r w:rsidRPr="00843AA5">
        <w:rPr>
          <w:rFonts w:eastAsiaTheme="minorHAnsi"/>
          <w:lang w:val="en-GB" w:eastAsia="en-US"/>
        </w:rPr>
        <w:t xml:space="preserve"> in</w:t>
      </w:r>
      <w:r w:rsidR="00CE38A9">
        <w:rPr>
          <w:rFonts w:eastAsiaTheme="minorHAnsi"/>
          <w:lang w:val="en-GB" w:eastAsia="en-US"/>
        </w:rPr>
        <w:t xml:space="preserve"> </w:t>
      </w:r>
      <w:r w:rsidRPr="00843AA5">
        <w:rPr>
          <w:rFonts w:eastAsiaTheme="minorHAnsi"/>
          <w:lang w:val="en-GB" w:eastAsia="en-US"/>
        </w:rPr>
        <w:t xml:space="preserve">terms of special </w:t>
      </w:r>
      <w:r w:rsidR="00A8146B">
        <w:rPr>
          <w:rFonts w:eastAsiaTheme="minorHAnsi"/>
          <w:lang w:val="en-GB" w:eastAsia="en-US"/>
        </w:rPr>
        <w:t xml:space="preserve">signal of reward which is passed </w:t>
      </w:r>
      <w:r w:rsidRPr="00843AA5">
        <w:rPr>
          <w:rFonts w:eastAsiaTheme="minorHAnsi"/>
          <w:lang w:val="en-GB" w:eastAsia="en-US"/>
        </w:rPr>
        <w:t>from environment to agent.</w:t>
      </w:r>
      <w:r w:rsidR="00CE38A9">
        <w:rPr>
          <w:rFonts w:eastAsiaTheme="minorHAnsi"/>
          <w:lang w:val="en-GB" w:eastAsia="en-US"/>
        </w:rPr>
        <w:t xml:space="preserve"> </w:t>
      </w:r>
      <w:r w:rsidR="00082430">
        <w:rPr>
          <w:rFonts w:eastAsiaTheme="minorHAnsi"/>
          <w:lang w:val="en-GB" w:eastAsia="en-US"/>
        </w:rPr>
        <w:t xml:space="preserve">With </w:t>
      </w:r>
      <w:r w:rsidRPr="00843AA5">
        <w:rPr>
          <w:rFonts w:eastAsiaTheme="minorHAnsi"/>
          <w:lang w:val="en-GB" w:eastAsia="en-US"/>
        </w:rPr>
        <w:t xml:space="preserve">each time step, </w:t>
      </w:r>
      <w:r w:rsidR="009C5B56">
        <w:rPr>
          <w:rFonts w:eastAsiaTheme="minorHAnsi"/>
          <w:lang w:val="en-GB" w:eastAsia="en-US"/>
        </w:rPr>
        <w:t xml:space="preserve">the </w:t>
      </w:r>
      <w:r w:rsidRPr="00843AA5">
        <w:rPr>
          <w:rFonts w:eastAsiaTheme="minorHAnsi"/>
          <w:lang w:val="en-GB" w:eastAsia="en-US"/>
        </w:rPr>
        <w:t xml:space="preserve">reward is simple number,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m:t>
            </m:r>
          </m:sub>
        </m:sSub>
        <m:r>
          <m:rPr>
            <m:scr m:val="double-struck"/>
          </m:rPr>
          <w:rPr>
            <w:rFonts w:ascii="Cambria Math" w:eastAsiaTheme="minorHAnsi" w:hAnsi="Cambria Math"/>
            <w:lang w:val="en-GB" w:eastAsia="en-US"/>
          </w:rPr>
          <m:t>∈R</m:t>
        </m:r>
      </m:oMath>
      <w:r w:rsidRPr="00843AA5">
        <w:rPr>
          <w:rFonts w:eastAsiaTheme="minorHAnsi"/>
          <w:lang w:val="en-GB" w:eastAsia="en-US"/>
        </w:rPr>
        <w:t xml:space="preserve">. </w:t>
      </w:r>
      <w:r w:rsidR="00CA1FE1">
        <w:rPr>
          <w:rFonts w:eastAsiaTheme="minorHAnsi"/>
          <w:lang w:val="en-GB" w:eastAsia="en-US"/>
        </w:rPr>
        <w:t>F</w:t>
      </w:r>
      <w:r w:rsidRPr="00843AA5">
        <w:rPr>
          <w:rFonts w:eastAsiaTheme="minorHAnsi"/>
          <w:lang w:val="en-GB" w:eastAsia="en-US"/>
        </w:rPr>
        <w:t xml:space="preserve">ormally, agent's goal is </w:t>
      </w:r>
      <w:r w:rsidR="00E46C79">
        <w:rPr>
          <w:rFonts w:eastAsiaTheme="minorHAnsi"/>
          <w:lang w:val="en-GB" w:eastAsia="en-US"/>
        </w:rPr>
        <w:t xml:space="preserve">maximizing </w:t>
      </w:r>
      <w:r w:rsidRPr="00843AA5">
        <w:rPr>
          <w:rFonts w:eastAsiaTheme="minorHAnsi"/>
          <w:lang w:val="en-GB" w:eastAsia="en-US"/>
        </w:rPr>
        <w:t xml:space="preserve">the total </w:t>
      </w:r>
      <w:r w:rsidR="00E46C79">
        <w:rPr>
          <w:rFonts w:eastAsiaTheme="minorHAnsi"/>
          <w:lang w:val="en-GB" w:eastAsia="en-US"/>
        </w:rPr>
        <w:t xml:space="preserve">number </w:t>
      </w:r>
      <w:r w:rsidRPr="00843AA5">
        <w:rPr>
          <w:rFonts w:eastAsiaTheme="minorHAnsi"/>
          <w:lang w:val="en-GB" w:eastAsia="en-US"/>
        </w:rPr>
        <w:t>of reward</w:t>
      </w:r>
      <w:r w:rsidR="002F6373">
        <w:rPr>
          <w:rFonts w:eastAsiaTheme="minorHAnsi"/>
          <w:lang w:val="en-GB" w:eastAsia="en-US"/>
        </w:rPr>
        <w:t>s</w:t>
      </w:r>
      <w:r w:rsidRPr="00843AA5">
        <w:rPr>
          <w:rFonts w:eastAsiaTheme="minorHAnsi"/>
          <w:lang w:val="en-GB" w:eastAsia="en-US"/>
        </w:rPr>
        <w:t xml:space="preserve"> it </w:t>
      </w:r>
      <w:r w:rsidR="00E46C79">
        <w:rPr>
          <w:rFonts w:eastAsiaTheme="minorHAnsi"/>
          <w:lang w:val="en-GB" w:eastAsia="en-US"/>
        </w:rPr>
        <w:t xml:space="preserve">will </w:t>
      </w:r>
      <w:r w:rsidRPr="00843AA5">
        <w:rPr>
          <w:rFonts w:eastAsiaTheme="minorHAnsi"/>
          <w:lang w:val="en-GB" w:eastAsia="en-US"/>
        </w:rPr>
        <w:t xml:space="preserve">receive. </w:t>
      </w:r>
      <w:r w:rsidR="002F6373">
        <w:rPr>
          <w:rFonts w:eastAsiaTheme="minorHAnsi"/>
          <w:lang w:val="en-GB" w:eastAsia="en-US"/>
        </w:rPr>
        <w:t xml:space="preserve">It </w:t>
      </w:r>
      <w:r w:rsidRPr="00843AA5">
        <w:rPr>
          <w:rFonts w:eastAsiaTheme="minorHAnsi"/>
          <w:lang w:val="en-GB" w:eastAsia="en-US"/>
        </w:rPr>
        <w:t>means</w:t>
      </w:r>
      <w:r w:rsidR="00CE38A9">
        <w:rPr>
          <w:rFonts w:eastAsiaTheme="minorHAnsi"/>
          <w:lang w:val="en-GB" w:eastAsia="en-US"/>
        </w:rPr>
        <w:t xml:space="preserve"> </w:t>
      </w:r>
      <w:r w:rsidR="002D679F">
        <w:rPr>
          <w:rFonts w:eastAsiaTheme="minorHAnsi"/>
          <w:lang w:val="en-GB" w:eastAsia="en-US"/>
        </w:rPr>
        <w:t>to maximize</w:t>
      </w:r>
      <w:r w:rsidRPr="00843AA5">
        <w:rPr>
          <w:rFonts w:eastAsiaTheme="minorHAnsi"/>
          <w:lang w:val="en-GB" w:eastAsia="en-US"/>
        </w:rPr>
        <w:t xml:space="preserve"> not </w:t>
      </w:r>
      <w:r w:rsidR="002D679F">
        <w:rPr>
          <w:rFonts w:eastAsiaTheme="minorHAnsi"/>
          <w:lang w:val="en-GB" w:eastAsia="en-US"/>
        </w:rPr>
        <w:t xml:space="preserve">the </w:t>
      </w:r>
      <w:r w:rsidRPr="00843AA5">
        <w:rPr>
          <w:rFonts w:eastAsiaTheme="minorHAnsi"/>
          <w:lang w:val="en-GB" w:eastAsia="en-US"/>
        </w:rPr>
        <w:t xml:space="preserve">immediate reward, but </w:t>
      </w:r>
      <w:r w:rsidR="00691A66">
        <w:rPr>
          <w:rFonts w:eastAsiaTheme="minorHAnsi"/>
          <w:lang w:val="en-GB" w:eastAsia="en-US"/>
        </w:rPr>
        <w:t xml:space="preserve">the </w:t>
      </w:r>
      <w:r w:rsidRPr="00843AA5">
        <w:rPr>
          <w:rFonts w:eastAsiaTheme="minorHAnsi"/>
          <w:lang w:val="en-GB" w:eastAsia="en-US"/>
        </w:rPr>
        <w:t xml:space="preserve">cumulative </w:t>
      </w:r>
      <w:r w:rsidR="00691A66">
        <w:rPr>
          <w:rFonts w:eastAsiaTheme="minorHAnsi"/>
          <w:lang w:val="en-GB" w:eastAsia="en-US"/>
        </w:rPr>
        <w:t xml:space="preserve">one over </w:t>
      </w:r>
      <w:r w:rsidRPr="00843AA5">
        <w:rPr>
          <w:rFonts w:eastAsiaTheme="minorHAnsi"/>
          <w:lang w:val="en-GB" w:eastAsia="en-US"/>
        </w:rPr>
        <w:t xml:space="preserve">the long run. </w:t>
      </w:r>
      <w:r w:rsidR="009E0733">
        <w:rPr>
          <w:rFonts w:eastAsiaTheme="minorHAnsi"/>
          <w:lang w:val="en-GB" w:eastAsia="en-US"/>
        </w:rPr>
        <w:t>Now w</w:t>
      </w:r>
      <w:r w:rsidRPr="00843AA5">
        <w:rPr>
          <w:rFonts w:eastAsiaTheme="minorHAnsi"/>
          <w:lang w:val="en-GB" w:eastAsia="en-US"/>
        </w:rPr>
        <w:t>e</w:t>
      </w:r>
      <w:r w:rsidR="00CE38A9">
        <w:rPr>
          <w:rFonts w:eastAsiaTheme="minorHAnsi"/>
          <w:lang w:val="en-GB" w:eastAsia="en-US"/>
        </w:rPr>
        <w:t xml:space="preserve"> </w:t>
      </w:r>
      <w:r w:rsidRPr="00843AA5">
        <w:rPr>
          <w:rFonts w:eastAsiaTheme="minorHAnsi"/>
          <w:lang w:val="en-GB" w:eastAsia="en-US"/>
        </w:rPr>
        <w:t xml:space="preserve">can clearly </w:t>
      </w:r>
      <w:r w:rsidR="002F2EAE">
        <w:rPr>
          <w:rFonts w:eastAsiaTheme="minorHAnsi"/>
          <w:lang w:val="en-GB" w:eastAsia="en-US"/>
        </w:rPr>
        <w:t xml:space="preserve">define </w:t>
      </w:r>
      <w:r w:rsidRPr="00843AA5">
        <w:rPr>
          <w:rFonts w:eastAsiaTheme="minorHAnsi"/>
          <w:lang w:val="en-GB" w:eastAsia="en-US"/>
        </w:rPr>
        <w:t>th</w:t>
      </w:r>
      <w:r w:rsidR="002F2EAE">
        <w:rPr>
          <w:rFonts w:eastAsiaTheme="minorHAnsi"/>
          <w:lang w:val="en-GB" w:eastAsia="en-US"/>
        </w:rPr>
        <w:t xml:space="preserve">e </w:t>
      </w:r>
      <w:r w:rsidRPr="00843AA5">
        <w:rPr>
          <w:rFonts w:eastAsiaTheme="minorHAnsi"/>
          <w:lang w:val="en-GB" w:eastAsia="en-US"/>
        </w:rPr>
        <w:t xml:space="preserve">informal idea </w:t>
      </w:r>
      <w:r w:rsidR="002F2EAE">
        <w:rPr>
          <w:rFonts w:eastAsiaTheme="minorHAnsi"/>
          <w:lang w:val="en-GB" w:eastAsia="en-US"/>
        </w:rPr>
        <w:t>–</w:t>
      </w:r>
      <w:r w:rsidRPr="00843AA5">
        <w:rPr>
          <w:rFonts w:eastAsiaTheme="minorHAnsi"/>
          <w:lang w:val="en-GB" w:eastAsia="en-US"/>
        </w:rPr>
        <w:t xml:space="preserve"> </w:t>
      </w:r>
      <w:r w:rsidR="002F2EAE">
        <w:rPr>
          <w:rFonts w:eastAsiaTheme="minorHAnsi"/>
          <w:lang w:val="en-GB" w:eastAsia="en-US"/>
        </w:rPr>
        <w:t>the hypothesis of reward</w:t>
      </w:r>
      <w:r w:rsidRPr="00843AA5">
        <w:rPr>
          <w:rFonts w:eastAsiaTheme="minorHAnsi"/>
          <w:lang w:val="en-GB" w:eastAsia="en-US"/>
        </w:rPr>
        <w:t>:</w:t>
      </w:r>
      <w:r w:rsidR="00CE38A9">
        <w:rPr>
          <w:rFonts w:eastAsiaTheme="minorHAnsi"/>
          <w:lang w:val="en-GB" w:eastAsia="en-US"/>
        </w:rPr>
        <w:t xml:space="preserve"> </w:t>
      </w:r>
    </w:p>
    <w:p w14:paraId="0C5BD041" w14:textId="77777777" w:rsidR="008D3B5E" w:rsidRDefault="008D3B5E" w:rsidP="00082F3D">
      <w:pPr>
        <w:autoSpaceDE w:val="0"/>
        <w:autoSpaceDN w:val="0"/>
        <w:adjustRightInd w:val="0"/>
        <w:spacing w:line="360" w:lineRule="auto"/>
        <w:jc w:val="both"/>
        <w:rPr>
          <w:rFonts w:eastAsiaTheme="minorHAnsi"/>
          <w:lang w:val="en-GB" w:eastAsia="en-US"/>
        </w:rPr>
      </w:pPr>
    </w:p>
    <w:p w14:paraId="760AC559" w14:textId="33339666" w:rsidR="008D3B5E" w:rsidRDefault="007D7420" w:rsidP="00082F3D">
      <w:pPr>
        <w:autoSpaceDE w:val="0"/>
        <w:autoSpaceDN w:val="0"/>
        <w:adjustRightInd w:val="0"/>
        <w:spacing w:line="360" w:lineRule="auto"/>
        <w:ind w:left="720"/>
        <w:jc w:val="both"/>
        <w:rPr>
          <w:rFonts w:eastAsiaTheme="minorHAnsi"/>
          <w:lang w:val="en-GB" w:eastAsia="en-US"/>
        </w:rPr>
      </w:pPr>
      <w:r w:rsidRPr="00843AA5">
        <w:rPr>
          <w:rFonts w:eastAsiaTheme="minorHAnsi"/>
          <w:lang w:val="en-GB" w:eastAsia="en-US"/>
        </w:rPr>
        <w:t xml:space="preserve">That all </w:t>
      </w:r>
      <w:r w:rsidR="00B7279C">
        <w:rPr>
          <w:rFonts w:eastAsiaTheme="minorHAnsi"/>
          <w:lang w:val="en-GB" w:eastAsia="en-US"/>
        </w:rPr>
        <w:t>what is meant</w:t>
      </w:r>
      <w:r w:rsidRPr="00843AA5">
        <w:rPr>
          <w:rFonts w:eastAsiaTheme="minorHAnsi"/>
          <w:lang w:val="en-GB" w:eastAsia="en-US"/>
        </w:rPr>
        <w:t xml:space="preserve"> by </w:t>
      </w:r>
      <w:r w:rsidR="00B7279C">
        <w:rPr>
          <w:rFonts w:eastAsiaTheme="minorHAnsi"/>
          <w:lang w:val="en-GB" w:eastAsia="en-US"/>
        </w:rPr>
        <w:t xml:space="preserve">the </w:t>
      </w:r>
      <w:r w:rsidRPr="00843AA5">
        <w:rPr>
          <w:rFonts w:eastAsiaTheme="minorHAnsi"/>
          <w:lang w:val="en-GB" w:eastAsia="en-US"/>
        </w:rPr>
        <w:t xml:space="preserve">goals and </w:t>
      </w:r>
      <w:r w:rsidR="00B7279C">
        <w:rPr>
          <w:rFonts w:eastAsiaTheme="minorHAnsi"/>
          <w:lang w:val="en-GB" w:eastAsia="en-US"/>
        </w:rPr>
        <w:t xml:space="preserve">the </w:t>
      </w:r>
      <w:r w:rsidRPr="00843AA5">
        <w:rPr>
          <w:rFonts w:eastAsiaTheme="minorHAnsi"/>
          <w:lang w:val="en-GB" w:eastAsia="en-US"/>
        </w:rPr>
        <w:t xml:space="preserve">purposes </w:t>
      </w:r>
      <w:r w:rsidR="00147F07">
        <w:rPr>
          <w:rFonts w:eastAsiaTheme="minorHAnsi"/>
          <w:lang w:val="en-GB" w:eastAsia="en-US"/>
        </w:rPr>
        <w:t xml:space="preserve">may </w:t>
      </w:r>
      <w:r w:rsidRPr="00843AA5">
        <w:rPr>
          <w:rFonts w:eastAsiaTheme="minorHAnsi"/>
          <w:lang w:val="en-GB" w:eastAsia="en-US"/>
        </w:rPr>
        <w:t xml:space="preserve">be thought of as maximization of expected value </w:t>
      </w:r>
      <w:r w:rsidR="00EB1F31" w:rsidRPr="00843AA5">
        <w:rPr>
          <w:rFonts w:eastAsiaTheme="minorHAnsi"/>
          <w:lang w:val="en-GB" w:eastAsia="en-US"/>
        </w:rPr>
        <w:t xml:space="preserve">of </w:t>
      </w:r>
      <w:r w:rsidR="00EB1F31">
        <w:rPr>
          <w:rFonts w:eastAsiaTheme="minorHAnsi"/>
          <w:lang w:val="en-GB" w:eastAsia="en-US"/>
        </w:rPr>
        <w:t>received</w:t>
      </w:r>
      <w:r w:rsidRPr="00843AA5">
        <w:rPr>
          <w:rFonts w:eastAsiaTheme="minorHAnsi"/>
          <w:lang w:val="en-GB" w:eastAsia="en-US"/>
        </w:rPr>
        <w:t xml:space="preserve"> scalar</w:t>
      </w:r>
      <w:ins w:id="361" w:author="Олександр Романченко" w:date="2020-05-17T00:29:00Z">
        <w:r w:rsidR="004151EC">
          <w:rPr>
            <w:rStyle w:val="FootnoteReference"/>
            <w:rFonts w:eastAsiaTheme="minorHAnsi"/>
            <w:lang w:val="en-GB" w:eastAsia="en-US"/>
          </w:rPr>
          <w:footnoteReference w:id="29"/>
        </w:r>
      </w:ins>
      <w:r w:rsidRPr="00843AA5">
        <w:rPr>
          <w:rFonts w:eastAsiaTheme="minorHAnsi"/>
          <w:lang w:val="en-GB" w:eastAsia="en-US"/>
        </w:rPr>
        <w:t xml:space="preserve"> signal (</w:t>
      </w:r>
      <w:r w:rsidR="00EB1F31">
        <w:rPr>
          <w:rFonts w:eastAsiaTheme="minorHAnsi"/>
          <w:lang w:val="en-GB" w:eastAsia="en-US"/>
        </w:rPr>
        <w:t xml:space="preserve">which is </w:t>
      </w:r>
      <w:r w:rsidRPr="00843AA5">
        <w:rPr>
          <w:rFonts w:eastAsiaTheme="minorHAnsi"/>
          <w:lang w:val="en-GB" w:eastAsia="en-US"/>
        </w:rPr>
        <w:t>called reward).</w:t>
      </w:r>
      <w:r w:rsidR="00CE38A9">
        <w:rPr>
          <w:rFonts w:eastAsiaTheme="minorHAnsi"/>
          <w:lang w:val="en-GB" w:eastAsia="en-US"/>
        </w:rPr>
        <w:t xml:space="preserve"> </w:t>
      </w:r>
    </w:p>
    <w:p w14:paraId="795C4483" w14:textId="77777777" w:rsidR="008D3B5E" w:rsidRDefault="008D3B5E" w:rsidP="00082F3D">
      <w:pPr>
        <w:autoSpaceDE w:val="0"/>
        <w:autoSpaceDN w:val="0"/>
        <w:adjustRightInd w:val="0"/>
        <w:spacing w:line="360" w:lineRule="auto"/>
        <w:jc w:val="both"/>
        <w:rPr>
          <w:rFonts w:eastAsiaTheme="minorHAnsi"/>
          <w:lang w:val="en-GB" w:eastAsia="en-US"/>
        </w:rPr>
      </w:pPr>
    </w:p>
    <w:p w14:paraId="57744308" w14:textId="2DFE8E1C" w:rsidR="007D7420" w:rsidRDefault="00E06E15"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Usa</w:t>
      </w:r>
      <w:r w:rsidR="008D5BAD">
        <w:rPr>
          <w:rFonts w:eastAsiaTheme="minorHAnsi"/>
          <w:lang w:val="en-GB" w:eastAsia="en-US"/>
        </w:rPr>
        <w:t>g</w:t>
      </w:r>
      <w:r>
        <w:rPr>
          <w:rFonts w:eastAsiaTheme="minorHAnsi"/>
          <w:lang w:val="en-GB" w:eastAsia="en-US"/>
        </w:rPr>
        <w:t>e</w:t>
      </w:r>
      <w:r w:rsidR="007D7420" w:rsidRPr="00843AA5">
        <w:rPr>
          <w:rFonts w:eastAsiaTheme="minorHAnsi"/>
          <w:lang w:val="en-GB" w:eastAsia="en-US"/>
        </w:rPr>
        <w:t xml:space="preserve"> of </w:t>
      </w:r>
      <w:r>
        <w:rPr>
          <w:rFonts w:eastAsiaTheme="minorHAnsi"/>
          <w:lang w:val="en-GB" w:eastAsia="en-US"/>
        </w:rPr>
        <w:t xml:space="preserve">the </w:t>
      </w:r>
      <w:r w:rsidR="007D7420" w:rsidRPr="00843AA5">
        <w:rPr>
          <w:rFonts w:eastAsiaTheme="minorHAnsi"/>
          <w:lang w:val="en-GB" w:eastAsia="en-US"/>
        </w:rPr>
        <w:t>reward signal</w:t>
      </w:r>
      <w:ins w:id="368" w:author="Олександр Романченко" w:date="2020-05-17T00:30:00Z">
        <w:r w:rsidR="003A52D6">
          <w:rPr>
            <w:rStyle w:val="FootnoteReference"/>
            <w:rFonts w:eastAsiaTheme="minorHAnsi"/>
            <w:lang w:val="en-GB" w:eastAsia="en-US"/>
          </w:rPr>
          <w:footnoteReference w:id="30"/>
        </w:r>
      </w:ins>
      <w:r w:rsidR="007D7420" w:rsidRPr="00843AA5">
        <w:rPr>
          <w:rFonts w:eastAsiaTheme="minorHAnsi"/>
          <w:lang w:val="en-GB" w:eastAsia="en-US"/>
        </w:rPr>
        <w:t xml:space="preserve"> </w:t>
      </w:r>
      <w:r>
        <w:rPr>
          <w:rFonts w:eastAsiaTheme="minorHAnsi"/>
          <w:lang w:val="en-GB" w:eastAsia="en-US"/>
        </w:rPr>
        <w:t xml:space="preserve">in order </w:t>
      </w:r>
      <w:r w:rsidR="007D7420" w:rsidRPr="00843AA5">
        <w:rPr>
          <w:rFonts w:eastAsiaTheme="minorHAnsi"/>
          <w:lang w:val="en-GB" w:eastAsia="en-US"/>
        </w:rPr>
        <w:t xml:space="preserve">to formalize </w:t>
      </w:r>
      <w:r w:rsidR="001D65E2">
        <w:rPr>
          <w:rFonts w:eastAsiaTheme="minorHAnsi"/>
          <w:lang w:val="en-GB" w:eastAsia="en-US"/>
        </w:rPr>
        <w:t xml:space="preserve">an </w:t>
      </w:r>
      <w:r w:rsidR="007D7420" w:rsidRPr="00843AA5">
        <w:rPr>
          <w:rFonts w:eastAsiaTheme="minorHAnsi"/>
          <w:lang w:val="en-GB" w:eastAsia="en-US"/>
        </w:rPr>
        <w:t xml:space="preserve">idea of </w:t>
      </w:r>
      <w:r w:rsidR="00F40808">
        <w:rPr>
          <w:rFonts w:eastAsiaTheme="minorHAnsi"/>
          <w:lang w:val="en-GB" w:eastAsia="en-US"/>
        </w:rPr>
        <w:t>the</w:t>
      </w:r>
      <w:r w:rsidR="007D7420" w:rsidRPr="00843AA5">
        <w:rPr>
          <w:rFonts w:eastAsiaTheme="minorHAnsi"/>
          <w:lang w:val="en-GB" w:eastAsia="en-US"/>
        </w:rPr>
        <w:t xml:space="preserve"> goal is</w:t>
      </w:r>
      <w:r w:rsidR="005A181B">
        <w:rPr>
          <w:rFonts w:eastAsiaTheme="minorHAnsi"/>
          <w:lang w:val="en-GB" w:eastAsia="en-US"/>
        </w:rPr>
        <w:t>, perhaps,</w:t>
      </w:r>
      <w:r w:rsidR="007D7420" w:rsidRPr="00843AA5">
        <w:rPr>
          <w:rFonts w:eastAsiaTheme="minorHAnsi"/>
          <w:lang w:val="en-GB" w:eastAsia="en-US"/>
        </w:rPr>
        <w:t xml:space="preserve"> one of most</w:t>
      </w:r>
      <w:r w:rsidR="00CE38A9">
        <w:rPr>
          <w:rFonts w:eastAsiaTheme="minorHAnsi"/>
          <w:lang w:val="en-GB" w:eastAsia="en-US"/>
        </w:rPr>
        <w:t xml:space="preserve"> </w:t>
      </w:r>
      <w:r w:rsidR="005A181B">
        <w:rPr>
          <w:rFonts w:eastAsiaTheme="minorHAnsi"/>
          <w:lang w:val="en-GB" w:eastAsia="en-US"/>
        </w:rPr>
        <w:t>specific</w:t>
      </w:r>
      <w:r w:rsidR="007D7420" w:rsidRPr="00843AA5">
        <w:rPr>
          <w:rFonts w:eastAsiaTheme="minorHAnsi"/>
          <w:lang w:val="en-GB" w:eastAsia="en-US"/>
        </w:rPr>
        <w:t xml:space="preserve"> features of </w:t>
      </w:r>
      <w:r w:rsidR="005A181B">
        <w:rPr>
          <w:rFonts w:eastAsiaTheme="minorHAnsi"/>
          <w:lang w:val="en-GB" w:eastAsia="en-US"/>
        </w:rPr>
        <w:t>RL</w:t>
      </w:r>
      <w:r w:rsidR="007D7420" w:rsidRPr="00843AA5">
        <w:rPr>
          <w:rFonts w:eastAsiaTheme="minorHAnsi"/>
          <w:lang w:val="en-GB" w:eastAsia="en-US"/>
        </w:rPr>
        <w:t>.</w:t>
      </w:r>
      <w:r w:rsidR="00CE38A9">
        <w:rPr>
          <w:rFonts w:eastAsiaTheme="minorHAnsi"/>
          <w:lang w:val="en-GB" w:eastAsia="en-US"/>
        </w:rPr>
        <w:t xml:space="preserve"> </w:t>
      </w:r>
      <w:r w:rsidR="007D7420" w:rsidRPr="00843AA5">
        <w:rPr>
          <w:rFonts w:eastAsiaTheme="minorHAnsi"/>
          <w:lang w:val="en-GB" w:eastAsia="en-US"/>
        </w:rPr>
        <w:t xml:space="preserve">Although formulating goals in terms of reward signals might at </w:t>
      </w:r>
      <w:r w:rsidR="00931E2E">
        <w:rPr>
          <w:rFonts w:eastAsiaTheme="minorHAnsi"/>
          <w:lang w:val="en-GB" w:eastAsia="en-US"/>
        </w:rPr>
        <w:t>fi</w:t>
      </w:r>
      <w:r w:rsidR="007D7420" w:rsidRPr="00843AA5">
        <w:rPr>
          <w:rFonts w:eastAsiaTheme="minorHAnsi"/>
          <w:lang w:val="en-GB" w:eastAsia="en-US"/>
        </w:rPr>
        <w:t xml:space="preserve">rst </w:t>
      </w:r>
      <w:r w:rsidR="007D7420" w:rsidRPr="00843AA5">
        <w:rPr>
          <w:rFonts w:eastAsiaTheme="minorHAnsi"/>
          <w:lang w:val="en-GB" w:eastAsia="en-US"/>
        </w:rPr>
        <w:lastRenderedPageBreak/>
        <w:t>appear</w:t>
      </w:r>
      <w:r w:rsidR="00931E2E">
        <w:rPr>
          <w:rFonts w:eastAsiaTheme="minorHAnsi"/>
          <w:lang w:val="en-GB" w:eastAsia="en-US"/>
        </w:rPr>
        <w:t xml:space="preserve"> </w:t>
      </w:r>
      <w:r w:rsidR="007D7420" w:rsidRPr="00843AA5">
        <w:rPr>
          <w:rFonts w:eastAsiaTheme="minorHAnsi"/>
          <w:lang w:val="en-GB" w:eastAsia="en-US"/>
        </w:rPr>
        <w:t>limiting, it</w:t>
      </w:r>
      <w:r w:rsidR="006267B6">
        <w:rPr>
          <w:rFonts w:eastAsiaTheme="minorHAnsi"/>
          <w:lang w:val="en-GB" w:eastAsia="en-US"/>
        </w:rPr>
        <w:t xml:space="preserve">’s </w:t>
      </w:r>
      <w:r w:rsidR="007D7420" w:rsidRPr="00843AA5">
        <w:rPr>
          <w:rFonts w:eastAsiaTheme="minorHAnsi"/>
          <w:lang w:val="en-GB" w:eastAsia="en-US"/>
        </w:rPr>
        <w:t>prove</w:t>
      </w:r>
      <w:r w:rsidR="006267B6">
        <w:rPr>
          <w:rFonts w:eastAsiaTheme="minorHAnsi"/>
          <w:lang w:val="en-GB" w:eastAsia="en-US"/>
        </w:rPr>
        <w:t>n</w:t>
      </w:r>
      <w:r w:rsidR="007D7420" w:rsidRPr="00843AA5">
        <w:rPr>
          <w:rFonts w:eastAsiaTheme="minorHAnsi"/>
          <w:lang w:val="en-GB" w:eastAsia="en-US"/>
        </w:rPr>
        <w:t xml:space="preserve"> to be </w:t>
      </w:r>
      <w:r w:rsidR="006267B6">
        <w:rPr>
          <w:rFonts w:eastAsiaTheme="minorHAnsi"/>
          <w:lang w:val="en-GB" w:eastAsia="en-US"/>
        </w:rPr>
        <w:t xml:space="preserve">very </w:t>
      </w:r>
      <w:r w:rsidR="00931E2E">
        <w:rPr>
          <w:rFonts w:eastAsiaTheme="minorHAnsi"/>
          <w:lang w:val="en-GB" w:eastAsia="en-US"/>
        </w:rPr>
        <w:t>fl</w:t>
      </w:r>
      <w:r w:rsidR="007D7420" w:rsidRPr="00843AA5">
        <w:rPr>
          <w:rFonts w:eastAsiaTheme="minorHAnsi"/>
          <w:lang w:val="en-GB" w:eastAsia="en-US"/>
        </w:rPr>
        <w:t xml:space="preserve">exible and </w:t>
      </w:r>
      <w:r w:rsidR="006267B6">
        <w:rPr>
          <w:rFonts w:eastAsiaTheme="minorHAnsi"/>
          <w:lang w:val="en-GB" w:eastAsia="en-US"/>
        </w:rPr>
        <w:t>quite</w:t>
      </w:r>
      <w:r w:rsidR="007D7420" w:rsidRPr="00843AA5">
        <w:rPr>
          <w:rFonts w:eastAsiaTheme="minorHAnsi"/>
          <w:lang w:val="en-GB" w:eastAsia="en-US"/>
        </w:rPr>
        <w:t xml:space="preserve"> applicable</w:t>
      </w:r>
      <w:r w:rsidR="006267B6">
        <w:rPr>
          <w:rFonts w:eastAsiaTheme="minorHAnsi"/>
          <w:lang w:val="en-GB" w:eastAsia="en-US"/>
        </w:rPr>
        <w:t xml:space="preserve"> in practice</w:t>
      </w:r>
      <w:r w:rsidR="007D7420" w:rsidRPr="00843AA5">
        <w:rPr>
          <w:rFonts w:eastAsiaTheme="minorHAnsi"/>
          <w:lang w:val="en-GB" w:eastAsia="en-US"/>
        </w:rPr>
        <w:t xml:space="preserve">. </w:t>
      </w:r>
      <w:r w:rsidR="000E5DCD">
        <w:rPr>
          <w:rFonts w:eastAsiaTheme="minorHAnsi"/>
          <w:lang w:val="en-GB" w:eastAsia="en-US"/>
        </w:rPr>
        <w:t xml:space="preserve">Another </w:t>
      </w:r>
      <w:r w:rsidR="007D7420" w:rsidRPr="00843AA5">
        <w:rPr>
          <w:rFonts w:eastAsiaTheme="minorHAnsi"/>
          <w:lang w:val="en-GB" w:eastAsia="en-US"/>
        </w:rPr>
        <w:t xml:space="preserve">way to </w:t>
      </w:r>
      <w:r w:rsidR="000E5DCD">
        <w:rPr>
          <w:rFonts w:eastAsiaTheme="minorHAnsi"/>
          <w:lang w:val="en-GB" w:eastAsia="en-US"/>
        </w:rPr>
        <w:t xml:space="preserve">look at </w:t>
      </w:r>
      <w:r w:rsidR="007D7420" w:rsidRPr="00843AA5">
        <w:rPr>
          <w:rFonts w:eastAsiaTheme="minorHAnsi"/>
          <w:lang w:val="en-GB" w:eastAsia="en-US"/>
        </w:rPr>
        <w:t xml:space="preserve">this is to </w:t>
      </w:r>
      <w:r w:rsidR="000E5DCD">
        <w:rPr>
          <w:rFonts w:eastAsiaTheme="minorHAnsi"/>
          <w:lang w:val="en-GB" w:eastAsia="en-US"/>
        </w:rPr>
        <w:t>think of</w:t>
      </w:r>
      <w:r w:rsidR="007D7420" w:rsidRPr="00843AA5">
        <w:rPr>
          <w:rFonts w:eastAsiaTheme="minorHAnsi"/>
          <w:lang w:val="en-GB" w:eastAsia="en-US"/>
        </w:rPr>
        <w:t xml:space="preserve"> examples how it</w:t>
      </w:r>
      <w:r w:rsidR="000E5DCD">
        <w:rPr>
          <w:rFonts w:eastAsiaTheme="minorHAnsi"/>
          <w:lang w:val="en-GB" w:eastAsia="en-US"/>
        </w:rPr>
        <w:t xml:space="preserve">’s </w:t>
      </w:r>
      <w:r w:rsidR="007D7420" w:rsidRPr="00843AA5">
        <w:rPr>
          <w:rFonts w:eastAsiaTheme="minorHAnsi"/>
          <w:lang w:val="en-GB" w:eastAsia="en-US"/>
        </w:rPr>
        <w:t xml:space="preserve">been, or </w:t>
      </w:r>
      <w:r w:rsidR="000E5DCD">
        <w:rPr>
          <w:rFonts w:eastAsiaTheme="minorHAnsi"/>
          <w:lang w:val="en-GB" w:eastAsia="en-US"/>
        </w:rPr>
        <w:t>may</w:t>
      </w:r>
      <w:r w:rsidR="007D7420" w:rsidRPr="00843AA5">
        <w:rPr>
          <w:rFonts w:eastAsiaTheme="minorHAnsi"/>
          <w:lang w:val="en-GB" w:eastAsia="en-US"/>
        </w:rPr>
        <w:t xml:space="preserve"> be, used.</w:t>
      </w:r>
      <w:r w:rsidR="00931E2E">
        <w:rPr>
          <w:rFonts w:eastAsiaTheme="minorHAnsi"/>
          <w:lang w:val="en-GB" w:eastAsia="en-US"/>
        </w:rPr>
        <w:t xml:space="preserve"> </w:t>
      </w:r>
      <w:r w:rsidR="007D7420" w:rsidRPr="00843AA5">
        <w:rPr>
          <w:rFonts w:eastAsiaTheme="minorHAnsi"/>
          <w:lang w:val="en-GB" w:eastAsia="en-US"/>
        </w:rPr>
        <w:t>For example, to make a robot learn to walk</w:t>
      </w:r>
      <w:ins w:id="377" w:author="Олександр Романченко" w:date="2020-05-17T00:32:00Z">
        <w:r w:rsidR="00324B1F">
          <w:rPr>
            <w:rStyle w:val="FootnoteReference"/>
            <w:rFonts w:eastAsiaTheme="minorHAnsi"/>
            <w:lang w:val="en-GB" w:eastAsia="en-US"/>
          </w:rPr>
          <w:footnoteReference w:id="31"/>
        </w:r>
      </w:ins>
      <w:r w:rsidR="007D7420" w:rsidRPr="00843AA5">
        <w:rPr>
          <w:rFonts w:eastAsiaTheme="minorHAnsi"/>
          <w:lang w:val="en-GB" w:eastAsia="en-US"/>
        </w:rPr>
        <w:t xml:space="preserve">, researchers provided </w:t>
      </w:r>
      <w:r w:rsidR="002E515D">
        <w:rPr>
          <w:rFonts w:eastAsiaTheme="minorHAnsi"/>
          <w:lang w:val="en-GB" w:eastAsia="en-US"/>
        </w:rPr>
        <w:t xml:space="preserve">the </w:t>
      </w:r>
      <w:r w:rsidR="007D7420" w:rsidRPr="00843AA5">
        <w:rPr>
          <w:rFonts w:eastAsiaTheme="minorHAnsi"/>
          <w:lang w:val="en-GB" w:eastAsia="en-US"/>
        </w:rPr>
        <w:t>reward</w:t>
      </w:r>
      <w:r w:rsidR="00931E2E">
        <w:rPr>
          <w:rFonts w:eastAsiaTheme="minorHAnsi"/>
          <w:lang w:val="en-GB" w:eastAsia="en-US"/>
        </w:rPr>
        <w:t xml:space="preserve"> </w:t>
      </w:r>
      <w:r w:rsidR="007D7420" w:rsidRPr="00843AA5">
        <w:rPr>
          <w:rFonts w:eastAsiaTheme="minorHAnsi"/>
          <w:lang w:val="en-GB" w:eastAsia="en-US"/>
        </w:rPr>
        <w:t xml:space="preserve">on </w:t>
      </w:r>
      <w:r w:rsidR="00294276">
        <w:rPr>
          <w:rFonts w:eastAsiaTheme="minorHAnsi"/>
          <w:lang w:val="en-GB" w:eastAsia="en-US"/>
        </w:rPr>
        <w:t xml:space="preserve">the </w:t>
      </w:r>
      <w:r w:rsidR="007D7420" w:rsidRPr="00843AA5">
        <w:rPr>
          <w:rFonts w:eastAsiaTheme="minorHAnsi"/>
          <w:lang w:val="en-GB" w:eastAsia="en-US"/>
        </w:rPr>
        <w:t xml:space="preserve">each time step </w:t>
      </w:r>
      <w:r w:rsidR="00056ABD">
        <w:rPr>
          <w:rFonts w:eastAsiaTheme="minorHAnsi"/>
          <w:lang w:val="en-GB" w:eastAsia="en-US"/>
        </w:rPr>
        <w:t xml:space="preserve">which is </w:t>
      </w:r>
      <w:r w:rsidR="007D7420" w:rsidRPr="00843AA5">
        <w:rPr>
          <w:rFonts w:eastAsiaTheme="minorHAnsi"/>
          <w:lang w:val="en-GB" w:eastAsia="en-US"/>
        </w:rPr>
        <w:t xml:space="preserve">proportional to robot's forward motion. </w:t>
      </w:r>
      <w:r w:rsidR="00642B69">
        <w:rPr>
          <w:rFonts w:eastAsiaTheme="minorHAnsi"/>
          <w:lang w:val="en-GB" w:eastAsia="en-US"/>
        </w:rPr>
        <w:t>M</w:t>
      </w:r>
      <w:r w:rsidR="007D7420" w:rsidRPr="00843AA5">
        <w:rPr>
          <w:rFonts w:eastAsiaTheme="minorHAnsi"/>
          <w:lang w:val="en-GB" w:eastAsia="en-US"/>
        </w:rPr>
        <w:t xml:space="preserve">aking </w:t>
      </w:r>
      <w:r w:rsidR="00412B5C">
        <w:rPr>
          <w:rFonts w:eastAsiaTheme="minorHAnsi"/>
          <w:lang w:val="en-GB" w:eastAsia="en-US"/>
        </w:rPr>
        <w:t xml:space="preserve">the </w:t>
      </w:r>
      <w:r w:rsidR="007D7420" w:rsidRPr="00843AA5">
        <w:rPr>
          <w:rFonts w:eastAsiaTheme="minorHAnsi"/>
          <w:lang w:val="en-GB" w:eastAsia="en-US"/>
        </w:rPr>
        <w:t xml:space="preserve">robot </w:t>
      </w:r>
      <w:r w:rsidR="008C65BD">
        <w:rPr>
          <w:rFonts w:eastAsiaTheme="minorHAnsi"/>
          <w:lang w:val="en-GB" w:eastAsia="en-US"/>
        </w:rPr>
        <w:t xml:space="preserve">to </w:t>
      </w:r>
      <w:r w:rsidR="007D7420" w:rsidRPr="00843AA5">
        <w:rPr>
          <w:rFonts w:eastAsiaTheme="minorHAnsi"/>
          <w:lang w:val="en-GB" w:eastAsia="en-US"/>
        </w:rPr>
        <w:t xml:space="preserve">learn how to </w:t>
      </w:r>
      <w:r w:rsidR="00500541">
        <w:rPr>
          <w:rFonts w:eastAsiaTheme="minorHAnsi"/>
          <w:lang w:val="en-GB" w:eastAsia="en-US"/>
        </w:rPr>
        <w:t>get out of the</w:t>
      </w:r>
      <w:r w:rsidR="007D7420" w:rsidRPr="00843AA5">
        <w:rPr>
          <w:rFonts w:eastAsiaTheme="minorHAnsi"/>
          <w:lang w:val="en-GB" w:eastAsia="en-US"/>
        </w:rPr>
        <w:t xml:space="preserve"> maze, the reward is often </w:t>
      </w:r>
      <w:r w:rsidR="00931E2E">
        <w:rPr>
          <w:rFonts w:eastAsiaTheme="minorHAnsi"/>
          <w:lang w:val="en-GB" w:eastAsia="en-US"/>
        </w:rPr>
        <w:t>-</w:t>
      </w:r>
      <w:r w:rsidR="007D7420" w:rsidRPr="00843AA5">
        <w:rPr>
          <w:rFonts w:eastAsiaTheme="minorHAnsi"/>
          <w:lang w:val="en-GB" w:eastAsia="en-US"/>
        </w:rPr>
        <w:t>1 for every time</w:t>
      </w:r>
      <w:r w:rsidR="00931E2E">
        <w:rPr>
          <w:rFonts w:eastAsiaTheme="minorHAnsi"/>
          <w:lang w:val="en-GB" w:eastAsia="en-US"/>
        </w:rPr>
        <w:t xml:space="preserve"> </w:t>
      </w:r>
      <w:r w:rsidR="007D7420" w:rsidRPr="00843AA5">
        <w:rPr>
          <w:rFonts w:eastAsiaTheme="minorHAnsi"/>
          <w:lang w:val="en-GB" w:eastAsia="en-US"/>
        </w:rPr>
        <w:t xml:space="preserve">step that passes prior to escape; </w:t>
      </w:r>
      <w:r w:rsidR="00A92763">
        <w:rPr>
          <w:rFonts w:eastAsiaTheme="minorHAnsi"/>
          <w:lang w:val="en-GB" w:eastAsia="en-US"/>
        </w:rPr>
        <w:t xml:space="preserve">it </w:t>
      </w:r>
      <w:r w:rsidR="007D7420" w:rsidRPr="00843AA5">
        <w:rPr>
          <w:rFonts w:eastAsiaTheme="minorHAnsi"/>
          <w:lang w:val="en-GB" w:eastAsia="en-US"/>
        </w:rPr>
        <w:t xml:space="preserve">encourages </w:t>
      </w:r>
      <w:r w:rsidR="002E24E5">
        <w:rPr>
          <w:rFonts w:eastAsiaTheme="minorHAnsi"/>
          <w:lang w:val="en-GB" w:eastAsia="en-US"/>
        </w:rPr>
        <w:t xml:space="preserve">an </w:t>
      </w:r>
      <w:r w:rsidR="007D7420" w:rsidRPr="00843AA5">
        <w:rPr>
          <w:rFonts w:eastAsiaTheme="minorHAnsi"/>
          <w:lang w:val="en-GB" w:eastAsia="en-US"/>
        </w:rPr>
        <w:t xml:space="preserve">agent </w:t>
      </w:r>
      <w:r w:rsidR="009F25B5">
        <w:rPr>
          <w:rFonts w:eastAsiaTheme="minorHAnsi"/>
          <w:lang w:val="en-GB" w:eastAsia="en-US"/>
        </w:rPr>
        <w:t xml:space="preserve">escaping </w:t>
      </w:r>
      <w:r w:rsidR="007D7420" w:rsidRPr="00843AA5">
        <w:rPr>
          <w:rFonts w:eastAsiaTheme="minorHAnsi"/>
          <w:lang w:val="en-GB" w:eastAsia="en-US"/>
        </w:rPr>
        <w:t xml:space="preserve">as </w:t>
      </w:r>
      <w:r w:rsidR="009F25B5">
        <w:rPr>
          <w:rFonts w:eastAsiaTheme="minorHAnsi"/>
          <w:lang w:val="en-GB" w:eastAsia="en-US"/>
        </w:rPr>
        <w:t xml:space="preserve">fast </w:t>
      </w:r>
      <w:r w:rsidR="007D7420" w:rsidRPr="00843AA5">
        <w:rPr>
          <w:rFonts w:eastAsiaTheme="minorHAnsi"/>
          <w:lang w:val="en-GB" w:eastAsia="en-US"/>
        </w:rPr>
        <w:t xml:space="preserve">as possible. </w:t>
      </w:r>
      <w:r w:rsidR="009F25B5">
        <w:rPr>
          <w:rFonts w:eastAsiaTheme="minorHAnsi"/>
          <w:lang w:val="en-GB" w:eastAsia="en-US"/>
        </w:rPr>
        <w:t xml:space="preserve">Making the </w:t>
      </w:r>
      <w:r w:rsidR="007D7420" w:rsidRPr="00843AA5">
        <w:rPr>
          <w:rFonts w:eastAsiaTheme="minorHAnsi"/>
          <w:lang w:val="en-GB" w:eastAsia="en-US"/>
        </w:rPr>
        <w:t xml:space="preserve">robot </w:t>
      </w:r>
      <w:r w:rsidR="00C33377">
        <w:rPr>
          <w:rFonts w:eastAsiaTheme="minorHAnsi"/>
          <w:lang w:val="en-GB" w:eastAsia="en-US"/>
        </w:rPr>
        <w:t xml:space="preserve">to </w:t>
      </w:r>
      <w:r w:rsidR="007D7420" w:rsidRPr="00843AA5">
        <w:rPr>
          <w:rFonts w:eastAsiaTheme="minorHAnsi"/>
          <w:lang w:val="en-GB" w:eastAsia="en-US"/>
        </w:rPr>
        <w:t xml:space="preserve">learn </w:t>
      </w:r>
      <w:r w:rsidR="00C33377">
        <w:rPr>
          <w:rFonts w:eastAsiaTheme="minorHAnsi"/>
          <w:lang w:val="en-GB" w:eastAsia="en-US"/>
        </w:rPr>
        <w:t xml:space="preserve">finding and collecting </w:t>
      </w:r>
      <w:r w:rsidR="007D7420" w:rsidRPr="00843AA5">
        <w:rPr>
          <w:rFonts w:eastAsiaTheme="minorHAnsi"/>
          <w:lang w:val="en-GB" w:eastAsia="en-US"/>
        </w:rPr>
        <w:t xml:space="preserve">empty </w:t>
      </w:r>
      <w:r w:rsidR="000C2C71">
        <w:rPr>
          <w:rFonts w:eastAsiaTheme="minorHAnsi"/>
          <w:lang w:val="en-GB" w:eastAsia="en-US"/>
        </w:rPr>
        <w:t xml:space="preserve">cans of soda </w:t>
      </w:r>
      <w:r w:rsidR="007D7420" w:rsidRPr="00843AA5">
        <w:rPr>
          <w:rFonts w:eastAsiaTheme="minorHAnsi"/>
          <w:lang w:val="en-GB" w:eastAsia="en-US"/>
        </w:rPr>
        <w:t>for</w:t>
      </w:r>
      <w:r w:rsidR="00931E2E">
        <w:rPr>
          <w:rFonts w:eastAsiaTheme="minorHAnsi"/>
          <w:lang w:val="en-GB" w:eastAsia="en-US"/>
        </w:rPr>
        <w:t xml:space="preserve"> </w:t>
      </w:r>
      <w:r w:rsidR="007D7420" w:rsidRPr="00843AA5">
        <w:rPr>
          <w:rFonts w:eastAsiaTheme="minorHAnsi"/>
          <w:lang w:val="en-GB" w:eastAsia="en-US"/>
        </w:rPr>
        <w:t xml:space="preserve">recycling, </w:t>
      </w:r>
      <w:r w:rsidR="000C2C71">
        <w:rPr>
          <w:rFonts w:eastAsiaTheme="minorHAnsi"/>
          <w:lang w:val="en-GB" w:eastAsia="en-US"/>
        </w:rPr>
        <w:t xml:space="preserve">it </w:t>
      </w:r>
      <w:r w:rsidR="007D7420" w:rsidRPr="00843AA5">
        <w:rPr>
          <w:rFonts w:eastAsiaTheme="minorHAnsi"/>
          <w:lang w:val="en-GB" w:eastAsia="en-US"/>
        </w:rPr>
        <w:t xml:space="preserve">might give </w:t>
      </w:r>
      <w:r w:rsidR="00297B80">
        <w:rPr>
          <w:rFonts w:eastAsiaTheme="minorHAnsi"/>
          <w:lang w:val="en-GB" w:eastAsia="en-US"/>
        </w:rPr>
        <w:t>the</w:t>
      </w:r>
      <w:r w:rsidR="007D7420" w:rsidRPr="00843AA5">
        <w:rPr>
          <w:rFonts w:eastAsiaTheme="minorHAnsi"/>
          <w:lang w:val="en-GB" w:eastAsia="en-US"/>
        </w:rPr>
        <w:t xml:space="preserve"> reward zero most of time, then </w:t>
      </w:r>
      <w:r w:rsidR="0032495E">
        <w:rPr>
          <w:rFonts w:eastAsiaTheme="minorHAnsi"/>
          <w:lang w:val="en-GB" w:eastAsia="en-US"/>
        </w:rPr>
        <w:t xml:space="preserve">the </w:t>
      </w:r>
      <w:r w:rsidR="007D7420" w:rsidRPr="00843AA5">
        <w:rPr>
          <w:rFonts w:eastAsiaTheme="minorHAnsi"/>
          <w:lang w:val="en-GB" w:eastAsia="en-US"/>
        </w:rPr>
        <w:t xml:space="preserve">reward of +1 </w:t>
      </w:r>
      <w:r w:rsidR="009067AE">
        <w:rPr>
          <w:rFonts w:eastAsiaTheme="minorHAnsi"/>
          <w:lang w:val="en-GB" w:eastAsia="en-US"/>
        </w:rPr>
        <w:t xml:space="preserve">paid </w:t>
      </w:r>
      <w:r w:rsidR="007D7420" w:rsidRPr="00843AA5">
        <w:rPr>
          <w:rFonts w:eastAsiaTheme="minorHAnsi"/>
          <w:lang w:val="en-GB" w:eastAsia="en-US"/>
        </w:rPr>
        <w:t>for each collected</w:t>
      </w:r>
      <w:r w:rsidR="009067AE">
        <w:rPr>
          <w:rFonts w:eastAsiaTheme="minorHAnsi"/>
          <w:lang w:val="en-GB" w:eastAsia="en-US"/>
        </w:rPr>
        <w:t xml:space="preserve"> </w:t>
      </w:r>
      <w:r w:rsidR="009067AE" w:rsidRPr="00843AA5">
        <w:rPr>
          <w:rFonts w:eastAsiaTheme="minorHAnsi"/>
          <w:lang w:val="en-GB" w:eastAsia="en-US"/>
        </w:rPr>
        <w:t>can</w:t>
      </w:r>
      <w:r w:rsidR="007D7420" w:rsidRPr="00843AA5">
        <w:rPr>
          <w:rFonts w:eastAsiaTheme="minorHAnsi"/>
          <w:lang w:val="en-GB" w:eastAsia="en-US"/>
        </w:rPr>
        <w:t xml:space="preserve">. </w:t>
      </w:r>
      <w:r w:rsidR="00BB6A43">
        <w:rPr>
          <w:rFonts w:eastAsiaTheme="minorHAnsi"/>
          <w:lang w:val="en-GB" w:eastAsia="en-US"/>
        </w:rPr>
        <w:t xml:space="preserve">It </w:t>
      </w:r>
      <w:r w:rsidR="007D7420" w:rsidRPr="00843AA5">
        <w:rPr>
          <w:rFonts w:eastAsiaTheme="minorHAnsi"/>
          <w:lang w:val="en-GB" w:eastAsia="en-US"/>
        </w:rPr>
        <w:t xml:space="preserve">might </w:t>
      </w:r>
      <w:r w:rsidR="00BB6A43">
        <w:rPr>
          <w:rFonts w:eastAsiaTheme="minorHAnsi"/>
          <w:lang w:val="en-GB" w:eastAsia="en-US"/>
        </w:rPr>
        <w:t xml:space="preserve">be </w:t>
      </w:r>
      <w:r w:rsidR="007D7420" w:rsidRPr="00843AA5">
        <w:rPr>
          <w:rFonts w:eastAsiaTheme="minorHAnsi"/>
          <w:lang w:val="en-GB" w:eastAsia="en-US"/>
        </w:rPr>
        <w:t>also want</w:t>
      </w:r>
      <w:r w:rsidR="00BB6A43">
        <w:rPr>
          <w:rFonts w:eastAsiaTheme="minorHAnsi"/>
          <w:lang w:val="en-GB" w:eastAsia="en-US"/>
        </w:rPr>
        <w:t>ed</w:t>
      </w:r>
      <w:r w:rsidR="007D7420" w:rsidRPr="00843AA5">
        <w:rPr>
          <w:rFonts w:eastAsiaTheme="minorHAnsi"/>
          <w:lang w:val="en-GB" w:eastAsia="en-US"/>
        </w:rPr>
        <w:t xml:space="preserve"> to give </w:t>
      </w:r>
      <w:r w:rsidR="00BB6A43">
        <w:rPr>
          <w:rFonts w:eastAsiaTheme="minorHAnsi"/>
          <w:lang w:val="en-GB" w:eastAsia="en-US"/>
        </w:rPr>
        <w:t>a</w:t>
      </w:r>
      <w:r w:rsidR="007D7420" w:rsidRPr="00843AA5">
        <w:rPr>
          <w:rFonts w:eastAsiaTheme="minorHAnsi"/>
          <w:lang w:val="en-GB" w:eastAsia="en-US"/>
        </w:rPr>
        <w:t xml:space="preserve"> robot</w:t>
      </w:r>
      <w:r w:rsidR="00324D6D">
        <w:rPr>
          <w:rFonts w:eastAsiaTheme="minorHAnsi"/>
          <w:lang w:val="en-GB" w:eastAsia="en-US"/>
        </w:rPr>
        <w:t xml:space="preserve"> </w:t>
      </w:r>
      <w:r w:rsidR="00BB6A43">
        <w:rPr>
          <w:rFonts w:eastAsiaTheme="minorHAnsi"/>
          <w:lang w:val="en-GB" w:eastAsia="en-US"/>
        </w:rPr>
        <w:t xml:space="preserve">some </w:t>
      </w:r>
      <w:r w:rsidR="007D7420" w:rsidRPr="00843AA5">
        <w:rPr>
          <w:rFonts w:eastAsiaTheme="minorHAnsi"/>
          <w:lang w:val="en-GB" w:eastAsia="en-US"/>
        </w:rPr>
        <w:t xml:space="preserve">negative rewards </w:t>
      </w:r>
      <w:r w:rsidR="00453362">
        <w:rPr>
          <w:rFonts w:eastAsiaTheme="minorHAnsi"/>
          <w:lang w:val="en-GB" w:eastAsia="en-US"/>
        </w:rPr>
        <w:t xml:space="preserve">if </w:t>
      </w:r>
      <w:r w:rsidR="007D7420" w:rsidRPr="00843AA5">
        <w:rPr>
          <w:rFonts w:eastAsiaTheme="minorHAnsi"/>
          <w:lang w:val="en-GB" w:eastAsia="en-US"/>
        </w:rPr>
        <w:t>it bumps to things</w:t>
      </w:r>
      <w:r w:rsidR="007D66A8">
        <w:rPr>
          <w:rFonts w:eastAsiaTheme="minorHAnsi"/>
          <w:lang w:val="en-GB" w:eastAsia="en-US"/>
        </w:rPr>
        <w:t>/</w:t>
      </w:r>
      <w:r w:rsidR="007D7420" w:rsidRPr="00843AA5">
        <w:rPr>
          <w:rFonts w:eastAsiaTheme="minorHAnsi"/>
          <w:lang w:val="en-GB" w:eastAsia="en-US"/>
        </w:rPr>
        <w:t>when some</w:t>
      </w:r>
      <w:r w:rsidR="007D66A8">
        <w:rPr>
          <w:rFonts w:eastAsiaTheme="minorHAnsi"/>
          <w:lang w:val="en-GB" w:eastAsia="en-US"/>
        </w:rPr>
        <w:t xml:space="preserve">one is yelling </w:t>
      </w:r>
      <w:r w:rsidR="007D7420" w:rsidRPr="00843AA5">
        <w:rPr>
          <w:rFonts w:eastAsiaTheme="minorHAnsi"/>
          <w:lang w:val="en-GB" w:eastAsia="en-US"/>
        </w:rPr>
        <w:t>at it. For</w:t>
      </w:r>
      <w:r w:rsidR="00324D6D">
        <w:rPr>
          <w:rFonts w:eastAsiaTheme="minorHAnsi"/>
          <w:lang w:val="en-GB" w:eastAsia="en-US"/>
        </w:rPr>
        <w:t xml:space="preserve"> </w:t>
      </w:r>
      <w:r w:rsidR="000F349F">
        <w:rPr>
          <w:rFonts w:eastAsiaTheme="minorHAnsi"/>
          <w:lang w:val="en-GB" w:eastAsia="en-US"/>
        </w:rPr>
        <w:t xml:space="preserve">the </w:t>
      </w:r>
      <w:r w:rsidR="007D7420" w:rsidRPr="00843AA5">
        <w:rPr>
          <w:rFonts w:eastAsiaTheme="minorHAnsi"/>
          <w:lang w:val="en-GB" w:eastAsia="en-US"/>
        </w:rPr>
        <w:t xml:space="preserve">agent to learn </w:t>
      </w:r>
      <w:r w:rsidR="0073347C">
        <w:rPr>
          <w:rFonts w:eastAsiaTheme="minorHAnsi"/>
          <w:lang w:val="en-GB" w:eastAsia="en-US"/>
        </w:rPr>
        <w:t xml:space="preserve">playing </w:t>
      </w:r>
      <w:r w:rsidR="0073347C" w:rsidRPr="00843AA5">
        <w:rPr>
          <w:rFonts w:eastAsiaTheme="minorHAnsi"/>
          <w:lang w:val="en-GB" w:eastAsia="en-US"/>
        </w:rPr>
        <w:t xml:space="preserve">chess </w:t>
      </w:r>
      <w:r w:rsidR="0073347C">
        <w:rPr>
          <w:rFonts w:eastAsiaTheme="minorHAnsi"/>
          <w:lang w:val="en-GB" w:eastAsia="en-US"/>
        </w:rPr>
        <w:t xml:space="preserve">or </w:t>
      </w:r>
      <w:r w:rsidR="007D7420" w:rsidRPr="00843AA5">
        <w:rPr>
          <w:rFonts w:eastAsiaTheme="minorHAnsi"/>
          <w:lang w:val="en-GB" w:eastAsia="en-US"/>
        </w:rPr>
        <w:t>checkers, natural rewards +1 for</w:t>
      </w:r>
      <w:r w:rsidR="00324D6D">
        <w:rPr>
          <w:rFonts w:eastAsiaTheme="minorHAnsi"/>
          <w:lang w:val="en-GB" w:eastAsia="en-US"/>
        </w:rPr>
        <w:t xml:space="preserve"> </w:t>
      </w:r>
      <w:r w:rsidR="007D7420" w:rsidRPr="00843AA5">
        <w:rPr>
          <w:rFonts w:eastAsiaTheme="minorHAnsi"/>
          <w:lang w:val="en-GB" w:eastAsia="en-US"/>
        </w:rPr>
        <w:t xml:space="preserve">winning, </w:t>
      </w:r>
      <w:r w:rsidR="00C2604C">
        <w:rPr>
          <w:rFonts w:eastAsiaTheme="minorHAnsi"/>
          <w:lang w:val="en-GB" w:eastAsia="en-US"/>
        </w:rPr>
        <w:t xml:space="preserve">but </w:t>
      </w:r>
      <w:r w:rsidR="00324D6D">
        <w:rPr>
          <w:rFonts w:eastAsiaTheme="minorHAnsi"/>
          <w:lang w:val="en-GB" w:eastAsia="en-US"/>
        </w:rPr>
        <w:t>-</w:t>
      </w:r>
      <w:r w:rsidR="007D7420" w:rsidRPr="00843AA5">
        <w:rPr>
          <w:rFonts w:eastAsiaTheme="minorHAnsi"/>
          <w:lang w:val="en-GB" w:eastAsia="en-US"/>
        </w:rPr>
        <w:t xml:space="preserve">1 </w:t>
      </w:r>
      <w:r w:rsidR="00C2604C">
        <w:rPr>
          <w:rFonts w:eastAsiaTheme="minorHAnsi"/>
          <w:lang w:val="en-GB" w:eastAsia="en-US"/>
        </w:rPr>
        <w:t xml:space="preserve">- </w:t>
      </w:r>
      <w:r w:rsidR="007D7420" w:rsidRPr="00843AA5">
        <w:rPr>
          <w:rFonts w:eastAsiaTheme="minorHAnsi"/>
          <w:lang w:val="en-GB" w:eastAsia="en-US"/>
        </w:rPr>
        <w:t xml:space="preserve">losing, and 0 </w:t>
      </w:r>
      <w:r w:rsidR="00385834">
        <w:rPr>
          <w:rFonts w:eastAsiaTheme="minorHAnsi"/>
          <w:lang w:val="en-GB" w:eastAsia="en-US"/>
        </w:rPr>
        <w:t xml:space="preserve">- </w:t>
      </w:r>
      <w:r w:rsidR="007D7420" w:rsidRPr="00843AA5">
        <w:rPr>
          <w:rFonts w:eastAsiaTheme="minorHAnsi"/>
          <w:lang w:val="en-GB" w:eastAsia="en-US"/>
        </w:rPr>
        <w:t xml:space="preserve">drawing </w:t>
      </w:r>
      <w:r w:rsidR="007165D8">
        <w:rPr>
          <w:rFonts w:eastAsiaTheme="minorHAnsi"/>
          <w:lang w:val="en-GB" w:eastAsia="en-US"/>
        </w:rPr>
        <w:t xml:space="preserve">or </w:t>
      </w:r>
      <w:r w:rsidR="007D7420" w:rsidRPr="00843AA5">
        <w:rPr>
          <w:rFonts w:eastAsiaTheme="minorHAnsi"/>
          <w:lang w:val="en-GB" w:eastAsia="en-US"/>
        </w:rPr>
        <w:t xml:space="preserve">all </w:t>
      </w:r>
      <w:r w:rsidR="007165D8">
        <w:rPr>
          <w:rFonts w:eastAsiaTheme="minorHAnsi"/>
          <w:lang w:val="en-GB" w:eastAsia="en-US"/>
        </w:rPr>
        <w:t xml:space="preserve">other </w:t>
      </w:r>
      <w:r w:rsidR="007D7420" w:rsidRPr="00843AA5">
        <w:rPr>
          <w:rFonts w:eastAsiaTheme="minorHAnsi"/>
          <w:lang w:val="en-GB" w:eastAsia="en-US"/>
        </w:rPr>
        <w:t>nonterminal positions.</w:t>
      </w:r>
      <w:r w:rsidR="00324D6D">
        <w:rPr>
          <w:rFonts w:eastAsiaTheme="minorHAnsi"/>
          <w:lang w:val="en-GB" w:eastAsia="en-US"/>
        </w:rPr>
        <w:t xml:space="preserve"> </w:t>
      </w:r>
      <w:r w:rsidR="00331774">
        <w:rPr>
          <w:rFonts w:eastAsiaTheme="minorHAnsi"/>
          <w:lang w:val="en-GB" w:eastAsia="en-US"/>
        </w:rPr>
        <w:t xml:space="preserve">It’s clearly seen what is </w:t>
      </w:r>
      <w:r w:rsidR="007D7420" w:rsidRPr="00843AA5">
        <w:rPr>
          <w:rFonts w:eastAsiaTheme="minorHAnsi"/>
          <w:lang w:val="en-GB" w:eastAsia="en-US"/>
        </w:rPr>
        <w:t xml:space="preserve">happening in all these examples. </w:t>
      </w:r>
      <w:r w:rsidR="00082B22">
        <w:rPr>
          <w:rFonts w:eastAsiaTheme="minorHAnsi"/>
          <w:lang w:val="en-GB" w:eastAsia="en-US"/>
        </w:rPr>
        <w:t xml:space="preserve">An </w:t>
      </w:r>
      <w:r w:rsidR="007D7420" w:rsidRPr="00843AA5">
        <w:rPr>
          <w:rFonts w:eastAsiaTheme="minorHAnsi"/>
          <w:lang w:val="en-GB" w:eastAsia="en-US"/>
        </w:rPr>
        <w:t xml:space="preserve">agent </w:t>
      </w:r>
      <w:r w:rsidR="00F133FB">
        <w:rPr>
          <w:rFonts w:eastAsiaTheme="minorHAnsi"/>
          <w:lang w:val="en-GB" w:eastAsia="en-US"/>
        </w:rPr>
        <w:t xml:space="preserve">usually </w:t>
      </w:r>
      <w:r w:rsidR="007D7420" w:rsidRPr="00843AA5">
        <w:rPr>
          <w:rFonts w:eastAsiaTheme="minorHAnsi"/>
          <w:lang w:val="en-GB" w:eastAsia="en-US"/>
        </w:rPr>
        <w:t xml:space="preserve">learns </w:t>
      </w:r>
      <w:r w:rsidR="00094FB4">
        <w:rPr>
          <w:rFonts w:eastAsiaTheme="minorHAnsi"/>
          <w:lang w:val="en-GB" w:eastAsia="en-US"/>
        </w:rPr>
        <w:t xml:space="preserve">maximizing the </w:t>
      </w:r>
      <w:r w:rsidR="007D7420" w:rsidRPr="00843AA5">
        <w:rPr>
          <w:rFonts w:eastAsiaTheme="minorHAnsi"/>
          <w:lang w:val="en-GB" w:eastAsia="en-US"/>
        </w:rPr>
        <w:t xml:space="preserve">reward. </w:t>
      </w:r>
      <w:r w:rsidR="005D6B68">
        <w:rPr>
          <w:rFonts w:eastAsiaTheme="minorHAnsi"/>
          <w:lang w:val="en-GB" w:eastAsia="en-US"/>
        </w:rPr>
        <w:t xml:space="preserve">In order to make </w:t>
      </w:r>
      <w:r w:rsidR="007D7420" w:rsidRPr="00843AA5">
        <w:rPr>
          <w:rFonts w:eastAsiaTheme="minorHAnsi"/>
          <w:lang w:val="en-GB" w:eastAsia="en-US"/>
        </w:rPr>
        <w:t xml:space="preserve">it </w:t>
      </w:r>
      <w:r w:rsidR="00290DEC">
        <w:rPr>
          <w:rFonts w:eastAsiaTheme="minorHAnsi"/>
          <w:lang w:val="en-GB" w:eastAsia="en-US"/>
        </w:rPr>
        <w:t>do</w:t>
      </w:r>
      <w:r w:rsidR="005D6B68">
        <w:rPr>
          <w:rFonts w:eastAsiaTheme="minorHAnsi"/>
          <w:lang w:val="en-GB" w:eastAsia="en-US"/>
        </w:rPr>
        <w:t xml:space="preserve"> </w:t>
      </w:r>
      <w:r w:rsidR="007D7420" w:rsidRPr="00843AA5">
        <w:rPr>
          <w:rFonts w:eastAsiaTheme="minorHAnsi"/>
          <w:lang w:val="en-GB" w:eastAsia="en-US"/>
        </w:rPr>
        <w:t>something</w:t>
      </w:r>
      <w:r w:rsidR="00777AE7">
        <w:rPr>
          <w:rFonts w:eastAsiaTheme="minorHAnsi"/>
          <w:lang w:val="en-GB" w:eastAsia="en-US"/>
        </w:rPr>
        <w:t xml:space="preserve"> we need</w:t>
      </w:r>
      <w:r w:rsidR="007D7420" w:rsidRPr="00843AA5">
        <w:rPr>
          <w:rFonts w:eastAsiaTheme="minorHAnsi"/>
          <w:lang w:val="en-GB" w:eastAsia="en-US"/>
        </w:rPr>
        <w:t xml:space="preserve">, we </w:t>
      </w:r>
      <w:r w:rsidR="00777AE7">
        <w:rPr>
          <w:rFonts w:eastAsiaTheme="minorHAnsi"/>
          <w:lang w:val="en-GB" w:eastAsia="en-US"/>
        </w:rPr>
        <w:t xml:space="preserve">have to </w:t>
      </w:r>
      <w:r w:rsidR="007D7420" w:rsidRPr="00843AA5">
        <w:rPr>
          <w:rFonts w:eastAsiaTheme="minorHAnsi"/>
          <w:lang w:val="en-GB" w:eastAsia="en-US"/>
        </w:rPr>
        <w:t xml:space="preserve">provide rewards in such way </w:t>
      </w:r>
      <w:r w:rsidR="00877DEF">
        <w:rPr>
          <w:rFonts w:eastAsiaTheme="minorHAnsi"/>
          <w:lang w:val="en-GB" w:eastAsia="en-US"/>
        </w:rPr>
        <w:t xml:space="preserve">so </w:t>
      </w:r>
      <w:r w:rsidR="007D7420" w:rsidRPr="00843AA5">
        <w:rPr>
          <w:rFonts w:eastAsiaTheme="minorHAnsi"/>
          <w:lang w:val="en-GB" w:eastAsia="en-US"/>
        </w:rPr>
        <w:t>that in maximizing them agent will</w:t>
      </w:r>
      <w:r w:rsidR="001D3DBC">
        <w:rPr>
          <w:rFonts w:eastAsiaTheme="minorHAnsi"/>
          <w:lang w:val="en-GB" w:eastAsia="en-US"/>
        </w:rPr>
        <w:t xml:space="preserve"> </w:t>
      </w:r>
      <w:r w:rsidR="007D7420" w:rsidRPr="00843AA5">
        <w:rPr>
          <w:rFonts w:eastAsiaTheme="minorHAnsi"/>
          <w:lang w:val="en-GB" w:eastAsia="en-US"/>
        </w:rPr>
        <w:t xml:space="preserve">achieve </w:t>
      </w:r>
      <w:r w:rsidR="000219FF">
        <w:rPr>
          <w:rFonts w:eastAsiaTheme="minorHAnsi"/>
          <w:lang w:val="en-GB" w:eastAsia="en-US"/>
        </w:rPr>
        <w:t xml:space="preserve">the </w:t>
      </w:r>
      <w:r w:rsidR="007D7420" w:rsidRPr="00843AA5">
        <w:rPr>
          <w:rFonts w:eastAsiaTheme="minorHAnsi"/>
          <w:lang w:val="en-GB" w:eastAsia="en-US"/>
        </w:rPr>
        <w:t>goals</w:t>
      </w:r>
      <w:r w:rsidR="000219FF">
        <w:rPr>
          <w:rFonts w:eastAsiaTheme="minorHAnsi"/>
          <w:lang w:val="en-GB" w:eastAsia="en-US"/>
        </w:rPr>
        <w:t xml:space="preserve"> we set</w:t>
      </w:r>
      <w:r w:rsidR="007D7420" w:rsidRPr="00843AA5">
        <w:rPr>
          <w:rFonts w:eastAsiaTheme="minorHAnsi"/>
          <w:lang w:val="en-GB" w:eastAsia="en-US"/>
        </w:rPr>
        <w:t xml:space="preserve">. </w:t>
      </w:r>
      <w:r w:rsidR="00290DEC">
        <w:rPr>
          <w:rFonts w:eastAsiaTheme="minorHAnsi"/>
          <w:lang w:val="en-GB" w:eastAsia="en-US"/>
        </w:rPr>
        <w:t>T</w:t>
      </w:r>
      <w:r w:rsidR="00290DEC" w:rsidRPr="00843AA5">
        <w:rPr>
          <w:rFonts w:eastAsiaTheme="minorHAnsi"/>
          <w:lang w:val="en-GB" w:eastAsia="en-US"/>
        </w:rPr>
        <w:t>hus,</w:t>
      </w:r>
      <w:r w:rsidR="007D7420" w:rsidRPr="00843AA5">
        <w:rPr>
          <w:rFonts w:eastAsiaTheme="minorHAnsi"/>
          <w:lang w:val="en-GB" w:eastAsia="en-US"/>
        </w:rPr>
        <w:t xml:space="preserve"> </w:t>
      </w:r>
      <w:r w:rsidR="00284212">
        <w:rPr>
          <w:rFonts w:eastAsiaTheme="minorHAnsi"/>
          <w:lang w:val="en-GB" w:eastAsia="en-US"/>
        </w:rPr>
        <w:t xml:space="preserve">it is </w:t>
      </w:r>
      <w:r w:rsidR="00316B53">
        <w:rPr>
          <w:rFonts w:eastAsiaTheme="minorHAnsi"/>
          <w:lang w:val="en-GB" w:eastAsia="en-US"/>
        </w:rPr>
        <w:t>crucial</w:t>
      </w:r>
      <w:r w:rsidR="007D7420" w:rsidRPr="00843AA5">
        <w:rPr>
          <w:rFonts w:eastAsiaTheme="minorHAnsi"/>
          <w:lang w:val="en-GB" w:eastAsia="en-US"/>
        </w:rPr>
        <w:t xml:space="preserve"> that rewards we</w:t>
      </w:r>
      <w:r w:rsidR="00C66758">
        <w:rPr>
          <w:rFonts w:eastAsiaTheme="minorHAnsi"/>
          <w:lang w:val="en-GB" w:eastAsia="en-US"/>
        </w:rPr>
        <w:t xml:space="preserve"> have</w:t>
      </w:r>
      <w:r w:rsidR="007D7420" w:rsidRPr="00843AA5">
        <w:rPr>
          <w:rFonts w:eastAsiaTheme="minorHAnsi"/>
          <w:lang w:val="en-GB" w:eastAsia="en-US"/>
        </w:rPr>
        <w:t xml:space="preserve"> set up </w:t>
      </w:r>
      <w:r w:rsidR="00C66758">
        <w:rPr>
          <w:rFonts w:eastAsiaTheme="minorHAnsi"/>
          <w:lang w:val="en-GB" w:eastAsia="en-US"/>
        </w:rPr>
        <w:t>really</w:t>
      </w:r>
      <w:r w:rsidR="001D3DBC">
        <w:rPr>
          <w:rFonts w:eastAsiaTheme="minorHAnsi"/>
          <w:lang w:val="en-GB" w:eastAsia="en-US"/>
        </w:rPr>
        <w:t xml:space="preserve"> </w:t>
      </w:r>
      <w:r w:rsidR="007D7420" w:rsidRPr="00843AA5">
        <w:rPr>
          <w:rFonts w:eastAsiaTheme="minorHAnsi"/>
          <w:lang w:val="en-GB" w:eastAsia="en-US"/>
        </w:rPr>
        <w:t xml:space="preserve">indicate what </w:t>
      </w:r>
      <w:r w:rsidR="00C66758">
        <w:rPr>
          <w:rFonts w:eastAsiaTheme="minorHAnsi"/>
          <w:lang w:val="en-GB" w:eastAsia="en-US"/>
        </w:rPr>
        <w:t xml:space="preserve">has to </w:t>
      </w:r>
      <w:r w:rsidR="007D7420" w:rsidRPr="00843AA5">
        <w:rPr>
          <w:rFonts w:eastAsiaTheme="minorHAnsi"/>
          <w:lang w:val="en-GB" w:eastAsia="en-US"/>
        </w:rPr>
        <w:t xml:space="preserve">accomplished. </w:t>
      </w:r>
      <w:r w:rsidR="00FC706E">
        <w:rPr>
          <w:rFonts w:eastAsiaTheme="minorHAnsi"/>
          <w:lang w:val="en-GB" w:eastAsia="en-US"/>
        </w:rPr>
        <w:t>Especially</w:t>
      </w:r>
      <w:r w:rsidR="007D7420" w:rsidRPr="00843AA5">
        <w:rPr>
          <w:rFonts w:eastAsiaTheme="minorHAnsi"/>
          <w:lang w:val="en-GB" w:eastAsia="en-US"/>
        </w:rPr>
        <w:t xml:space="preserve">, </w:t>
      </w:r>
      <w:r w:rsidR="00BF53C3">
        <w:rPr>
          <w:rFonts w:eastAsiaTheme="minorHAnsi"/>
          <w:lang w:val="en-GB" w:eastAsia="en-US"/>
        </w:rPr>
        <w:t>the signal of reward</w:t>
      </w:r>
      <w:r w:rsidR="00B87ECC">
        <w:rPr>
          <w:rFonts w:eastAsiaTheme="minorHAnsi"/>
          <w:lang w:val="en-GB" w:eastAsia="en-US"/>
        </w:rPr>
        <w:t>s</w:t>
      </w:r>
      <w:r w:rsidR="00BF53C3">
        <w:rPr>
          <w:rFonts w:eastAsiaTheme="minorHAnsi"/>
          <w:lang w:val="en-GB" w:eastAsia="en-US"/>
        </w:rPr>
        <w:t xml:space="preserve"> </w:t>
      </w:r>
      <w:r w:rsidR="007D7420" w:rsidRPr="00843AA5">
        <w:rPr>
          <w:rFonts w:eastAsiaTheme="minorHAnsi"/>
          <w:lang w:val="en-GB" w:eastAsia="en-US"/>
        </w:rPr>
        <w:t>is not</w:t>
      </w:r>
      <w:r w:rsidR="001D3DBC">
        <w:rPr>
          <w:rFonts w:eastAsiaTheme="minorHAnsi"/>
          <w:lang w:val="en-GB" w:eastAsia="en-US"/>
        </w:rPr>
        <w:t xml:space="preserve"> </w:t>
      </w:r>
      <w:r w:rsidR="007D7420" w:rsidRPr="00843AA5">
        <w:rPr>
          <w:rFonts w:eastAsiaTheme="minorHAnsi"/>
          <w:lang w:val="en-GB" w:eastAsia="en-US"/>
        </w:rPr>
        <w:t>the</w:t>
      </w:r>
      <w:r w:rsidR="00F83B8E">
        <w:rPr>
          <w:rFonts w:eastAsiaTheme="minorHAnsi"/>
          <w:lang w:val="en-GB" w:eastAsia="en-US"/>
        </w:rPr>
        <w:t xml:space="preserve"> </w:t>
      </w:r>
      <w:r w:rsidR="00A403B4">
        <w:rPr>
          <w:rFonts w:eastAsiaTheme="minorHAnsi"/>
          <w:lang w:val="en-GB" w:eastAsia="en-US"/>
        </w:rPr>
        <w:t xml:space="preserve">best </w:t>
      </w:r>
      <w:r w:rsidR="00A403B4" w:rsidRPr="00843AA5">
        <w:rPr>
          <w:rFonts w:eastAsiaTheme="minorHAnsi"/>
          <w:lang w:val="en-GB" w:eastAsia="en-US"/>
        </w:rPr>
        <w:t>place</w:t>
      </w:r>
      <w:r w:rsidR="007D7420" w:rsidRPr="00843AA5">
        <w:rPr>
          <w:rFonts w:eastAsiaTheme="minorHAnsi"/>
          <w:lang w:val="en-GB" w:eastAsia="en-US"/>
        </w:rPr>
        <w:t xml:space="preserve"> to impart the agent </w:t>
      </w:r>
      <w:r w:rsidR="00F83B8E">
        <w:rPr>
          <w:rFonts w:eastAsiaTheme="minorHAnsi"/>
          <w:lang w:val="en-GB" w:eastAsia="en-US"/>
        </w:rPr>
        <w:t xml:space="preserve">a </w:t>
      </w:r>
      <w:r w:rsidR="007D7420" w:rsidRPr="00843AA5">
        <w:rPr>
          <w:rFonts w:eastAsiaTheme="minorHAnsi"/>
          <w:lang w:val="en-GB" w:eastAsia="en-US"/>
        </w:rPr>
        <w:t xml:space="preserve">prior knowledge </w:t>
      </w:r>
      <w:r w:rsidR="00EE4647">
        <w:rPr>
          <w:rFonts w:eastAsiaTheme="minorHAnsi"/>
          <w:lang w:val="en-GB" w:eastAsia="en-US"/>
        </w:rPr>
        <w:t xml:space="preserve">of </w:t>
      </w:r>
      <w:r w:rsidR="00AF27CA">
        <w:rPr>
          <w:rFonts w:eastAsiaTheme="minorHAnsi"/>
          <w:lang w:val="en-GB" w:eastAsia="en-US"/>
        </w:rPr>
        <w:t xml:space="preserve">achieving </w:t>
      </w:r>
      <w:r w:rsidR="007D7420" w:rsidRPr="00843AA5">
        <w:rPr>
          <w:rFonts w:eastAsiaTheme="minorHAnsi"/>
          <w:lang w:val="en-GB" w:eastAsia="en-US"/>
        </w:rPr>
        <w:t>what we</w:t>
      </w:r>
      <w:r w:rsidR="001D3DBC">
        <w:rPr>
          <w:rFonts w:eastAsiaTheme="minorHAnsi"/>
          <w:lang w:val="en-GB" w:eastAsia="en-US"/>
        </w:rPr>
        <w:t xml:space="preserve"> </w:t>
      </w:r>
      <w:r w:rsidR="00AF27CA">
        <w:rPr>
          <w:rFonts w:eastAsiaTheme="minorHAnsi"/>
          <w:lang w:val="en-GB" w:eastAsia="en-US"/>
        </w:rPr>
        <w:t xml:space="preserve">would like </w:t>
      </w:r>
      <w:r w:rsidR="007D7420" w:rsidRPr="00843AA5">
        <w:rPr>
          <w:rFonts w:eastAsiaTheme="minorHAnsi"/>
          <w:lang w:val="en-GB" w:eastAsia="en-US"/>
        </w:rPr>
        <w:t xml:space="preserve">it to </w:t>
      </w:r>
      <w:r w:rsidR="00AF27CA">
        <w:rPr>
          <w:rFonts w:eastAsiaTheme="minorHAnsi"/>
          <w:lang w:val="en-GB" w:eastAsia="en-US"/>
        </w:rPr>
        <w:t>get</w:t>
      </w:r>
      <w:r w:rsidR="007D7420" w:rsidRPr="00843AA5">
        <w:rPr>
          <w:rFonts w:eastAsiaTheme="minorHAnsi"/>
          <w:lang w:val="en-GB" w:eastAsia="en-US"/>
        </w:rPr>
        <w:t xml:space="preserve">. For </w:t>
      </w:r>
      <w:r w:rsidR="007C00B9">
        <w:rPr>
          <w:rFonts w:eastAsiaTheme="minorHAnsi"/>
          <w:lang w:val="en-GB" w:eastAsia="en-US"/>
        </w:rPr>
        <w:t>instance</w:t>
      </w:r>
      <w:r w:rsidR="007D7420" w:rsidRPr="00843AA5">
        <w:rPr>
          <w:rFonts w:eastAsiaTheme="minorHAnsi"/>
          <w:lang w:val="en-GB" w:eastAsia="en-US"/>
        </w:rPr>
        <w:t xml:space="preserve">, chess-playing agent </w:t>
      </w:r>
      <w:r w:rsidR="00074962">
        <w:rPr>
          <w:rFonts w:eastAsiaTheme="minorHAnsi"/>
          <w:lang w:val="en-GB" w:eastAsia="en-US"/>
        </w:rPr>
        <w:t xml:space="preserve">has to </w:t>
      </w:r>
      <w:r w:rsidR="007D7420" w:rsidRPr="00843AA5">
        <w:rPr>
          <w:rFonts w:eastAsiaTheme="minorHAnsi"/>
          <w:lang w:val="en-GB" w:eastAsia="en-US"/>
        </w:rPr>
        <w:t>be rewarded only</w:t>
      </w:r>
      <w:r w:rsidR="001D3DBC">
        <w:rPr>
          <w:rFonts w:eastAsiaTheme="minorHAnsi"/>
          <w:lang w:val="en-GB" w:eastAsia="en-US"/>
        </w:rPr>
        <w:t xml:space="preserve"> </w:t>
      </w:r>
      <w:r w:rsidR="000A4B58">
        <w:rPr>
          <w:rFonts w:eastAsiaTheme="minorHAnsi"/>
          <w:lang w:val="en-GB" w:eastAsia="en-US"/>
        </w:rPr>
        <w:t xml:space="preserve">in case of </w:t>
      </w:r>
      <w:r w:rsidR="007D7420" w:rsidRPr="00843AA5">
        <w:rPr>
          <w:rFonts w:eastAsiaTheme="minorHAnsi"/>
          <w:lang w:val="en-GB" w:eastAsia="en-US"/>
        </w:rPr>
        <w:t>actually winning,</w:t>
      </w:r>
      <w:r w:rsidR="00551856">
        <w:rPr>
          <w:rFonts w:eastAsiaTheme="minorHAnsi"/>
          <w:lang w:val="en-GB" w:eastAsia="en-US"/>
        </w:rPr>
        <w:t xml:space="preserve"> and</w:t>
      </w:r>
      <w:r w:rsidR="007D7420" w:rsidRPr="00843AA5">
        <w:rPr>
          <w:rFonts w:eastAsiaTheme="minorHAnsi"/>
          <w:lang w:val="en-GB" w:eastAsia="en-US"/>
        </w:rPr>
        <w:t xml:space="preserve"> not </w:t>
      </w:r>
      <w:r w:rsidR="00E25B5B">
        <w:rPr>
          <w:rFonts w:eastAsiaTheme="minorHAnsi"/>
          <w:lang w:val="en-GB" w:eastAsia="en-US"/>
        </w:rPr>
        <w:t xml:space="preserve">in case of </w:t>
      </w:r>
      <w:r w:rsidR="007D7420" w:rsidRPr="00843AA5">
        <w:rPr>
          <w:rFonts w:eastAsiaTheme="minorHAnsi"/>
          <w:lang w:val="en-GB" w:eastAsia="en-US"/>
        </w:rPr>
        <w:t xml:space="preserve">achieving </w:t>
      </w:r>
      <w:r w:rsidR="00E25B5B" w:rsidRPr="00843AA5">
        <w:rPr>
          <w:rFonts w:eastAsiaTheme="minorHAnsi"/>
          <w:lang w:val="en-GB" w:eastAsia="en-US"/>
        </w:rPr>
        <w:t>sub goal</w:t>
      </w:r>
      <w:r w:rsidR="00E25B5B">
        <w:rPr>
          <w:rFonts w:eastAsiaTheme="minorHAnsi"/>
          <w:lang w:val="en-GB" w:eastAsia="en-US"/>
        </w:rPr>
        <w:t xml:space="preserve"> as </w:t>
      </w:r>
      <w:r w:rsidR="007D7420" w:rsidRPr="00843AA5">
        <w:rPr>
          <w:rFonts w:eastAsiaTheme="minorHAnsi"/>
          <w:lang w:val="en-GB" w:eastAsia="en-US"/>
        </w:rPr>
        <w:t xml:space="preserve">taking </w:t>
      </w:r>
      <w:r w:rsidR="00AC3E2A">
        <w:rPr>
          <w:rFonts w:eastAsiaTheme="minorHAnsi"/>
          <w:lang w:val="en-GB" w:eastAsia="en-US"/>
        </w:rPr>
        <w:t xml:space="preserve">the </w:t>
      </w:r>
      <w:r w:rsidR="007D7420" w:rsidRPr="00843AA5">
        <w:rPr>
          <w:rFonts w:eastAsiaTheme="minorHAnsi"/>
          <w:lang w:val="en-GB" w:eastAsia="en-US"/>
        </w:rPr>
        <w:t>opponent's</w:t>
      </w:r>
      <w:r w:rsidR="00796700">
        <w:rPr>
          <w:rFonts w:eastAsiaTheme="minorHAnsi"/>
          <w:lang w:val="en-GB" w:eastAsia="en-US"/>
        </w:rPr>
        <w:t xml:space="preserve"> </w:t>
      </w:r>
      <w:r w:rsidR="007D7420" w:rsidRPr="00843AA5">
        <w:rPr>
          <w:rFonts w:eastAsiaTheme="minorHAnsi"/>
          <w:lang w:val="en-GB" w:eastAsia="en-US"/>
        </w:rPr>
        <w:t>pieces</w:t>
      </w:r>
      <w:r w:rsidR="009250AF">
        <w:rPr>
          <w:rFonts w:eastAsiaTheme="minorHAnsi"/>
          <w:lang w:val="en-GB" w:eastAsia="en-US"/>
        </w:rPr>
        <w:t>/</w:t>
      </w:r>
      <w:r w:rsidR="007D7420" w:rsidRPr="00843AA5">
        <w:rPr>
          <w:rFonts w:eastAsiaTheme="minorHAnsi"/>
          <w:lang w:val="en-GB" w:eastAsia="en-US"/>
        </w:rPr>
        <w:t xml:space="preserve">gaining control of </w:t>
      </w:r>
      <w:r w:rsidR="00325384" w:rsidRPr="00843AA5">
        <w:rPr>
          <w:rFonts w:eastAsiaTheme="minorHAnsi"/>
          <w:lang w:val="en-GB" w:eastAsia="en-US"/>
        </w:rPr>
        <w:t>centre</w:t>
      </w:r>
      <w:r w:rsidR="007D7420" w:rsidRPr="00843AA5">
        <w:rPr>
          <w:rFonts w:eastAsiaTheme="minorHAnsi"/>
          <w:lang w:val="en-GB" w:eastAsia="en-US"/>
        </w:rPr>
        <w:t xml:space="preserve"> of board. </w:t>
      </w:r>
      <w:r w:rsidR="00FB3051">
        <w:rPr>
          <w:rFonts w:eastAsiaTheme="minorHAnsi"/>
          <w:lang w:val="en-GB" w:eastAsia="en-US"/>
        </w:rPr>
        <w:t>In case there would be a reward for achieving such sub goals</w:t>
      </w:r>
      <w:r w:rsidR="007D7420" w:rsidRPr="00843AA5">
        <w:rPr>
          <w:rFonts w:eastAsiaTheme="minorHAnsi"/>
          <w:lang w:val="en-GB" w:eastAsia="en-US"/>
        </w:rPr>
        <w:t xml:space="preserve">, then agent </w:t>
      </w:r>
      <w:r w:rsidR="00E1517E">
        <w:rPr>
          <w:rFonts w:eastAsiaTheme="minorHAnsi"/>
          <w:lang w:val="en-GB" w:eastAsia="en-US"/>
        </w:rPr>
        <w:t>may</w:t>
      </w:r>
      <w:r w:rsidR="007D7420" w:rsidRPr="00843AA5">
        <w:rPr>
          <w:rFonts w:eastAsiaTheme="minorHAnsi"/>
          <w:lang w:val="en-GB" w:eastAsia="en-US"/>
        </w:rPr>
        <w:t xml:space="preserve"> </w:t>
      </w:r>
      <w:r w:rsidR="00796700">
        <w:rPr>
          <w:rFonts w:eastAsiaTheme="minorHAnsi"/>
          <w:lang w:val="en-GB" w:eastAsia="en-US"/>
        </w:rPr>
        <w:t>fi</w:t>
      </w:r>
      <w:r w:rsidR="007D7420" w:rsidRPr="00843AA5">
        <w:rPr>
          <w:rFonts w:eastAsiaTheme="minorHAnsi"/>
          <w:lang w:val="en-GB" w:eastAsia="en-US"/>
        </w:rPr>
        <w:t xml:space="preserve">nd </w:t>
      </w:r>
      <w:r w:rsidR="00C41A38">
        <w:rPr>
          <w:rFonts w:eastAsiaTheme="minorHAnsi"/>
          <w:lang w:val="en-GB" w:eastAsia="en-US"/>
        </w:rPr>
        <w:t xml:space="preserve">the </w:t>
      </w:r>
      <w:r w:rsidR="007D7420" w:rsidRPr="00843AA5">
        <w:rPr>
          <w:rFonts w:eastAsiaTheme="minorHAnsi"/>
          <w:lang w:val="en-GB" w:eastAsia="en-US"/>
        </w:rPr>
        <w:t xml:space="preserve">way </w:t>
      </w:r>
      <w:r w:rsidR="00786A6E">
        <w:rPr>
          <w:rFonts w:eastAsiaTheme="minorHAnsi"/>
          <w:lang w:val="en-GB" w:eastAsia="en-US"/>
        </w:rPr>
        <w:t xml:space="preserve">of </w:t>
      </w:r>
      <w:r w:rsidR="007D7420" w:rsidRPr="00843AA5">
        <w:rPr>
          <w:rFonts w:eastAsiaTheme="minorHAnsi"/>
          <w:lang w:val="en-GB" w:eastAsia="en-US"/>
        </w:rPr>
        <w:t>achiev</w:t>
      </w:r>
      <w:r w:rsidR="00786A6E">
        <w:rPr>
          <w:rFonts w:eastAsiaTheme="minorHAnsi"/>
          <w:lang w:val="en-GB" w:eastAsia="en-US"/>
        </w:rPr>
        <w:t>ing</w:t>
      </w:r>
      <w:r w:rsidR="007D7420" w:rsidRPr="00843AA5">
        <w:rPr>
          <w:rFonts w:eastAsiaTheme="minorHAnsi"/>
          <w:lang w:val="en-GB" w:eastAsia="en-US"/>
        </w:rPr>
        <w:t xml:space="preserve"> them</w:t>
      </w:r>
      <w:r w:rsidR="00796700">
        <w:rPr>
          <w:rFonts w:eastAsiaTheme="minorHAnsi"/>
          <w:lang w:val="en-GB" w:eastAsia="en-US"/>
        </w:rPr>
        <w:t xml:space="preserve"> </w:t>
      </w:r>
      <w:r w:rsidR="007D7420" w:rsidRPr="00843AA5">
        <w:rPr>
          <w:rFonts w:eastAsiaTheme="minorHAnsi"/>
          <w:lang w:val="en-GB" w:eastAsia="en-US"/>
        </w:rPr>
        <w:t xml:space="preserve">without </w:t>
      </w:r>
      <w:r w:rsidR="002C3673">
        <w:rPr>
          <w:rFonts w:eastAsiaTheme="minorHAnsi"/>
          <w:lang w:val="en-GB" w:eastAsia="en-US"/>
        </w:rPr>
        <w:t xml:space="preserve">actually </w:t>
      </w:r>
      <w:r w:rsidR="007D7420" w:rsidRPr="00843AA5">
        <w:rPr>
          <w:rFonts w:eastAsiaTheme="minorHAnsi"/>
          <w:lang w:val="en-GB" w:eastAsia="en-US"/>
        </w:rPr>
        <w:t xml:space="preserve">achieving </w:t>
      </w:r>
      <w:r w:rsidR="002C3673">
        <w:rPr>
          <w:rFonts w:eastAsiaTheme="minorHAnsi"/>
          <w:lang w:val="en-GB" w:eastAsia="en-US"/>
        </w:rPr>
        <w:t xml:space="preserve">a </w:t>
      </w:r>
      <w:r w:rsidR="007D7420" w:rsidRPr="00843AA5">
        <w:rPr>
          <w:rFonts w:eastAsiaTheme="minorHAnsi"/>
          <w:lang w:val="en-GB" w:eastAsia="en-US"/>
        </w:rPr>
        <w:t xml:space="preserve">real goal. For </w:t>
      </w:r>
      <w:r w:rsidR="00970402">
        <w:rPr>
          <w:rFonts w:eastAsiaTheme="minorHAnsi"/>
          <w:lang w:val="en-GB" w:eastAsia="en-US"/>
        </w:rPr>
        <w:t>instance</w:t>
      </w:r>
      <w:r w:rsidR="007D7420" w:rsidRPr="00843AA5">
        <w:rPr>
          <w:rFonts w:eastAsiaTheme="minorHAnsi"/>
          <w:lang w:val="en-GB" w:eastAsia="en-US"/>
        </w:rPr>
        <w:t xml:space="preserve">, it </w:t>
      </w:r>
      <w:r w:rsidR="00587A6E">
        <w:rPr>
          <w:rFonts w:eastAsiaTheme="minorHAnsi"/>
          <w:lang w:val="en-GB" w:eastAsia="en-US"/>
        </w:rPr>
        <w:t xml:space="preserve">may </w:t>
      </w:r>
      <w:r w:rsidR="00FA1B67">
        <w:rPr>
          <w:rFonts w:eastAsiaTheme="minorHAnsi"/>
          <w:lang w:val="en-GB" w:eastAsia="en-US"/>
        </w:rPr>
        <w:t>fi</w:t>
      </w:r>
      <w:r w:rsidR="007D7420" w:rsidRPr="00843AA5">
        <w:rPr>
          <w:rFonts w:eastAsiaTheme="minorHAnsi"/>
          <w:lang w:val="en-GB" w:eastAsia="en-US"/>
        </w:rPr>
        <w:t xml:space="preserve">nd </w:t>
      </w:r>
      <w:r w:rsidR="00350E6D">
        <w:rPr>
          <w:rFonts w:eastAsiaTheme="minorHAnsi"/>
          <w:lang w:val="en-GB" w:eastAsia="en-US"/>
        </w:rPr>
        <w:t xml:space="preserve">the </w:t>
      </w:r>
      <w:r w:rsidR="007D7420" w:rsidRPr="00843AA5">
        <w:rPr>
          <w:rFonts w:eastAsiaTheme="minorHAnsi"/>
          <w:lang w:val="en-GB" w:eastAsia="en-US"/>
        </w:rPr>
        <w:t xml:space="preserve">way </w:t>
      </w:r>
      <w:r w:rsidR="00ED3667">
        <w:rPr>
          <w:rFonts w:eastAsiaTheme="minorHAnsi"/>
          <w:lang w:val="en-GB" w:eastAsia="en-US"/>
        </w:rPr>
        <w:t xml:space="preserve">of </w:t>
      </w:r>
      <w:r w:rsidR="007D7420" w:rsidRPr="00843AA5">
        <w:rPr>
          <w:rFonts w:eastAsiaTheme="minorHAnsi"/>
          <w:lang w:val="en-GB" w:eastAsia="en-US"/>
        </w:rPr>
        <w:t>tak</w:t>
      </w:r>
      <w:r w:rsidR="00ED3667">
        <w:rPr>
          <w:rFonts w:eastAsiaTheme="minorHAnsi"/>
          <w:lang w:val="en-GB" w:eastAsia="en-US"/>
        </w:rPr>
        <w:t>ing</w:t>
      </w:r>
      <w:r w:rsidR="00FA1B67">
        <w:rPr>
          <w:rFonts w:eastAsiaTheme="minorHAnsi"/>
          <w:lang w:val="en-GB" w:eastAsia="en-US"/>
        </w:rPr>
        <w:t xml:space="preserve"> </w:t>
      </w:r>
      <w:r w:rsidR="007D7420" w:rsidRPr="00843AA5">
        <w:rPr>
          <w:rFonts w:eastAsiaTheme="minorHAnsi"/>
          <w:lang w:val="en-GB" w:eastAsia="en-US"/>
        </w:rPr>
        <w:t>opponent's pieces even at cost of the game</w:t>
      </w:r>
      <w:r w:rsidR="00651E7A">
        <w:rPr>
          <w:rFonts w:eastAsiaTheme="minorHAnsi"/>
          <w:lang w:val="en-GB" w:eastAsia="en-US"/>
        </w:rPr>
        <w:t xml:space="preserve"> to be lost</w:t>
      </w:r>
      <w:r w:rsidR="007D7420" w:rsidRPr="00843AA5">
        <w:rPr>
          <w:rFonts w:eastAsiaTheme="minorHAnsi"/>
          <w:lang w:val="en-GB" w:eastAsia="en-US"/>
        </w:rPr>
        <w:t xml:space="preserve">. </w:t>
      </w:r>
      <w:r w:rsidR="00963E0B">
        <w:rPr>
          <w:rFonts w:eastAsiaTheme="minorHAnsi"/>
          <w:lang w:val="en-GB" w:eastAsia="en-US"/>
        </w:rPr>
        <w:t xml:space="preserve">The signal of reward </w:t>
      </w:r>
      <w:r w:rsidR="007D7420" w:rsidRPr="00843AA5">
        <w:rPr>
          <w:rFonts w:eastAsiaTheme="minorHAnsi"/>
          <w:lang w:val="en-GB" w:eastAsia="en-US"/>
        </w:rPr>
        <w:t>is</w:t>
      </w:r>
      <w:r w:rsidR="00FA1B67">
        <w:rPr>
          <w:rFonts w:eastAsiaTheme="minorHAnsi"/>
          <w:lang w:val="en-GB" w:eastAsia="en-US"/>
        </w:rPr>
        <w:t xml:space="preserve"> </w:t>
      </w:r>
      <w:r w:rsidR="00963E0B">
        <w:rPr>
          <w:rFonts w:eastAsiaTheme="minorHAnsi"/>
          <w:lang w:val="en-GB" w:eastAsia="en-US"/>
        </w:rPr>
        <w:t xml:space="preserve">the </w:t>
      </w:r>
      <w:r w:rsidR="007D7420" w:rsidRPr="00843AA5">
        <w:rPr>
          <w:rFonts w:eastAsiaTheme="minorHAnsi"/>
          <w:lang w:val="en-GB" w:eastAsia="en-US"/>
        </w:rPr>
        <w:t xml:space="preserve">way </w:t>
      </w:r>
      <w:r w:rsidR="00963E0B">
        <w:rPr>
          <w:rFonts w:eastAsiaTheme="minorHAnsi"/>
          <w:lang w:val="en-GB" w:eastAsia="en-US"/>
        </w:rPr>
        <w:t xml:space="preserve">to communicate with </w:t>
      </w:r>
      <w:r w:rsidR="007D7420" w:rsidRPr="00843AA5">
        <w:rPr>
          <w:rFonts w:eastAsiaTheme="minorHAnsi"/>
          <w:lang w:val="en-GB" w:eastAsia="en-US"/>
        </w:rPr>
        <w:t xml:space="preserve">the robot what </w:t>
      </w:r>
      <w:r w:rsidR="00963E0B">
        <w:rPr>
          <w:rFonts w:eastAsiaTheme="minorHAnsi"/>
          <w:lang w:val="en-GB" w:eastAsia="en-US"/>
        </w:rPr>
        <w:t xml:space="preserve">we </w:t>
      </w:r>
      <w:r w:rsidR="007D7420" w:rsidRPr="00843AA5">
        <w:rPr>
          <w:rFonts w:eastAsiaTheme="minorHAnsi"/>
          <w:lang w:val="en-GB" w:eastAsia="en-US"/>
        </w:rPr>
        <w:t>want to achieve,</w:t>
      </w:r>
      <w:r w:rsidR="003C3D43">
        <w:rPr>
          <w:rFonts w:eastAsiaTheme="minorHAnsi"/>
          <w:lang w:val="en-GB" w:eastAsia="en-US"/>
        </w:rPr>
        <w:t xml:space="preserve"> instead of</w:t>
      </w:r>
      <w:r w:rsidR="007D7420" w:rsidRPr="00843AA5">
        <w:rPr>
          <w:rFonts w:eastAsiaTheme="minorHAnsi"/>
          <w:lang w:val="en-GB" w:eastAsia="en-US"/>
        </w:rPr>
        <w:t xml:space="preserve"> how</w:t>
      </w:r>
      <w:r w:rsidR="003C3D43">
        <w:rPr>
          <w:rFonts w:eastAsiaTheme="minorHAnsi"/>
          <w:lang w:val="en-GB" w:eastAsia="en-US"/>
        </w:rPr>
        <w:t xml:space="preserve"> </w:t>
      </w:r>
      <w:r w:rsidR="007D7420" w:rsidRPr="00843AA5">
        <w:rPr>
          <w:rFonts w:eastAsiaTheme="minorHAnsi"/>
          <w:lang w:val="en-GB" w:eastAsia="en-US"/>
        </w:rPr>
        <w:t xml:space="preserve">you want </w:t>
      </w:r>
      <w:r w:rsidR="003C3D43">
        <w:rPr>
          <w:rFonts w:eastAsiaTheme="minorHAnsi"/>
          <w:lang w:val="en-GB" w:eastAsia="en-US"/>
        </w:rPr>
        <w:t xml:space="preserve">to </w:t>
      </w:r>
      <w:r w:rsidR="007D7420" w:rsidRPr="00843AA5">
        <w:rPr>
          <w:rFonts w:eastAsiaTheme="minorHAnsi"/>
          <w:lang w:val="en-GB" w:eastAsia="en-US"/>
        </w:rPr>
        <w:t>achieve</w:t>
      </w:r>
      <w:r w:rsidR="003C3D43">
        <w:rPr>
          <w:rFonts w:eastAsiaTheme="minorHAnsi"/>
          <w:lang w:val="en-GB" w:eastAsia="en-US"/>
        </w:rPr>
        <w:t xml:space="preserve"> it</w:t>
      </w:r>
      <w:r w:rsidR="007D7420" w:rsidRPr="00843AA5">
        <w:rPr>
          <w:rFonts w:eastAsiaTheme="minorHAnsi"/>
          <w:lang w:val="en-GB" w:eastAsia="en-US"/>
        </w:rPr>
        <w:t>.</w:t>
      </w:r>
    </w:p>
    <w:p w14:paraId="3E884CE2" w14:textId="77777777" w:rsidR="00FA1B67" w:rsidRPr="00843AA5" w:rsidRDefault="00FA1B67" w:rsidP="00082F3D">
      <w:pPr>
        <w:autoSpaceDE w:val="0"/>
        <w:autoSpaceDN w:val="0"/>
        <w:adjustRightInd w:val="0"/>
        <w:spacing w:line="360" w:lineRule="auto"/>
        <w:jc w:val="both"/>
        <w:rPr>
          <w:rFonts w:eastAsiaTheme="minorHAnsi"/>
          <w:lang w:val="en-GB" w:eastAsia="en-US"/>
        </w:rPr>
      </w:pPr>
    </w:p>
    <w:p w14:paraId="05153069" w14:textId="492B7A7A"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Newcomers </w:t>
      </w:r>
      <w:r w:rsidR="006C5455">
        <w:rPr>
          <w:rFonts w:eastAsiaTheme="minorHAnsi"/>
          <w:lang w:val="en-GB" w:eastAsia="en-US"/>
        </w:rPr>
        <w:t>of RL</w:t>
      </w:r>
      <w:r w:rsidRPr="00843AA5">
        <w:rPr>
          <w:rFonts w:eastAsiaTheme="minorHAnsi"/>
          <w:lang w:val="en-GB" w:eastAsia="en-US"/>
        </w:rPr>
        <w:t xml:space="preserve"> are </w:t>
      </w:r>
      <w:r w:rsidR="006C5455">
        <w:rPr>
          <w:rFonts w:eastAsiaTheme="minorHAnsi"/>
          <w:lang w:val="en-GB" w:eastAsia="en-US"/>
        </w:rPr>
        <w:t xml:space="preserve">a bit </w:t>
      </w:r>
      <w:r w:rsidRPr="00843AA5">
        <w:rPr>
          <w:rFonts w:eastAsiaTheme="minorHAnsi"/>
          <w:lang w:val="en-GB" w:eastAsia="en-US"/>
        </w:rPr>
        <w:t xml:space="preserve">surprised </w:t>
      </w:r>
      <w:r w:rsidR="006C5455" w:rsidRPr="00843AA5">
        <w:rPr>
          <w:rFonts w:eastAsiaTheme="minorHAnsi"/>
          <w:lang w:val="en-GB" w:eastAsia="en-US"/>
        </w:rPr>
        <w:t>sometimes</w:t>
      </w:r>
      <w:r w:rsidR="006C5455">
        <w:rPr>
          <w:rFonts w:eastAsiaTheme="minorHAnsi"/>
          <w:lang w:val="en-GB" w:eastAsia="en-US"/>
        </w:rPr>
        <w:t xml:space="preserve">, </w:t>
      </w:r>
      <w:r w:rsidRPr="00843AA5">
        <w:rPr>
          <w:rFonts w:eastAsiaTheme="minorHAnsi"/>
          <w:lang w:val="en-GB" w:eastAsia="en-US"/>
        </w:rPr>
        <w:t>the</w:t>
      </w:r>
      <w:r w:rsidR="00B36A30">
        <w:rPr>
          <w:rFonts w:eastAsiaTheme="minorHAnsi"/>
          <w:lang w:val="en-GB" w:eastAsia="en-US"/>
        </w:rPr>
        <w:t xml:space="preserve"> </w:t>
      </w:r>
      <w:r w:rsidRPr="00843AA5">
        <w:rPr>
          <w:rFonts w:eastAsiaTheme="minorHAnsi"/>
          <w:lang w:val="en-GB" w:eastAsia="en-US"/>
        </w:rPr>
        <w:t>rewards</w:t>
      </w:r>
      <w:r w:rsidR="007C49E5">
        <w:rPr>
          <w:rFonts w:eastAsiaTheme="minorHAnsi"/>
          <w:lang w:val="en-GB" w:eastAsia="en-US"/>
        </w:rPr>
        <w:t xml:space="preserve"> </w:t>
      </w:r>
      <w:r w:rsidR="006D2A3B">
        <w:rPr>
          <w:rFonts w:eastAsiaTheme="minorHAnsi"/>
          <w:lang w:val="en-GB" w:eastAsia="en-US"/>
        </w:rPr>
        <w:t>defining the learning’s goal</w:t>
      </w:r>
      <w:r w:rsidR="007C49E5">
        <w:rPr>
          <w:rFonts w:eastAsiaTheme="minorHAnsi"/>
          <w:lang w:val="en-GB" w:eastAsia="en-US"/>
        </w:rPr>
        <w:t xml:space="preserve"> </w:t>
      </w:r>
      <w:r w:rsidRPr="00843AA5">
        <w:rPr>
          <w:rFonts w:eastAsiaTheme="minorHAnsi"/>
          <w:lang w:val="en-GB" w:eastAsia="en-US"/>
        </w:rPr>
        <w:t>are computed in environment</w:t>
      </w:r>
      <w:r w:rsidR="00B36A30">
        <w:rPr>
          <w:rFonts w:eastAsiaTheme="minorHAnsi"/>
          <w:lang w:val="en-GB" w:eastAsia="en-US"/>
        </w:rPr>
        <w:t xml:space="preserve"> </w:t>
      </w:r>
      <w:r w:rsidR="002C686D">
        <w:rPr>
          <w:rFonts w:eastAsiaTheme="minorHAnsi"/>
          <w:lang w:val="en-GB" w:eastAsia="en-US"/>
        </w:rPr>
        <w:t xml:space="preserve">not </w:t>
      </w:r>
      <w:r w:rsidRPr="00843AA5">
        <w:rPr>
          <w:rFonts w:eastAsiaTheme="minorHAnsi"/>
          <w:lang w:val="en-GB" w:eastAsia="en-US"/>
        </w:rPr>
        <w:t xml:space="preserve">in agent. </w:t>
      </w:r>
      <w:r w:rsidR="00B052F7">
        <w:rPr>
          <w:rFonts w:eastAsiaTheme="minorHAnsi"/>
          <w:lang w:val="en-GB" w:eastAsia="en-US"/>
        </w:rPr>
        <w:t>For sure,</w:t>
      </w:r>
      <w:r w:rsidRPr="00843AA5">
        <w:rPr>
          <w:rFonts w:eastAsiaTheme="minorHAnsi"/>
          <w:lang w:val="en-GB" w:eastAsia="en-US"/>
        </w:rPr>
        <w:t xml:space="preserve"> most animals</w:t>
      </w:r>
      <w:r w:rsidR="00AE7EB4">
        <w:rPr>
          <w:rFonts w:eastAsiaTheme="minorHAnsi"/>
          <w:lang w:val="en-GB" w:eastAsia="en-US"/>
        </w:rPr>
        <w:t xml:space="preserve">’ goals </w:t>
      </w:r>
      <w:r w:rsidRPr="00843AA5">
        <w:rPr>
          <w:rFonts w:eastAsiaTheme="minorHAnsi"/>
          <w:lang w:val="en-GB" w:eastAsia="en-US"/>
        </w:rPr>
        <w:t>are recognized by</w:t>
      </w:r>
      <w:r w:rsidR="00481CC8">
        <w:rPr>
          <w:rFonts w:eastAsiaTheme="minorHAnsi"/>
          <w:lang w:val="en-GB" w:eastAsia="en-US"/>
        </w:rPr>
        <w:t xml:space="preserve"> the</w:t>
      </w:r>
      <w:r w:rsidRPr="00843AA5">
        <w:rPr>
          <w:rFonts w:eastAsiaTheme="minorHAnsi"/>
          <w:lang w:val="en-GB" w:eastAsia="en-US"/>
        </w:rPr>
        <w:t xml:space="preserve"> computations </w:t>
      </w:r>
      <w:r w:rsidR="00481CC8">
        <w:rPr>
          <w:rFonts w:eastAsiaTheme="minorHAnsi"/>
          <w:lang w:val="en-GB" w:eastAsia="en-US"/>
        </w:rPr>
        <w:t xml:space="preserve">which are </w:t>
      </w:r>
      <w:r w:rsidRPr="00843AA5">
        <w:rPr>
          <w:rFonts w:eastAsiaTheme="minorHAnsi"/>
          <w:lang w:val="en-GB" w:eastAsia="en-US"/>
        </w:rPr>
        <w:t xml:space="preserve">occurring inside </w:t>
      </w:r>
      <w:r w:rsidR="00FE5AA3">
        <w:rPr>
          <w:rFonts w:eastAsiaTheme="minorHAnsi"/>
          <w:lang w:val="en-GB" w:eastAsia="en-US"/>
        </w:rPr>
        <w:t>the animals’</w:t>
      </w:r>
      <w:r w:rsidRPr="00843AA5">
        <w:rPr>
          <w:rFonts w:eastAsiaTheme="minorHAnsi"/>
          <w:lang w:val="en-GB" w:eastAsia="en-US"/>
        </w:rPr>
        <w:t xml:space="preserve"> bodies, for </w:t>
      </w:r>
      <w:r w:rsidR="00B45E49">
        <w:rPr>
          <w:rFonts w:eastAsiaTheme="minorHAnsi"/>
          <w:lang w:val="en-GB" w:eastAsia="en-US"/>
        </w:rPr>
        <w:t>instance</w:t>
      </w:r>
      <w:r w:rsidRPr="00843AA5">
        <w:rPr>
          <w:rFonts w:eastAsiaTheme="minorHAnsi"/>
          <w:lang w:val="en-GB" w:eastAsia="en-US"/>
        </w:rPr>
        <w:t>, by</w:t>
      </w:r>
      <w:r w:rsidR="00B36A30">
        <w:rPr>
          <w:rFonts w:eastAsiaTheme="minorHAnsi"/>
          <w:lang w:val="en-GB" w:eastAsia="en-US"/>
        </w:rPr>
        <w:t xml:space="preserve"> </w:t>
      </w:r>
      <w:r w:rsidR="007F1B33">
        <w:rPr>
          <w:rFonts w:eastAsiaTheme="minorHAnsi"/>
          <w:lang w:val="en-GB" w:eastAsia="en-US"/>
        </w:rPr>
        <w:t>food recognizing sensors</w:t>
      </w:r>
      <w:r w:rsidRPr="00843AA5">
        <w:rPr>
          <w:rFonts w:eastAsiaTheme="minorHAnsi"/>
          <w:lang w:val="en-GB" w:eastAsia="en-US"/>
        </w:rPr>
        <w:t>, pain</w:t>
      </w:r>
      <w:r w:rsidR="007F1B33" w:rsidRPr="00843AA5">
        <w:rPr>
          <w:rFonts w:eastAsiaTheme="minorHAnsi"/>
          <w:lang w:val="en-GB" w:eastAsia="en-US"/>
        </w:rPr>
        <w:t>, hunger</w:t>
      </w:r>
      <w:r w:rsidRPr="00843AA5">
        <w:rPr>
          <w:rFonts w:eastAsiaTheme="minorHAnsi"/>
          <w:lang w:val="en-GB" w:eastAsia="en-US"/>
        </w:rPr>
        <w:t xml:space="preserve"> and pleasure. </w:t>
      </w:r>
      <w:r w:rsidR="007F1B33">
        <w:rPr>
          <w:rFonts w:eastAsiaTheme="minorHAnsi"/>
          <w:lang w:val="en-GB" w:eastAsia="en-US"/>
        </w:rPr>
        <w:t>However</w:t>
      </w:r>
      <w:r w:rsidRPr="00843AA5">
        <w:rPr>
          <w:rFonts w:eastAsiaTheme="minorHAnsi"/>
          <w:lang w:val="en-GB" w:eastAsia="en-US"/>
        </w:rPr>
        <w:t xml:space="preserve">, as discussed in previous section, </w:t>
      </w:r>
      <w:r w:rsidR="00975C1D">
        <w:rPr>
          <w:rFonts w:eastAsiaTheme="minorHAnsi"/>
          <w:lang w:val="en-GB" w:eastAsia="en-US"/>
        </w:rPr>
        <w:t xml:space="preserve">it can be </w:t>
      </w:r>
      <w:r w:rsidRPr="00843AA5">
        <w:rPr>
          <w:rFonts w:eastAsiaTheme="minorHAnsi"/>
          <w:lang w:val="en-GB" w:eastAsia="en-US"/>
        </w:rPr>
        <w:t>redraw</w:t>
      </w:r>
      <w:r w:rsidR="00975C1D">
        <w:rPr>
          <w:rFonts w:eastAsiaTheme="minorHAnsi"/>
          <w:lang w:val="en-GB" w:eastAsia="en-US"/>
        </w:rPr>
        <w:t xml:space="preserve">n, </w:t>
      </w:r>
      <w:r w:rsidRPr="00843AA5">
        <w:rPr>
          <w:rFonts w:eastAsiaTheme="minorHAnsi"/>
          <w:lang w:val="en-GB" w:eastAsia="en-US"/>
        </w:rPr>
        <w:t xml:space="preserve">the </w:t>
      </w:r>
      <w:r w:rsidR="00647132" w:rsidRPr="00843AA5">
        <w:rPr>
          <w:rFonts w:eastAsiaTheme="minorHAnsi"/>
          <w:lang w:val="en-GB" w:eastAsia="en-US"/>
        </w:rPr>
        <w:t xml:space="preserve">interface </w:t>
      </w:r>
      <w:r w:rsidR="00647132">
        <w:rPr>
          <w:rFonts w:eastAsiaTheme="minorHAnsi"/>
          <w:lang w:val="en-GB" w:eastAsia="en-US"/>
        </w:rPr>
        <w:t xml:space="preserve">of </w:t>
      </w:r>
      <w:r w:rsidRPr="00843AA5">
        <w:rPr>
          <w:rFonts w:eastAsiaTheme="minorHAnsi"/>
          <w:lang w:val="en-GB" w:eastAsia="en-US"/>
        </w:rPr>
        <w:t>agent</w:t>
      </w:r>
      <w:r w:rsidR="00B36A30">
        <w:rPr>
          <w:rFonts w:eastAsiaTheme="minorHAnsi"/>
          <w:lang w:val="en-GB" w:eastAsia="en-US"/>
        </w:rPr>
        <w:t>-</w:t>
      </w:r>
      <w:r w:rsidRPr="00843AA5">
        <w:rPr>
          <w:rFonts w:eastAsiaTheme="minorHAnsi"/>
          <w:lang w:val="en-GB" w:eastAsia="en-US"/>
        </w:rPr>
        <w:t xml:space="preserve">environment in a way that parts of body </w:t>
      </w:r>
      <w:r w:rsidR="002A436E">
        <w:rPr>
          <w:rFonts w:eastAsiaTheme="minorHAnsi"/>
          <w:lang w:val="en-GB" w:eastAsia="en-US"/>
        </w:rPr>
        <w:t xml:space="preserve">would be </w:t>
      </w:r>
      <w:r w:rsidRPr="00843AA5">
        <w:rPr>
          <w:rFonts w:eastAsiaTheme="minorHAnsi"/>
          <w:lang w:val="en-GB" w:eastAsia="en-US"/>
        </w:rPr>
        <w:t>considered outside</w:t>
      </w:r>
      <w:r w:rsidR="00BF304D">
        <w:rPr>
          <w:rFonts w:eastAsiaTheme="minorHAnsi"/>
          <w:lang w:val="en-GB" w:eastAsia="en-US"/>
        </w:rPr>
        <w:t xml:space="preserve"> </w:t>
      </w:r>
      <w:r w:rsidRPr="00843AA5">
        <w:rPr>
          <w:rFonts w:eastAsiaTheme="minorHAnsi"/>
          <w:lang w:val="en-GB" w:eastAsia="en-US"/>
        </w:rPr>
        <w:t xml:space="preserve">of agent. For </w:t>
      </w:r>
      <w:r w:rsidR="00054F4F">
        <w:rPr>
          <w:rFonts w:eastAsiaTheme="minorHAnsi"/>
          <w:lang w:val="en-GB" w:eastAsia="en-US"/>
        </w:rPr>
        <w:t>instance</w:t>
      </w:r>
      <w:r w:rsidRPr="00843AA5">
        <w:rPr>
          <w:rFonts w:eastAsiaTheme="minorHAnsi"/>
          <w:lang w:val="en-GB" w:eastAsia="en-US"/>
        </w:rPr>
        <w:t xml:space="preserve">, if goal concerns </w:t>
      </w:r>
      <w:r w:rsidR="00CB56B2">
        <w:rPr>
          <w:rFonts w:eastAsiaTheme="minorHAnsi"/>
          <w:lang w:val="en-GB" w:eastAsia="en-US"/>
        </w:rPr>
        <w:t xml:space="preserve">the </w:t>
      </w:r>
      <w:r w:rsidRPr="00843AA5">
        <w:rPr>
          <w:rFonts w:eastAsiaTheme="minorHAnsi"/>
          <w:lang w:val="en-GB" w:eastAsia="en-US"/>
        </w:rPr>
        <w:t>internal energy reservoirs</w:t>
      </w:r>
      <w:r w:rsidR="001B7F11">
        <w:rPr>
          <w:rFonts w:eastAsiaTheme="minorHAnsi"/>
          <w:lang w:val="en-GB" w:eastAsia="en-US"/>
        </w:rPr>
        <w:t xml:space="preserve"> of the robot</w:t>
      </w:r>
      <w:r w:rsidRPr="00843AA5">
        <w:rPr>
          <w:rFonts w:eastAsiaTheme="minorHAnsi"/>
          <w:lang w:val="en-GB" w:eastAsia="en-US"/>
        </w:rPr>
        <w:t>, then the</w:t>
      </w:r>
      <w:r w:rsidR="009310A4">
        <w:rPr>
          <w:rFonts w:eastAsiaTheme="minorHAnsi"/>
          <w:lang w:val="en-GB" w:eastAsia="en-US"/>
        </w:rPr>
        <w:t>y</w:t>
      </w:r>
      <w:r w:rsidRPr="00843AA5">
        <w:rPr>
          <w:rFonts w:eastAsiaTheme="minorHAnsi"/>
          <w:lang w:val="en-GB" w:eastAsia="en-US"/>
        </w:rPr>
        <w:t xml:space="preserve"> are considered </w:t>
      </w:r>
      <w:r w:rsidR="009310A4">
        <w:rPr>
          <w:rFonts w:eastAsiaTheme="minorHAnsi"/>
          <w:lang w:val="en-GB" w:eastAsia="en-US"/>
        </w:rPr>
        <w:t xml:space="preserve">as a </w:t>
      </w:r>
      <w:r w:rsidRPr="00843AA5">
        <w:rPr>
          <w:rFonts w:eastAsiaTheme="minorHAnsi"/>
          <w:lang w:val="en-GB" w:eastAsia="en-US"/>
        </w:rPr>
        <w:t>part of environment; if goal concerns positions of robot's</w:t>
      </w:r>
      <w:r w:rsidR="008D6FD0">
        <w:rPr>
          <w:rFonts w:eastAsiaTheme="minorHAnsi"/>
          <w:lang w:val="en-GB" w:eastAsia="en-US"/>
        </w:rPr>
        <w:t xml:space="preserve"> </w:t>
      </w:r>
      <w:r w:rsidRPr="00843AA5">
        <w:rPr>
          <w:rFonts w:eastAsiaTheme="minorHAnsi"/>
          <w:lang w:val="en-GB" w:eastAsia="en-US"/>
        </w:rPr>
        <w:t xml:space="preserve">limbs, then these are considered </w:t>
      </w:r>
      <w:r w:rsidR="00595AB3">
        <w:rPr>
          <w:rFonts w:eastAsiaTheme="minorHAnsi"/>
          <w:lang w:val="en-GB" w:eastAsia="en-US"/>
        </w:rPr>
        <w:t xml:space="preserve">as a </w:t>
      </w:r>
      <w:r w:rsidRPr="00843AA5">
        <w:rPr>
          <w:rFonts w:eastAsiaTheme="minorHAnsi"/>
          <w:lang w:val="en-GB" w:eastAsia="en-US"/>
        </w:rPr>
        <w:t>part of environment</w:t>
      </w:r>
      <w:r w:rsidR="008B7766">
        <w:rPr>
          <w:rFonts w:eastAsiaTheme="minorHAnsi"/>
          <w:lang w:val="en-GB" w:eastAsia="en-US"/>
        </w:rPr>
        <w:t xml:space="preserve"> </w:t>
      </w:r>
      <w:r w:rsidRPr="00843AA5">
        <w:rPr>
          <w:rFonts w:eastAsiaTheme="minorHAnsi"/>
          <w:lang w:val="en-GB" w:eastAsia="en-US"/>
        </w:rPr>
        <w:t>that is,</w:t>
      </w:r>
      <w:r w:rsidR="0062274E">
        <w:rPr>
          <w:rFonts w:eastAsiaTheme="minorHAnsi"/>
          <w:lang w:val="en-GB" w:eastAsia="en-US"/>
        </w:rPr>
        <w:t xml:space="preserve"> </w:t>
      </w:r>
      <w:r w:rsidRPr="00843AA5">
        <w:rPr>
          <w:rFonts w:eastAsiaTheme="minorHAnsi"/>
          <w:lang w:val="en-GB" w:eastAsia="en-US"/>
        </w:rPr>
        <w:t xml:space="preserve">the boundary </w:t>
      </w:r>
      <w:r w:rsidR="00A17AD8">
        <w:rPr>
          <w:rFonts w:eastAsiaTheme="minorHAnsi"/>
          <w:lang w:val="en-GB" w:eastAsia="en-US"/>
        </w:rPr>
        <w:t xml:space="preserve">of agent </w:t>
      </w:r>
      <w:r w:rsidRPr="00843AA5">
        <w:rPr>
          <w:rFonts w:eastAsiaTheme="minorHAnsi"/>
          <w:lang w:val="en-GB" w:eastAsia="en-US"/>
        </w:rPr>
        <w:t>is drawn at interface between the their</w:t>
      </w:r>
      <w:r w:rsidR="0048540F">
        <w:rPr>
          <w:rFonts w:eastAsiaTheme="minorHAnsi"/>
          <w:lang w:val="en-GB" w:eastAsia="en-US"/>
        </w:rPr>
        <w:t xml:space="preserve"> </w:t>
      </w:r>
      <w:r w:rsidRPr="00843AA5">
        <w:rPr>
          <w:rFonts w:eastAsiaTheme="minorHAnsi"/>
          <w:lang w:val="en-GB" w:eastAsia="en-US"/>
        </w:rPr>
        <w:t>control systems</w:t>
      </w:r>
      <w:r w:rsidR="00772EB9">
        <w:rPr>
          <w:rFonts w:eastAsiaTheme="minorHAnsi"/>
          <w:lang w:val="en-GB" w:eastAsia="en-US"/>
        </w:rPr>
        <w:t xml:space="preserve"> and </w:t>
      </w:r>
      <w:r w:rsidR="00772EB9" w:rsidRPr="00843AA5">
        <w:rPr>
          <w:rFonts w:eastAsiaTheme="minorHAnsi"/>
          <w:lang w:val="en-GB" w:eastAsia="en-US"/>
        </w:rPr>
        <w:t>limb</w:t>
      </w:r>
      <w:r w:rsidRPr="00843AA5">
        <w:rPr>
          <w:rFonts w:eastAsiaTheme="minorHAnsi"/>
          <w:lang w:val="en-GB" w:eastAsia="en-US"/>
        </w:rPr>
        <w:t xml:space="preserve">. </w:t>
      </w:r>
      <w:r w:rsidR="002F65E2">
        <w:rPr>
          <w:rFonts w:eastAsiaTheme="minorHAnsi"/>
          <w:lang w:val="en-GB" w:eastAsia="en-US"/>
        </w:rPr>
        <w:t>Such</w:t>
      </w:r>
      <w:r w:rsidRPr="00843AA5">
        <w:rPr>
          <w:rFonts w:eastAsiaTheme="minorHAnsi"/>
          <w:lang w:val="en-GB" w:eastAsia="en-US"/>
        </w:rPr>
        <w:t xml:space="preserve"> things are internal to robot but </w:t>
      </w:r>
      <w:r w:rsidR="007842E0">
        <w:rPr>
          <w:rFonts w:eastAsiaTheme="minorHAnsi"/>
          <w:lang w:val="en-GB" w:eastAsia="en-US"/>
        </w:rPr>
        <w:t xml:space="preserve">they are </w:t>
      </w:r>
      <w:r w:rsidRPr="00843AA5">
        <w:rPr>
          <w:rFonts w:eastAsiaTheme="minorHAnsi"/>
          <w:lang w:val="en-GB" w:eastAsia="en-US"/>
        </w:rPr>
        <w:t>external</w:t>
      </w:r>
      <w:r w:rsidR="0048540F">
        <w:rPr>
          <w:rFonts w:eastAsiaTheme="minorHAnsi"/>
          <w:lang w:val="en-GB" w:eastAsia="en-US"/>
        </w:rPr>
        <w:t xml:space="preserve"> </w:t>
      </w:r>
      <w:r w:rsidRPr="00843AA5">
        <w:rPr>
          <w:rFonts w:eastAsiaTheme="minorHAnsi"/>
          <w:lang w:val="en-GB" w:eastAsia="en-US"/>
        </w:rPr>
        <w:t xml:space="preserve">to learning agent. </w:t>
      </w:r>
      <w:r w:rsidR="00343B5E">
        <w:rPr>
          <w:rFonts w:eastAsiaTheme="minorHAnsi"/>
          <w:lang w:val="en-GB" w:eastAsia="en-US"/>
        </w:rPr>
        <w:t>I</w:t>
      </w:r>
      <w:r w:rsidRPr="00843AA5">
        <w:rPr>
          <w:rFonts w:eastAsiaTheme="minorHAnsi"/>
          <w:lang w:val="en-GB" w:eastAsia="en-US"/>
        </w:rPr>
        <w:t xml:space="preserve">t is </w:t>
      </w:r>
      <w:r w:rsidR="00343B5E">
        <w:rPr>
          <w:rFonts w:eastAsiaTheme="minorHAnsi"/>
          <w:lang w:val="en-GB" w:eastAsia="en-US"/>
        </w:rPr>
        <w:t xml:space="preserve">pretty </w:t>
      </w:r>
      <w:r w:rsidRPr="00843AA5">
        <w:rPr>
          <w:rFonts w:eastAsiaTheme="minorHAnsi"/>
          <w:lang w:val="en-GB" w:eastAsia="en-US"/>
        </w:rPr>
        <w:t xml:space="preserve">convenient </w:t>
      </w:r>
      <w:r w:rsidR="00236C95">
        <w:rPr>
          <w:rFonts w:eastAsiaTheme="minorHAnsi"/>
          <w:lang w:val="en-GB" w:eastAsia="en-US"/>
        </w:rPr>
        <w:t xml:space="preserve">- </w:t>
      </w:r>
      <w:r w:rsidRPr="00843AA5">
        <w:rPr>
          <w:rFonts w:eastAsiaTheme="minorHAnsi"/>
          <w:lang w:val="en-GB" w:eastAsia="en-US"/>
        </w:rPr>
        <w:t>place boundary</w:t>
      </w:r>
      <w:r w:rsidR="00424646">
        <w:rPr>
          <w:rFonts w:eastAsiaTheme="minorHAnsi"/>
          <w:lang w:val="en-GB" w:eastAsia="en-US"/>
        </w:rPr>
        <w:t xml:space="preserve"> </w:t>
      </w:r>
      <w:r w:rsidRPr="00843AA5">
        <w:rPr>
          <w:rFonts w:eastAsiaTheme="minorHAnsi"/>
          <w:lang w:val="en-GB" w:eastAsia="en-US"/>
        </w:rPr>
        <w:t xml:space="preserve">of </w:t>
      </w:r>
      <w:r w:rsidR="00B43F18">
        <w:rPr>
          <w:rFonts w:eastAsiaTheme="minorHAnsi"/>
          <w:lang w:val="en-GB" w:eastAsia="en-US"/>
        </w:rPr>
        <w:t xml:space="preserve">a </w:t>
      </w:r>
      <w:r w:rsidRPr="00843AA5">
        <w:rPr>
          <w:rFonts w:eastAsiaTheme="minorHAnsi"/>
          <w:lang w:val="en-GB" w:eastAsia="en-US"/>
        </w:rPr>
        <w:t xml:space="preserve">learning agent at limit </w:t>
      </w:r>
      <w:r w:rsidRPr="00843AA5">
        <w:rPr>
          <w:rFonts w:eastAsiaTheme="minorHAnsi"/>
          <w:lang w:val="en-GB" w:eastAsia="en-US"/>
        </w:rPr>
        <w:lastRenderedPageBreak/>
        <w:t>of</w:t>
      </w:r>
      <w:r w:rsidR="00424646">
        <w:rPr>
          <w:rFonts w:eastAsiaTheme="minorHAnsi"/>
          <w:lang w:val="en-GB" w:eastAsia="en-US"/>
        </w:rPr>
        <w:t xml:space="preserve"> </w:t>
      </w:r>
      <w:r w:rsidRPr="00843AA5">
        <w:rPr>
          <w:rFonts w:eastAsiaTheme="minorHAnsi"/>
          <w:lang w:val="en-GB" w:eastAsia="en-US"/>
        </w:rPr>
        <w:t>control</w:t>
      </w:r>
      <w:r w:rsidR="00B43F18">
        <w:rPr>
          <w:rFonts w:eastAsiaTheme="minorHAnsi"/>
          <w:lang w:val="en-GB" w:eastAsia="en-US"/>
        </w:rPr>
        <w:t xml:space="preserve"> instead of </w:t>
      </w:r>
      <w:r w:rsidR="00B43F18" w:rsidRPr="00843AA5">
        <w:rPr>
          <w:rFonts w:eastAsiaTheme="minorHAnsi"/>
          <w:lang w:val="en-GB" w:eastAsia="en-US"/>
        </w:rPr>
        <w:t xml:space="preserve">limit of </w:t>
      </w:r>
      <w:r w:rsidR="00B43F18">
        <w:rPr>
          <w:rFonts w:eastAsiaTheme="minorHAnsi"/>
          <w:lang w:val="en-GB" w:eastAsia="en-US"/>
        </w:rPr>
        <w:t xml:space="preserve">the </w:t>
      </w:r>
      <w:r w:rsidR="00B43F18" w:rsidRPr="00843AA5">
        <w:rPr>
          <w:rFonts w:eastAsiaTheme="minorHAnsi"/>
          <w:lang w:val="en-GB" w:eastAsia="en-US"/>
        </w:rPr>
        <w:t>physical body</w:t>
      </w:r>
      <w:r w:rsidRPr="00843AA5">
        <w:rPr>
          <w:rFonts w:eastAsiaTheme="minorHAnsi"/>
          <w:lang w:val="en-GB" w:eastAsia="en-US"/>
        </w:rPr>
        <w:t>.</w:t>
      </w:r>
      <w:r w:rsidR="00424646">
        <w:rPr>
          <w:rFonts w:eastAsiaTheme="minorHAnsi"/>
          <w:lang w:val="en-GB" w:eastAsia="en-US"/>
        </w:rPr>
        <w:t xml:space="preserve"> </w:t>
      </w:r>
      <w:r w:rsidRPr="00843AA5">
        <w:rPr>
          <w:rFonts w:eastAsiaTheme="minorHAnsi"/>
          <w:lang w:val="en-GB" w:eastAsia="en-US"/>
        </w:rPr>
        <w:t xml:space="preserve">The reason </w:t>
      </w:r>
      <w:r w:rsidR="00880999">
        <w:rPr>
          <w:rFonts w:eastAsiaTheme="minorHAnsi"/>
          <w:lang w:val="en-GB" w:eastAsia="en-US"/>
        </w:rPr>
        <w:t xml:space="preserve">for doing this </w:t>
      </w:r>
      <w:r w:rsidRPr="00843AA5">
        <w:rPr>
          <w:rFonts w:eastAsiaTheme="minorHAnsi"/>
          <w:lang w:val="en-GB" w:eastAsia="en-US"/>
        </w:rPr>
        <w:t xml:space="preserve">is that the goal </w:t>
      </w:r>
      <w:r w:rsidR="00A77B06">
        <w:rPr>
          <w:rFonts w:eastAsiaTheme="minorHAnsi"/>
          <w:lang w:val="en-GB" w:eastAsia="en-US"/>
        </w:rPr>
        <w:t xml:space="preserve">of the agent has to </w:t>
      </w:r>
      <w:r w:rsidRPr="00843AA5">
        <w:rPr>
          <w:rFonts w:eastAsiaTheme="minorHAnsi"/>
          <w:lang w:val="en-GB" w:eastAsia="en-US"/>
        </w:rPr>
        <w:t>be something</w:t>
      </w:r>
      <w:r w:rsidR="00424646">
        <w:rPr>
          <w:rFonts w:eastAsiaTheme="minorHAnsi"/>
          <w:lang w:val="en-GB" w:eastAsia="en-US"/>
        </w:rPr>
        <w:t xml:space="preserve"> </w:t>
      </w:r>
      <w:r w:rsidR="00665D03">
        <w:rPr>
          <w:rFonts w:eastAsiaTheme="minorHAnsi"/>
          <w:lang w:val="en-GB" w:eastAsia="en-US"/>
        </w:rPr>
        <w:t xml:space="preserve">for </w:t>
      </w:r>
      <w:r w:rsidRPr="00843AA5">
        <w:rPr>
          <w:rFonts w:eastAsiaTheme="minorHAnsi"/>
          <w:lang w:val="en-GB" w:eastAsia="en-US"/>
        </w:rPr>
        <w:t xml:space="preserve">which it has </w:t>
      </w:r>
      <w:r w:rsidR="00665D03">
        <w:rPr>
          <w:rFonts w:eastAsiaTheme="minorHAnsi"/>
          <w:lang w:val="en-GB" w:eastAsia="en-US"/>
        </w:rPr>
        <w:t xml:space="preserve">not a perfect </w:t>
      </w:r>
      <w:r w:rsidRPr="00843AA5">
        <w:rPr>
          <w:rFonts w:eastAsiaTheme="minorHAnsi"/>
          <w:lang w:val="en-GB" w:eastAsia="en-US"/>
        </w:rPr>
        <w:t>control</w:t>
      </w:r>
      <w:r w:rsidR="00761C50">
        <w:rPr>
          <w:rFonts w:eastAsiaTheme="minorHAnsi"/>
          <w:lang w:val="en-GB" w:eastAsia="en-US"/>
        </w:rPr>
        <w:t xml:space="preserve">, for example, </w:t>
      </w:r>
      <w:r w:rsidRPr="00843AA5">
        <w:rPr>
          <w:rFonts w:eastAsiaTheme="minorHAnsi"/>
          <w:lang w:val="en-GB" w:eastAsia="en-US"/>
        </w:rPr>
        <w:t xml:space="preserve">it </w:t>
      </w:r>
      <w:r w:rsidR="00420464">
        <w:rPr>
          <w:rFonts w:eastAsiaTheme="minorHAnsi"/>
          <w:lang w:val="en-GB" w:eastAsia="en-US"/>
        </w:rPr>
        <w:t xml:space="preserve">must </w:t>
      </w:r>
      <w:r w:rsidRPr="00843AA5">
        <w:rPr>
          <w:rFonts w:eastAsiaTheme="minorHAnsi"/>
          <w:lang w:val="en-GB" w:eastAsia="en-US"/>
        </w:rPr>
        <w:t xml:space="preserve">not be able, </w:t>
      </w:r>
      <w:r w:rsidR="00420464">
        <w:rPr>
          <w:rFonts w:eastAsiaTheme="minorHAnsi"/>
          <w:lang w:val="en-GB" w:eastAsia="en-US"/>
        </w:rPr>
        <w:t xml:space="preserve">to </w:t>
      </w:r>
      <w:r w:rsidRPr="00843AA5">
        <w:rPr>
          <w:rFonts w:eastAsiaTheme="minorHAnsi"/>
          <w:lang w:val="en-GB" w:eastAsia="en-US"/>
        </w:rPr>
        <w:t xml:space="preserve">decree that reward </w:t>
      </w:r>
      <w:r w:rsidR="002E54A1">
        <w:rPr>
          <w:rFonts w:eastAsiaTheme="minorHAnsi"/>
          <w:lang w:val="en-GB" w:eastAsia="en-US"/>
        </w:rPr>
        <w:t xml:space="preserve">was </w:t>
      </w:r>
      <w:r w:rsidRPr="00843AA5">
        <w:rPr>
          <w:rFonts w:eastAsiaTheme="minorHAnsi"/>
          <w:lang w:val="en-GB" w:eastAsia="en-US"/>
        </w:rPr>
        <w:t xml:space="preserve">received in </w:t>
      </w:r>
      <w:r w:rsidR="002E54A1">
        <w:rPr>
          <w:rFonts w:eastAsiaTheme="minorHAnsi"/>
          <w:lang w:val="en-GB" w:eastAsia="en-US"/>
        </w:rPr>
        <w:t xml:space="preserve">such a </w:t>
      </w:r>
      <w:r w:rsidRPr="00843AA5">
        <w:rPr>
          <w:rFonts w:eastAsiaTheme="minorHAnsi"/>
          <w:lang w:val="en-GB" w:eastAsia="en-US"/>
        </w:rPr>
        <w:t xml:space="preserve">way that it </w:t>
      </w:r>
      <w:r w:rsidR="002E54A1">
        <w:rPr>
          <w:rFonts w:eastAsiaTheme="minorHAnsi"/>
          <w:lang w:val="en-GB" w:eastAsia="en-US"/>
        </w:rPr>
        <w:t xml:space="preserve">can </w:t>
      </w:r>
      <w:r w:rsidRPr="00843AA5">
        <w:rPr>
          <w:rFonts w:eastAsiaTheme="minorHAnsi"/>
          <w:lang w:val="en-GB" w:eastAsia="en-US"/>
        </w:rPr>
        <w:t xml:space="preserve">change </w:t>
      </w:r>
      <w:r w:rsidR="000E28F5">
        <w:rPr>
          <w:rFonts w:eastAsiaTheme="minorHAnsi"/>
          <w:lang w:val="en-GB" w:eastAsia="en-US"/>
        </w:rPr>
        <w:t xml:space="preserve">the </w:t>
      </w:r>
      <w:r w:rsidRPr="00843AA5">
        <w:rPr>
          <w:rFonts w:eastAsiaTheme="minorHAnsi"/>
          <w:lang w:val="en-GB" w:eastAsia="en-US"/>
        </w:rPr>
        <w:t xml:space="preserve">action. </w:t>
      </w:r>
      <w:r w:rsidR="000E28F5">
        <w:rPr>
          <w:rFonts w:eastAsiaTheme="minorHAnsi"/>
          <w:lang w:val="en-GB" w:eastAsia="en-US"/>
        </w:rPr>
        <w:t>Thus</w:t>
      </w:r>
      <w:r w:rsidRPr="00843AA5">
        <w:rPr>
          <w:rFonts w:eastAsiaTheme="minorHAnsi"/>
          <w:lang w:val="en-GB" w:eastAsia="en-US"/>
        </w:rPr>
        <w:t xml:space="preserve">, we </w:t>
      </w:r>
      <w:r w:rsidR="0056799F">
        <w:rPr>
          <w:rFonts w:eastAsiaTheme="minorHAnsi"/>
          <w:lang w:val="en-GB" w:eastAsia="en-US"/>
        </w:rPr>
        <w:t xml:space="preserve">are placing </w:t>
      </w:r>
      <w:r w:rsidRPr="00843AA5">
        <w:rPr>
          <w:rFonts w:eastAsiaTheme="minorHAnsi"/>
          <w:lang w:val="en-GB" w:eastAsia="en-US"/>
        </w:rPr>
        <w:t xml:space="preserve">the source </w:t>
      </w:r>
      <w:r w:rsidR="0056799F">
        <w:rPr>
          <w:rFonts w:eastAsiaTheme="minorHAnsi"/>
          <w:lang w:val="en-GB" w:eastAsia="en-US"/>
        </w:rPr>
        <w:t xml:space="preserve">of </w:t>
      </w:r>
      <w:r w:rsidR="0056799F" w:rsidRPr="00843AA5">
        <w:rPr>
          <w:rFonts w:eastAsiaTheme="minorHAnsi"/>
          <w:lang w:val="en-GB" w:eastAsia="en-US"/>
        </w:rPr>
        <w:t xml:space="preserve">reward </w:t>
      </w:r>
      <w:r w:rsidRPr="00843AA5">
        <w:rPr>
          <w:rFonts w:eastAsiaTheme="minorHAnsi"/>
          <w:lang w:val="en-GB" w:eastAsia="en-US"/>
        </w:rPr>
        <w:t>outside</w:t>
      </w:r>
      <w:r w:rsidR="00424646">
        <w:rPr>
          <w:rFonts w:eastAsiaTheme="minorHAnsi"/>
          <w:lang w:val="en-GB" w:eastAsia="en-US"/>
        </w:rPr>
        <w:t xml:space="preserve"> </w:t>
      </w:r>
      <w:r w:rsidRPr="00843AA5">
        <w:rPr>
          <w:rFonts w:eastAsiaTheme="minorHAnsi"/>
          <w:lang w:val="en-GB" w:eastAsia="en-US"/>
        </w:rPr>
        <w:t xml:space="preserve">of agent. </w:t>
      </w:r>
      <w:r w:rsidR="00581EDC">
        <w:rPr>
          <w:rFonts w:eastAsiaTheme="minorHAnsi"/>
          <w:lang w:val="en-GB" w:eastAsia="en-US"/>
        </w:rPr>
        <w:t xml:space="preserve">It </w:t>
      </w:r>
      <w:r w:rsidRPr="00843AA5">
        <w:rPr>
          <w:rFonts w:eastAsiaTheme="minorHAnsi"/>
          <w:lang w:val="en-GB" w:eastAsia="en-US"/>
        </w:rPr>
        <w:t>doesn</w:t>
      </w:r>
      <w:r w:rsidR="00581EDC">
        <w:rPr>
          <w:rFonts w:eastAsiaTheme="minorHAnsi"/>
          <w:lang w:val="en-GB" w:eastAsia="en-US"/>
        </w:rPr>
        <w:t>’</w:t>
      </w:r>
      <w:r w:rsidRPr="00843AA5">
        <w:rPr>
          <w:rFonts w:eastAsiaTheme="minorHAnsi"/>
          <w:lang w:val="en-GB" w:eastAsia="en-US"/>
        </w:rPr>
        <w:t xml:space="preserve">t preclude the agent </w:t>
      </w:r>
      <w:r w:rsidR="000E2470">
        <w:rPr>
          <w:rFonts w:eastAsiaTheme="minorHAnsi"/>
          <w:lang w:val="en-GB" w:eastAsia="en-US"/>
        </w:rPr>
        <w:t xml:space="preserve">of </w:t>
      </w:r>
      <w:r w:rsidRPr="00843AA5">
        <w:rPr>
          <w:rFonts w:eastAsiaTheme="minorHAnsi"/>
          <w:lang w:val="en-GB" w:eastAsia="en-US"/>
        </w:rPr>
        <w:t>de</w:t>
      </w:r>
      <w:r w:rsidR="00424646">
        <w:rPr>
          <w:rFonts w:eastAsiaTheme="minorHAnsi"/>
          <w:lang w:val="en-GB" w:eastAsia="en-US"/>
        </w:rPr>
        <w:t>fi</w:t>
      </w:r>
      <w:r w:rsidRPr="00843AA5">
        <w:rPr>
          <w:rFonts w:eastAsiaTheme="minorHAnsi"/>
          <w:lang w:val="en-GB" w:eastAsia="en-US"/>
        </w:rPr>
        <w:t xml:space="preserve">ning for </w:t>
      </w:r>
      <w:r w:rsidR="00A5456A">
        <w:rPr>
          <w:rFonts w:eastAsiaTheme="minorHAnsi"/>
          <w:lang w:val="en-GB" w:eastAsia="en-US"/>
        </w:rPr>
        <w:t>him some</w:t>
      </w:r>
      <w:r w:rsidRPr="00843AA5">
        <w:rPr>
          <w:rFonts w:eastAsiaTheme="minorHAnsi"/>
          <w:lang w:val="en-GB" w:eastAsia="en-US"/>
        </w:rPr>
        <w:t xml:space="preserve"> kind</w:t>
      </w:r>
      <w:r w:rsidR="00322BC9">
        <w:rPr>
          <w:rFonts w:eastAsiaTheme="minorHAnsi"/>
          <w:lang w:val="en-GB" w:eastAsia="en-US"/>
        </w:rPr>
        <w:t xml:space="preserve"> </w:t>
      </w:r>
      <w:r w:rsidRPr="00843AA5">
        <w:rPr>
          <w:rFonts w:eastAsiaTheme="minorHAnsi"/>
          <w:lang w:val="en-GB" w:eastAsia="en-US"/>
        </w:rPr>
        <w:t>of internal reward</w:t>
      </w:r>
      <w:r w:rsidR="00C3362F">
        <w:rPr>
          <w:rFonts w:eastAsiaTheme="minorHAnsi"/>
          <w:lang w:val="en-GB" w:eastAsia="en-US"/>
        </w:rPr>
        <w:t>/</w:t>
      </w:r>
      <w:r w:rsidRPr="00843AA5">
        <w:rPr>
          <w:rFonts w:eastAsiaTheme="minorHAnsi"/>
          <w:lang w:val="en-GB" w:eastAsia="en-US"/>
        </w:rPr>
        <w:t>a sequence of rewards. Indeed, this is exactly</w:t>
      </w:r>
      <w:r w:rsidR="00322BC9">
        <w:rPr>
          <w:rFonts w:eastAsiaTheme="minorHAnsi"/>
          <w:lang w:val="en-GB" w:eastAsia="en-US"/>
        </w:rPr>
        <w:t xml:space="preserve"> </w:t>
      </w:r>
      <w:r w:rsidRPr="00843AA5">
        <w:rPr>
          <w:rFonts w:eastAsiaTheme="minorHAnsi"/>
          <w:lang w:val="en-GB" w:eastAsia="en-US"/>
        </w:rPr>
        <w:t>what many reinforcement learning methods do.</w:t>
      </w:r>
    </w:p>
    <w:p w14:paraId="78BD13FB" w14:textId="77777777" w:rsidR="00322BC9" w:rsidRDefault="00322BC9" w:rsidP="00082F3D">
      <w:pPr>
        <w:autoSpaceDE w:val="0"/>
        <w:autoSpaceDN w:val="0"/>
        <w:adjustRightInd w:val="0"/>
        <w:spacing w:line="360" w:lineRule="auto"/>
        <w:jc w:val="both"/>
        <w:rPr>
          <w:rFonts w:eastAsiaTheme="minorHAnsi"/>
          <w:lang w:val="en-GB" w:eastAsia="en-US"/>
        </w:rPr>
      </w:pPr>
    </w:p>
    <w:p w14:paraId="18EED848" w14:textId="5E923761" w:rsidR="007D7420" w:rsidRDefault="003E5E82"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2.6   </w:t>
      </w:r>
      <w:commentRangeStart w:id="396"/>
      <w:commentRangeStart w:id="397"/>
      <w:r w:rsidR="007D7420" w:rsidRPr="00322BC9">
        <w:rPr>
          <w:rFonts w:eastAsiaTheme="minorHAnsi"/>
          <w:b/>
          <w:bCs/>
          <w:lang w:val="en-GB" w:eastAsia="en-US"/>
        </w:rPr>
        <w:t>Returns</w:t>
      </w:r>
      <w:commentRangeEnd w:id="396"/>
      <w:r w:rsidR="00FB6E22">
        <w:rPr>
          <w:rStyle w:val="CommentReference"/>
        </w:rPr>
        <w:commentReference w:id="396"/>
      </w:r>
      <w:commentRangeEnd w:id="397"/>
      <w:r w:rsidR="003C0558">
        <w:rPr>
          <w:rStyle w:val="CommentReference"/>
        </w:rPr>
        <w:commentReference w:id="397"/>
      </w:r>
      <w:r w:rsidR="003C0558">
        <w:rPr>
          <w:rFonts w:eastAsiaTheme="minorHAnsi"/>
          <w:b/>
          <w:bCs/>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003C0558">
        <w:rPr>
          <w:rFonts w:eastAsiaTheme="minorHAnsi"/>
          <w:b/>
          <w:bCs/>
          <w:lang w:val="en-GB" w:eastAsia="en-US"/>
        </w:rPr>
        <w:t>) – cumulative reward the agent receives in the long run.</w:t>
      </w:r>
    </w:p>
    <w:p w14:paraId="56569C0F" w14:textId="77777777" w:rsidR="00C764DA" w:rsidRPr="00322BC9" w:rsidRDefault="00C764DA" w:rsidP="00082F3D">
      <w:pPr>
        <w:autoSpaceDE w:val="0"/>
        <w:autoSpaceDN w:val="0"/>
        <w:adjustRightInd w:val="0"/>
        <w:spacing w:line="360" w:lineRule="auto"/>
        <w:jc w:val="both"/>
        <w:rPr>
          <w:rFonts w:eastAsiaTheme="minorHAnsi"/>
          <w:b/>
          <w:bCs/>
          <w:lang w:val="en-GB" w:eastAsia="en-US"/>
        </w:rPr>
      </w:pPr>
    </w:p>
    <w:p w14:paraId="4A2038E2" w14:textId="7E2A7463"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So far we have discussed the objective of learning informally. We have said that</w:t>
      </w:r>
      <w:r w:rsidR="0024297C">
        <w:rPr>
          <w:rFonts w:eastAsiaTheme="minorHAnsi"/>
          <w:lang w:val="en-GB" w:eastAsia="en-US"/>
        </w:rPr>
        <w:t xml:space="preserve"> </w:t>
      </w:r>
      <w:r w:rsidRPr="00843AA5">
        <w:rPr>
          <w:rFonts w:eastAsiaTheme="minorHAnsi"/>
          <w:lang w:val="en-GB" w:eastAsia="en-US"/>
        </w:rPr>
        <w:t>the agent's goal is to maximize the cumulative reward</w:t>
      </w:r>
      <w:ins w:id="398" w:author="Олександр Романченко" w:date="2020-05-17T00:34:00Z">
        <w:r w:rsidR="00950519">
          <w:rPr>
            <w:rStyle w:val="FootnoteReference"/>
            <w:rFonts w:eastAsiaTheme="minorHAnsi"/>
            <w:lang w:val="en-GB" w:eastAsia="en-US"/>
          </w:rPr>
          <w:footnoteReference w:id="32"/>
        </w:r>
      </w:ins>
      <w:r w:rsidRPr="00843AA5">
        <w:rPr>
          <w:rFonts w:eastAsiaTheme="minorHAnsi"/>
          <w:lang w:val="en-GB" w:eastAsia="en-US"/>
        </w:rPr>
        <w:t xml:space="preserve"> it receives in the long</w:t>
      </w:r>
      <w:r w:rsidR="007B290C">
        <w:rPr>
          <w:rFonts w:eastAsiaTheme="minorHAnsi"/>
          <w:lang w:val="en-GB" w:eastAsia="en-US"/>
        </w:rPr>
        <w:t xml:space="preserve"> </w:t>
      </w:r>
      <w:r w:rsidRPr="00843AA5">
        <w:rPr>
          <w:rFonts w:eastAsiaTheme="minorHAnsi"/>
          <w:lang w:val="en-GB" w:eastAsia="en-US"/>
        </w:rPr>
        <w:t>run. How might this be de</w:t>
      </w:r>
      <w:r w:rsidR="005D7279">
        <w:rPr>
          <w:rFonts w:eastAsiaTheme="minorHAnsi"/>
          <w:lang w:val="en-GB" w:eastAsia="en-US"/>
        </w:rPr>
        <w:t>fi</w:t>
      </w:r>
      <w:r w:rsidRPr="00843AA5">
        <w:rPr>
          <w:rFonts w:eastAsiaTheme="minorHAnsi"/>
          <w:lang w:val="en-GB" w:eastAsia="en-US"/>
        </w:rPr>
        <w:t>ned formally? If the sequence of rewards received</w:t>
      </w:r>
      <w:r w:rsidR="007B290C">
        <w:rPr>
          <w:rFonts w:eastAsiaTheme="minorHAnsi"/>
          <w:lang w:val="en-GB" w:eastAsia="en-US"/>
        </w:rPr>
        <w:t xml:space="preserve"> </w:t>
      </w:r>
      <w:r w:rsidRPr="00843AA5">
        <w:rPr>
          <w:rFonts w:eastAsiaTheme="minorHAnsi"/>
          <w:lang w:val="en-GB" w:eastAsia="en-US"/>
        </w:rPr>
        <w:t>after time step t is denoted</w:t>
      </w:r>
      <w:r w:rsidR="00087DBC">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oMath>
      <w:r w:rsidRPr="00843AA5">
        <w:rPr>
          <w:rFonts w:eastAsiaTheme="minorHAnsi"/>
          <w:lang w:val="en-GB" w:eastAsia="en-US"/>
        </w:rPr>
        <w:t xml:space="preserve">, then </w:t>
      </w:r>
      <w:r w:rsidR="003A1E39">
        <w:rPr>
          <w:rFonts w:eastAsiaTheme="minorHAnsi"/>
          <w:lang w:val="en-GB" w:eastAsia="en-US"/>
        </w:rPr>
        <w:t>which</w:t>
      </w:r>
      <w:r w:rsidRPr="00843AA5">
        <w:rPr>
          <w:rFonts w:eastAsiaTheme="minorHAnsi"/>
          <w:lang w:val="en-GB" w:eastAsia="en-US"/>
        </w:rPr>
        <w:t xml:space="preserve"> precise aspect of</w:t>
      </w:r>
      <w:r w:rsidR="007B290C">
        <w:rPr>
          <w:rFonts w:eastAsiaTheme="minorHAnsi"/>
          <w:lang w:val="en-GB" w:eastAsia="en-US"/>
        </w:rPr>
        <w:t xml:space="preserve"> </w:t>
      </w:r>
      <w:r w:rsidR="003A1E39">
        <w:rPr>
          <w:rFonts w:eastAsiaTheme="minorHAnsi"/>
          <w:lang w:val="en-GB" w:eastAsia="en-US"/>
        </w:rPr>
        <w:t xml:space="preserve">the </w:t>
      </w:r>
      <w:r w:rsidRPr="00843AA5">
        <w:rPr>
          <w:rFonts w:eastAsiaTheme="minorHAnsi"/>
          <w:lang w:val="en-GB" w:eastAsia="en-US"/>
        </w:rPr>
        <w:t xml:space="preserve">sequence </w:t>
      </w:r>
      <w:r w:rsidR="003A1E39">
        <w:rPr>
          <w:rFonts w:eastAsiaTheme="minorHAnsi"/>
          <w:lang w:val="en-GB" w:eastAsia="en-US"/>
        </w:rPr>
        <w:t>w</w:t>
      </w:r>
      <w:r w:rsidRPr="00843AA5">
        <w:rPr>
          <w:rFonts w:eastAsiaTheme="minorHAnsi"/>
          <w:lang w:val="en-GB" w:eastAsia="en-US"/>
        </w:rPr>
        <w:t xml:space="preserve">e </w:t>
      </w:r>
      <w:r w:rsidR="003A1E39">
        <w:rPr>
          <w:rFonts w:eastAsiaTheme="minorHAnsi"/>
          <w:lang w:val="en-GB" w:eastAsia="en-US"/>
        </w:rPr>
        <w:t xml:space="preserve">want </w:t>
      </w:r>
      <w:r w:rsidRPr="00843AA5">
        <w:rPr>
          <w:rFonts w:eastAsiaTheme="minorHAnsi"/>
          <w:lang w:val="en-GB" w:eastAsia="en-US"/>
        </w:rPr>
        <w:t>to maximize? In general, we seek to maximize the</w:t>
      </w:r>
      <w:r w:rsidR="007B290C">
        <w:rPr>
          <w:rFonts w:eastAsiaTheme="minorHAnsi"/>
          <w:lang w:val="en-GB" w:eastAsia="en-US"/>
        </w:rPr>
        <w:t xml:space="preserve"> </w:t>
      </w:r>
      <w:r w:rsidRPr="00843AA5">
        <w:rPr>
          <w:rFonts w:eastAsiaTheme="minorHAnsi"/>
          <w:lang w:val="en-GB" w:eastAsia="en-US"/>
        </w:rPr>
        <w:t xml:space="preserve">expected return, where the return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Pr="00843AA5">
        <w:rPr>
          <w:rFonts w:eastAsiaTheme="minorHAnsi"/>
          <w:lang w:val="en-GB" w:eastAsia="en-US"/>
        </w:rPr>
        <w:t xml:space="preserve"> is de</w:t>
      </w:r>
      <w:r w:rsidR="00C02876">
        <w:rPr>
          <w:rFonts w:eastAsiaTheme="minorHAnsi"/>
          <w:lang w:val="en-GB" w:eastAsia="en-US"/>
        </w:rPr>
        <w:t>fi</w:t>
      </w:r>
      <w:r w:rsidRPr="00843AA5">
        <w:rPr>
          <w:rFonts w:eastAsiaTheme="minorHAnsi"/>
          <w:lang w:val="en-GB" w:eastAsia="en-US"/>
        </w:rPr>
        <w:t>ned as some speci</w:t>
      </w:r>
      <w:r w:rsidR="00D87AF1">
        <w:rPr>
          <w:rFonts w:eastAsiaTheme="minorHAnsi"/>
          <w:lang w:val="en-GB" w:eastAsia="en-US"/>
        </w:rPr>
        <w:t>fi</w:t>
      </w:r>
      <w:r w:rsidRPr="00843AA5">
        <w:rPr>
          <w:rFonts w:eastAsiaTheme="minorHAnsi"/>
          <w:lang w:val="en-GB" w:eastAsia="en-US"/>
        </w:rPr>
        <w:t>c function of the</w:t>
      </w:r>
      <w:r w:rsidR="00E32D71">
        <w:rPr>
          <w:rFonts w:eastAsiaTheme="minorHAnsi"/>
          <w:lang w:val="en-GB" w:eastAsia="en-US"/>
        </w:rPr>
        <w:t xml:space="preserve"> </w:t>
      </w:r>
      <w:r w:rsidRPr="00843AA5">
        <w:rPr>
          <w:rFonts w:eastAsiaTheme="minorHAnsi"/>
          <w:lang w:val="en-GB" w:eastAsia="en-US"/>
        </w:rPr>
        <w:t>reward sequence. In the simplest case the return is the sum of the rewards:</w:t>
      </w:r>
    </w:p>
    <w:p w14:paraId="3143BD39" w14:textId="70B4BAA5" w:rsidR="00551EB8" w:rsidRPr="00551EB8" w:rsidRDefault="009939EE" w:rsidP="00082F3D">
      <w:pPr>
        <w:autoSpaceDE w:val="0"/>
        <w:autoSpaceDN w:val="0"/>
        <w:adjustRightInd w:val="0"/>
        <w:spacing w:line="360" w:lineRule="auto"/>
        <w:jc w:val="both"/>
        <w:rPr>
          <w:rFonts w:eastAsiaTheme="minorHAnsi"/>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m:t>
            </m:r>
          </m:sub>
        </m:sSub>
      </m:oMath>
      <w:r w:rsidR="00DB5A45">
        <w:rPr>
          <w:rFonts w:eastAsiaTheme="minorEastAsia"/>
          <w:lang w:val="en-GB" w:eastAsia="en-US"/>
        </w:rPr>
        <w:tab/>
      </w:r>
      <w:r w:rsidR="00DB5A45">
        <w:rPr>
          <w:rFonts w:eastAsiaTheme="minorEastAsia"/>
          <w:lang w:val="en-GB" w:eastAsia="en-US"/>
        </w:rPr>
        <w:tab/>
        <w:t>[1.0]</w:t>
      </w:r>
    </w:p>
    <w:p w14:paraId="62D6F224" w14:textId="77777777" w:rsidR="00551EB8" w:rsidRPr="00843AA5" w:rsidRDefault="00551EB8" w:rsidP="00082F3D">
      <w:pPr>
        <w:autoSpaceDE w:val="0"/>
        <w:autoSpaceDN w:val="0"/>
        <w:adjustRightInd w:val="0"/>
        <w:spacing w:line="360" w:lineRule="auto"/>
        <w:jc w:val="both"/>
        <w:rPr>
          <w:rFonts w:eastAsiaTheme="minorHAnsi"/>
          <w:lang w:val="en-GB" w:eastAsia="en-US"/>
        </w:rPr>
      </w:pPr>
    </w:p>
    <w:p w14:paraId="11CDD57F" w14:textId="25C0498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T</m:t>
        </m:r>
      </m:oMath>
      <w:r w:rsidRPr="00843AA5">
        <w:rPr>
          <w:rFonts w:eastAsiaTheme="minorHAnsi"/>
          <w:lang w:val="en-GB" w:eastAsia="en-US"/>
        </w:rPr>
        <w:t xml:space="preserve"> is a </w:t>
      </w:r>
      <w:r w:rsidR="00551EB8">
        <w:rPr>
          <w:rFonts w:eastAsiaTheme="minorHAnsi"/>
          <w:lang w:val="en-GB" w:eastAsia="en-US"/>
        </w:rPr>
        <w:t>fi</w:t>
      </w:r>
      <w:r w:rsidRPr="00843AA5">
        <w:rPr>
          <w:rFonts w:eastAsiaTheme="minorHAnsi"/>
          <w:lang w:val="en-GB" w:eastAsia="en-US"/>
        </w:rPr>
        <w:t xml:space="preserve">nal time step. </w:t>
      </w:r>
      <w:r w:rsidR="00A011C4">
        <w:rPr>
          <w:rFonts w:eastAsiaTheme="minorHAnsi"/>
          <w:lang w:val="en-GB" w:eastAsia="en-US"/>
        </w:rPr>
        <w:t>Such</w:t>
      </w:r>
      <w:r w:rsidRPr="00843AA5">
        <w:rPr>
          <w:rFonts w:eastAsiaTheme="minorHAnsi"/>
          <w:lang w:val="en-GB" w:eastAsia="en-US"/>
        </w:rPr>
        <w:t xml:space="preserve"> approach makes sense </w:t>
      </w:r>
      <w:r w:rsidR="00A011C4">
        <w:rPr>
          <w:rFonts w:eastAsiaTheme="minorHAnsi"/>
          <w:lang w:val="en-GB" w:eastAsia="en-US"/>
        </w:rPr>
        <w:t>for</w:t>
      </w:r>
      <w:r w:rsidRPr="00843AA5">
        <w:rPr>
          <w:rFonts w:eastAsiaTheme="minorHAnsi"/>
          <w:lang w:val="en-GB" w:eastAsia="en-US"/>
        </w:rPr>
        <w:t xml:space="preserve"> applications </w:t>
      </w:r>
      <w:r w:rsidR="00A011C4">
        <w:rPr>
          <w:rFonts w:eastAsiaTheme="minorHAnsi"/>
          <w:lang w:val="en-GB" w:eastAsia="en-US"/>
        </w:rPr>
        <w:t xml:space="preserve">where </w:t>
      </w:r>
      <w:r w:rsidRPr="00843AA5">
        <w:rPr>
          <w:rFonts w:eastAsiaTheme="minorHAnsi"/>
          <w:lang w:val="en-GB" w:eastAsia="en-US"/>
        </w:rPr>
        <w:t xml:space="preserve">there is natural notion of </w:t>
      </w:r>
      <w:r w:rsidR="00A011C4">
        <w:rPr>
          <w:rFonts w:eastAsiaTheme="minorHAnsi"/>
          <w:lang w:val="en-GB" w:eastAsia="en-US"/>
        </w:rPr>
        <w:t xml:space="preserve">the </w:t>
      </w:r>
      <w:r w:rsidR="00FA4F5B">
        <w:rPr>
          <w:rFonts w:eastAsiaTheme="minorHAnsi"/>
          <w:lang w:val="en-GB" w:eastAsia="en-US"/>
        </w:rPr>
        <w:t>fi</w:t>
      </w:r>
      <w:r w:rsidRPr="00843AA5">
        <w:rPr>
          <w:rFonts w:eastAsiaTheme="minorHAnsi"/>
          <w:lang w:val="en-GB" w:eastAsia="en-US"/>
        </w:rPr>
        <w:t xml:space="preserve">nal time step, </w:t>
      </w:r>
      <w:r w:rsidR="004276CE">
        <w:rPr>
          <w:rFonts w:eastAsiaTheme="minorHAnsi"/>
          <w:lang w:val="en-GB" w:eastAsia="en-US"/>
        </w:rPr>
        <w:t>so that</w:t>
      </w:r>
      <w:r w:rsidRPr="00843AA5">
        <w:rPr>
          <w:rFonts w:eastAsiaTheme="minorHAnsi"/>
          <w:lang w:val="en-GB" w:eastAsia="en-US"/>
        </w:rPr>
        <w:t xml:space="preserve">, when </w:t>
      </w:r>
      <w:r w:rsidR="00C671CD">
        <w:rPr>
          <w:rFonts w:eastAsiaTheme="minorHAnsi"/>
          <w:lang w:val="en-GB" w:eastAsia="en-US"/>
        </w:rPr>
        <w:t xml:space="preserve">the </w:t>
      </w:r>
      <w:r w:rsidRPr="00843AA5">
        <w:rPr>
          <w:rFonts w:eastAsiaTheme="minorHAnsi"/>
          <w:lang w:val="en-GB" w:eastAsia="en-US"/>
        </w:rPr>
        <w:t xml:space="preserve">interaction </w:t>
      </w:r>
      <w:r w:rsidR="00C671CD">
        <w:rPr>
          <w:rFonts w:eastAsiaTheme="minorHAnsi"/>
          <w:lang w:val="en-GB" w:eastAsia="en-US"/>
        </w:rPr>
        <w:t xml:space="preserve">of </w:t>
      </w:r>
      <w:r w:rsidR="00C671CD" w:rsidRPr="00843AA5">
        <w:rPr>
          <w:rFonts w:eastAsiaTheme="minorHAnsi"/>
          <w:lang w:val="en-GB" w:eastAsia="en-US"/>
        </w:rPr>
        <w:t>the agent</w:t>
      </w:r>
      <w:r w:rsidR="00C671CD">
        <w:rPr>
          <w:rFonts w:eastAsiaTheme="minorHAnsi"/>
          <w:lang w:val="en-GB" w:eastAsia="en-US"/>
        </w:rPr>
        <w:t>-</w:t>
      </w:r>
      <w:r w:rsidR="00C671CD" w:rsidRPr="00843AA5">
        <w:rPr>
          <w:rFonts w:eastAsiaTheme="minorHAnsi"/>
          <w:lang w:val="en-GB" w:eastAsia="en-US"/>
        </w:rPr>
        <w:t xml:space="preserve">environment naturally </w:t>
      </w:r>
      <w:r w:rsidRPr="00843AA5">
        <w:rPr>
          <w:rFonts w:eastAsiaTheme="minorHAnsi"/>
          <w:lang w:val="en-GB" w:eastAsia="en-US"/>
        </w:rPr>
        <w:t xml:space="preserve">breaks into </w:t>
      </w:r>
      <w:r w:rsidR="00D33D7D" w:rsidRPr="00843AA5">
        <w:rPr>
          <w:rFonts w:eastAsiaTheme="minorHAnsi"/>
          <w:lang w:val="en-GB" w:eastAsia="en-US"/>
        </w:rPr>
        <w:t>subsequence</w:t>
      </w:r>
      <w:r w:rsidRPr="00843AA5">
        <w:rPr>
          <w:rFonts w:eastAsiaTheme="minorHAnsi"/>
          <w:lang w:val="en-GB" w:eastAsia="en-US"/>
        </w:rPr>
        <w:t>, call</w:t>
      </w:r>
      <w:r w:rsidR="00C671CD">
        <w:rPr>
          <w:rFonts w:eastAsiaTheme="minorHAnsi"/>
          <w:lang w:val="en-GB" w:eastAsia="en-US"/>
        </w:rPr>
        <w:t>ed</w:t>
      </w:r>
      <w:r w:rsidR="00FA4F5B">
        <w:rPr>
          <w:rFonts w:eastAsiaTheme="minorHAnsi"/>
          <w:lang w:val="en-GB" w:eastAsia="en-US"/>
        </w:rPr>
        <w:t xml:space="preserve"> </w:t>
      </w:r>
      <w:r w:rsidRPr="00843AA5">
        <w:rPr>
          <w:rFonts w:eastAsiaTheme="minorHAnsi"/>
          <w:lang w:val="en-GB" w:eastAsia="en-US"/>
        </w:rPr>
        <w:t xml:space="preserve">episodes, such as </w:t>
      </w:r>
      <w:r w:rsidR="00EC7F58">
        <w:rPr>
          <w:rFonts w:eastAsiaTheme="minorHAnsi"/>
          <w:lang w:val="en-GB" w:eastAsia="en-US"/>
        </w:rPr>
        <w:t xml:space="preserve">a </w:t>
      </w:r>
      <w:r w:rsidRPr="00843AA5">
        <w:rPr>
          <w:rFonts w:eastAsiaTheme="minorHAnsi"/>
          <w:lang w:val="en-GB" w:eastAsia="en-US"/>
        </w:rPr>
        <w:t xml:space="preserve">play of </w:t>
      </w:r>
      <w:r w:rsidR="00EC7F58">
        <w:rPr>
          <w:rFonts w:eastAsiaTheme="minorHAnsi"/>
          <w:lang w:val="en-GB" w:eastAsia="en-US"/>
        </w:rPr>
        <w:t>the</w:t>
      </w:r>
      <w:r w:rsidRPr="00843AA5">
        <w:rPr>
          <w:rFonts w:eastAsiaTheme="minorHAnsi"/>
          <w:lang w:val="en-GB" w:eastAsia="en-US"/>
        </w:rPr>
        <w:t xml:space="preserve"> game, </w:t>
      </w:r>
      <w:r w:rsidR="001E5184">
        <w:rPr>
          <w:rFonts w:eastAsiaTheme="minorHAnsi"/>
          <w:lang w:val="en-GB" w:eastAsia="en-US"/>
        </w:rPr>
        <w:t xml:space="preserve">some </w:t>
      </w:r>
      <w:r w:rsidRPr="00843AA5">
        <w:rPr>
          <w:rFonts w:eastAsiaTheme="minorHAnsi"/>
          <w:lang w:val="en-GB" w:eastAsia="en-US"/>
        </w:rPr>
        <w:t>sort of repeated</w:t>
      </w:r>
      <w:r w:rsidR="00067E21">
        <w:rPr>
          <w:rFonts w:eastAsiaTheme="minorHAnsi"/>
          <w:lang w:val="en-GB" w:eastAsia="en-US"/>
        </w:rPr>
        <w:t xml:space="preserve"> </w:t>
      </w:r>
      <w:r w:rsidRPr="00843AA5">
        <w:rPr>
          <w:rFonts w:eastAsiaTheme="minorHAnsi"/>
          <w:lang w:val="en-GB" w:eastAsia="en-US"/>
        </w:rPr>
        <w:t>interactions</w:t>
      </w:r>
      <w:r w:rsidR="001E5184">
        <w:rPr>
          <w:rFonts w:eastAsiaTheme="minorHAnsi"/>
          <w:lang w:val="en-GB" w:eastAsia="en-US"/>
        </w:rPr>
        <w:t xml:space="preserve"> or </w:t>
      </w:r>
      <w:r w:rsidR="001E5184" w:rsidRPr="00843AA5">
        <w:rPr>
          <w:rFonts w:eastAsiaTheme="minorHAnsi"/>
          <w:lang w:val="en-GB" w:eastAsia="en-US"/>
        </w:rPr>
        <w:t xml:space="preserve">trips through </w:t>
      </w:r>
      <w:r w:rsidR="001E5184">
        <w:rPr>
          <w:rFonts w:eastAsiaTheme="minorHAnsi"/>
          <w:lang w:val="en-GB" w:eastAsia="en-US"/>
        </w:rPr>
        <w:t>the</w:t>
      </w:r>
      <w:r w:rsidR="001E5184" w:rsidRPr="00843AA5">
        <w:rPr>
          <w:rFonts w:eastAsiaTheme="minorHAnsi"/>
          <w:lang w:val="en-GB" w:eastAsia="en-US"/>
        </w:rPr>
        <w:t xml:space="preserve"> maze</w:t>
      </w:r>
      <w:r w:rsidRPr="00843AA5">
        <w:rPr>
          <w:rFonts w:eastAsiaTheme="minorHAnsi"/>
          <w:lang w:val="en-GB" w:eastAsia="en-US"/>
        </w:rPr>
        <w:t xml:space="preserve">. </w:t>
      </w:r>
      <w:r w:rsidR="00145EC2">
        <w:rPr>
          <w:rFonts w:eastAsiaTheme="minorHAnsi"/>
          <w:lang w:val="en-GB" w:eastAsia="en-US"/>
        </w:rPr>
        <w:t xml:space="preserve">Every </w:t>
      </w:r>
      <w:r w:rsidRPr="00843AA5">
        <w:rPr>
          <w:rFonts w:eastAsiaTheme="minorHAnsi"/>
          <w:lang w:val="en-GB" w:eastAsia="en-US"/>
        </w:rPr>
        <w:t xml:space="preserve">episode ends </w:t>
      </w:r>
      <w:r w:rsidR="00145EC2">
        <w:rPr>
          <w:rFonts w:eastAsiaTheme="minorHAnsi"/>
          <w:lang w:val="en-GB" w:eastAsia="en-US"/>
        </w:rPr>
        <w:t xml:space="preserve">with </w:t>
      </w:r>
      <w:r w:rsidRPr="00843AA5">
        <w:rPr>
          <w:rFonts w:eastAsiaTheme="minorHAnsi"/>
          <w:lang w:val="en-GB" w:eastAsia="en-US"/>
        </w:rPr>
        <w:t xml:space="preserve">a </w:t>
      </w:r>
      <w:r w:rsidR="00B9374C">
        <w:rPr>
          <w:rFonts w:eastAsiaTheme="minorHAnsi"/>
          <w:lang w:val="en-GB" w:eastAsia="en-US"/>
        </w:rPr>
        <w:t xml:space="preserve">specific </w:t>
      </w:r>
      <w:r w:rsidRPr="00843AA5">
        <w:rPr>
          <w:rFonts w:eastAsiaTheme="minorHAnsi"/>
          <w:lang w:val="en-GB" w:eastAsia="en-US"/>
        </w:rPr>
        <w:t xml:space="preserve">state </w:t>
      </w:r>
      <w:r w:rsidR="00B9374C">
        <w:rPr>
          <w:rFonts w:eastAsiaTheme="minorHAnsi"/>
          <w:lang w:val="en-GB" w:eastAsia="en-US"/>
        </w:rPr>
        <w:t xml:space="preserve">which is </w:t>
      </w:r>
      <w:r w:rsidRPr="00843AA5">
        <w:rPr>
          <w:rFonts w:eastAsiaTheme="minorHAnsi"/>
          <w:lang w:val="en-GB" w:eastAsia="en-US"/>
        </w:rPr>
        <w:t>called the</w:t>
      </w:r>
      <w:r w:rsidR="00340428">
        <w:rPr>
          <w:rFonts w:eastAsiaTheme="minorHAnsi"/>
          <w:lang w:val="en-GB" w:eastAsia="en-US"/>
        </w:rPr>
        <w:t xml:space="preserve"> </w:t>
      </w:r>
      <w:r w:rsidRPr="00843AA5">
        <w:rPr>
          <w:rFonts w:eastAsiaTheme="minorHAnsi"/>
          <w:lang w:val="en-GB" w:eastAsia="en-US"/>
        </w:rPr>
        <w:t>terminal</w:t>
      </w:r>
      <w:r w:rsidR="00067E21">
        <w:rPr>
          <w:rFonts w:eastAsiaTheme="minorHAnsi"/>
          <w:lang w:val="en-GB" w:eastAsia="en-US"/>
        </w:rPr>
        <w:t xml:space="preserve"> </w:t>
      </w:r>
      <w:r w:rsidRPr="00843AA5">
        <w:rPr>
          <w:rFonts w:eastAsiaTheme="minorHAnsi"/>
          <w:lang w:val="en-GB" w:eastAsia="en-US"/>
        </w:rPr>
        <w:t xml:space="preserve">state, </w:t>
      </w:r>
      <w:r w:rsidR="00F17E09">
        <w:rPr>
          <w:rFonts w:eastAsiaTheme="minorHAnsi"/>
          <w:lang w:val="en-GB" w:eastAsia="en-US"/>
        </w:rPr>
        <w:t xml:space="preserve">it is </w:t>
      </w:r>
      <w:r w:rsidRPr="00843AA5">
        <w:rPr>
          <w:rFonts w:eastAsiaTheme="minorHAnsi"/>
          <w:lang w:val="en-GB" w:eastAsia="en-US"/>
        </w:rPr>
        <w:t xml:space="preserve">followed by </w:t>
      </w:r>
      <w:r w:rsidR="002120CD">
        <w:rPr>
          <w:rFonts w:eastAsiaTheme="minorHAnsi"/>
          <w:lang w:val="en-GB" w:eastAsia="en-US"/>
        </w:rPr>
        <w:t xml:space="preserve">the </w:t>
      </w:r>
      <w:r w:rsidRPr="00843AA5">
        <w:rPr>
          <w:rFonts w:eastAsiaTheme="minorHAnsi"/>
          <w:lang w:val="en-GB" w:eastAsia="en-US"/>
        </w:rPr>
        <w:t>reset to starting state</w:t>
      </w:r>
      <w:r w:rsidR="00D84111">
        <w:rPr>
          <w:rFonts w:eastAsiaTheme="minorHAnsi"/>
          <w:lang w:val="en-GB" w:eastAsia="en-US"/>
        </w:rPr>
        <w:t>/</w:t>
      </w:r>
      <w:r w:rsidRPr="00843AA5">
        <w:rPr>
          <w:rFonts w:eastAsiaTheme="minorHAnsi"/>
          <w:lang w:val="en-GB" w:eastAsia="en-US"/>
        </w:rPr>
        <w:t xml:space="preserve">to </w:t>
      </w:r>
      <w:r w:rsidR="00D84111">
        <w:rPr>
          <w:rFonts w:eastAsiaTheme="minorHAnsi"/>
          <w:lang w:val="en-GB" w:eastAsia="en-US"/>
        </w:rPr>
        <w:t xml:space="preserve">the </w:t>
      </w:r>
      <w:r w:rsidRPr="00843AA5">
        <w:rPr>
          <w:rFonts w:eastAsiaTheme="minorHAnsi"/>
          <w:lang w:val="en-GB" w:eastAsia="en-US"/>
        </w:rPr>
        <w:t>sample from standard distribution of</w:t>
      </w:r>
      <w:r w:rsidR="00E72191">
        <w:rPr>
          <w:rFonts w:eastAsiaTheme="minorHAnsi"/>
          <w:lang w:val="en-GB" w:eastAsia="en-US"/>
        </w:rPr>
        <w:t xml:space="preserve"> the</w:t>
      </w:r>
      <w:r w:rsidRPr="00843AA5">
        <w:rPr>
          <w:rFonts w:eastAsiaTheme="minorHAnsi"/>
          <w:lang w:val="en-GB" w:eastAsia="en-US"/>
        </w:rPr>
        <w:t xml:space="preserve"> starting states. Tasks with </w:t>
      </w:r>
      <w:r w:rsidR="00AE0AF4" w:rsidRPr="00843AA5">
        <w:rPr>
          <w:rFonts w:eastAsiaTheme="minorHAnsi"/>
          <w:lang w:val="en-GB" w:eastAsia="en-US"/>
        </w:rPr>
        <w:t xml:space="preserve">this kind </w:t>
      </w:r>
      <w:r w:rsidR="00AE0AF4">
        <w:rPr>
          <w:rFonts w:eastAsiaTheme="minorHAnsi"/>
          <w:lang w:val="en-GB" w:eastAsia="en-US"/>
        </w:rPr>
        <w:t xml:space="preserve">of </w:t>
      </w:r>
      <w:r w:rsidRPr="00843AA5">
        <w:rPr>
          <w:rFonts w:eastAsiaTheme="minorHAnsi"/>
          <w:lang w:val="en-GB" w:eastAsia="en-US"/>
        </w:rPr>
        <w:t>episodes are</w:t>
      </w:r>
      <w:r w:rsidR="00340428">
        <w:rPr>
          <w:rFonts w:eastAsiaTheme="minorHAnsi"/>
          <w:lang w:val="en-GB" w:eastAsia="en-US"/>
        </w:rPr>
        <w:t xml:space="preserve"> </w:t>
      </w:r>
      <w:r w:rsidRPr="00843AA5">
        <w:rPr>
          <w:rFonts w:eastAsiaTheme="minorHAnsi"/>
          <w:lang w:val="en-GB" w:eastAsia="en-US"/>
        </w:rPr>
        <w:t xml:space="preserve">called episodic tasks. </w:t>
      </w:r>
      <w:r w:rsidR="001F5710">
        <w:rPr>
          <w:rFonts w:eastAsiaTheme="minorHAnsi"/>
          <w:lang w:val="en-GB" w:eastAsia="en-US"/>
        </w:rPr>
        <w:t>With</w:t>
      </w:r>
      <w:r w:rsidRPr="00843AA5">
        <w:rPr>
          <w:rFonts w:eastAsiaTheme="minorHAnsi"/>
          <w:lang w:val="en-GB" w:eastAsia="en-US"/>
        </w:rPr>
        <w:t xml:space="preserve"> </w:t>
      </w:r>
      <w:r w:rsidR="001F5710">
        <w:rPr>
          <w:rFonts w:eastAsiaTheme="minorHAnsi"/>
          <w:lang w:val="en-GB" w:eastAsia="en-US"/>
        </w:rPr>
        <w:t xml:space="preserve">such </w:t>
      </w:r>
      <w:r w:rsidRPr="00843AA5">
        <w:rPr>
          <w:rFonts w:eastAsiaTheme="minorHAnsi"/>
          <w:lang w:val="en-GB" w:eastAsia="en-US"/>
        </w:rPr>
        <w:t xml:space="preserve">tasks we need to </w:t>
      </w:r>
      <w:r w:rsidR="00F22F58">
        <w:rPr>
          <w:rFonts w:eastAsiaTheme="minorHAnsi"/>
          <w:lang w:val="en-GB" w:eastAsia="en-US"/>
        </w:rPr>
        <w:t>define</w:t>
      </w:r>
      <w:r w:rsidRPr="00843AA5">
        <w:rPr>
          <w:rFonts w:eastAsiaTheme="minorHAnsi"/>
          <w:lang w:val="en-GB" w:eastAsia="en-US"/>
        </w:rPr>
        <w:t xml:space="preserve"> the</w:t>
      </w:r>
      <w:r w:rsidR="00340428">
        <w:rPr>
          <w:rFonts w:eastAsiaTheme="minorHAnsi"/>
          <w:lang w:val="en-GB" w:eastAsia="en-US"/>
        </w:rPr>
        <w:t xml:space="preserve"> </w:t>
      </w:r>
      <w:r w:rsidRPr="00843AA5">
        <w:rPr>
          <w:rFonts w:eastAsiaTheme="minorHAnsi"/>
          <w:lang w:val="en-GB" w:eastAsia="en-US"/>
        </w:rPr>
        <w:t>set of nonterminal states,</w:t>
      </w:r>
      <w:r w:rsidR="00F22F58">
        <w:rPr>
          <w:rFonts w:eastAsiaTheme="minorHAnsi"/>
          <w:lang w:val="en-GB" w:eastAsia="en-US"/>
        </w:rPr>
        <w:t xml:space="preserve"> which are</w:t>
      </w:r>
      <w:r w:rsidRPr="00843AA5">
        <w:rPr>
          <w:rFonts w:eastAsiaTheme="minorHAnsi"/>
          <w:lang w:val="en-GB" w:eastAsia="en-US"/>
        </w:rPr>
        <w:t xml:space="preserve"> denoted </w:t>
      </w:r>
      <w:r w:rsidR="00F22F58">
        <w:rPr>
          <w:rFonts w:eastAsiaTheme="minorHAnsi"/>
          <w:lang w:val="en-GB" w:eastAsia="en-US"/>
        </w:rPr>
        <w:t xml:space="preserve">as </w:t>
      </w:r>
      <m:oMath>
        <m:r>
          <w:rPr>
            <w:rFonts w:ascii="Cambria Math" w:eastAsiaTheme="minorHAnsi" w:hAnsi="Cambria Math"/>
            <w:lang w:val="en-GB" w:eastAsia="en-US"/>
          </w:rPr>
          <m:t>S</m:t>
        </m:r>
      </m:oMath>
      <w:r w:rsidRPr="00843AA5">
        <w:rPr>
          <w:rFonts w:eastAsiaTheme="minorHAnsi"/>
          <w:lang w:val="en-GB" w:eastAsia="en-US"/>
        </w:rPr>
        <w:t xml:space="preserve">, the set of all </w:t>
      </w:r>
      <w:r w:rsidR="00D652B8">
        <w:rPr>
          <w:rFonts w:eastAsiaTheme="minorHAnsi"/>
          <w:lang w:val="en-GB" w:eastAsia="en-US"/>
        </w:rPr>
        <w:t xml:space="preserve">the </w:t>
      </w:r>
      <w:r w:rsidRPr="00843AA5">
        <w:rPr>
          <w:rFonts w:eastAsiaTheme="minorHAnsi"/>
          <w:lang w:val="en-GB" w:eastAsia="en-US"/>
        </w:rPr>
        <w:t xml:space="preserve">states </w:t>
      </w:r>
      <w:r w:rsidR="00350EA2">
        <w:rPr>
          <w:rFonts w:eastAsiaTheme="minorHAnsi"/>
          <w:lang w:val="en-GB" w:eastAsia="en-US"/>
        </w:rPr>
        <w:t xml:space="preserve">and </w:t>
      </w:r>
      <w:r w:rsidRPr="00843AA5">
        <w:rPr>
          <w:rFonts w:eastAsiaTheme="minorHAnsi"/>
          <w:lang w:val="en-GB" w:eastAsia="en-US"/>
        </w:rPr>
        <w:t>the</w:t>
      </w:r>
      <w:r w:rsidR="00202167">
        <w:rPr>
          <w:rFonts w:eastAsiaTheme="minorHAnsi"/>
          <w:lang w:val="en-GB" w:eastAsia="en-US"/>
        </w:rPr>
        <w:t xml:space="preserve"> </w:t>
      </w:r>
      <w:r w:rsidRPr="00843AA5">
        <w:rPr>
          <w:rFonts w:eastAsiaTheme="minorHAnsi"/>
          <w:lang w:val="en-GB" w:eastAsia="en-US"/>
        </w:rPr>
        <w:t xml:space="preserve">terminal state, </w:t>
      </w:r>
      <w:r w:rsidR="00E41A4E">
        <w:rPr>
          <w:rFonts w:eastAsiaTheme="minorHAnsi"/>
          <w:lang w:val="en-GB" w:eastAsia="en-US"/>
        </w:rPr>
        <w:t xml:space="preserve">which </w:t>
      </w:r>
      <w:r w:rsidR="00722669">
        <w:rPr>
          <w:rFonts w:eastAsiaTheme="minorHAnsi"/>
          <w:lang w:val="en-GB" w:eastAsia="en-US"/>
        </w:rPr>
        <w:t xml:space="preserve">is </w:t>
      </w:r>
      <w:r w:rsidRPr="00843AA5">
        <w:rPr>
          <w:rFonts w:eastAsiaTheme="minorHAnsi"/>
          <w:lang w:val="en-GB" w:eastAsia="en-US"/>
        </w:rPr>
        <w:t xml:space="preserve">denoted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S</m:t>
            </m:r>
          </m:e>
          <m:sup>
            <m:r>
              <w:rPr>
                <w:rFonts w:ascii="Cambria Math" w:eastAsiaTheme="minorHAnsi" w:hAnsi="Cambria Math"/>
                <w:lang w:val="en-GB" w:eastAsia="en-US"/>
              </w:rPr>
              <m:t>+</m:t>
            </m:r>
          </m:sup>
        </m:sSup>
      </m:oMath>
      <w:r w:rsidRPr="00843AA5">
        <w:rPr>
          <w:rFonts w:eastAsiaTheme="minorHAnsi"/>
          <w:lang w:val="en-GB" w:eastAsia="en-US"/>
        </w:rPr>
        <w:t>.</w:t>
      </w:r>
    </w:p>
    <w:p w14:paraId="03E2EF84" w14:textId="77777777" w:rsidR="00F337D5" w:rsidRPr="00843AA5" w:rsidRDefault="00F337D5" w:rsidP="00082F3D">
      <w:pPr>
        <w:autoSpaceDE w:val="0"/>
        <w:autoSpaceDN w:val="0"/>
        <w:adjustRightInd w:val="0"/>
        <w:spacing w:line="360" w:lineRule="auto"/>
        <w:jc w:val="both"/>
        <w:rPr>
          <w:rFonts w:eastAsiaTheme="minorHAnsi"/>
          <w:lang w:val="en-GB" w:eastAsia="en-US"/>
        </w:rPr>
      </w:pPr>
    </w:p>
    <w:p w14:paraId="0CFB53BF" w14:textId="6BBE747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On the other hand, in many cases the interaction </w:t>
      </w:r>
      <w:r w:rsidR="001938BC">
        <w:rPr>
          <w:rFonts w:eastAsiaTheme="minorHAnsi"/>
          <w:lang w:val="en-GB" w:eastAsia="en-US"/>
        </w:rPr>
        <w:t xml:space="preserve">of </w:t>
      </w:r>
      <w:r w:rsidR="001938BC" w:rsidRPr="00843AA5">
        <w:rPr>
          <w:rFonts w:eastAsiaTheme="minorHAnsi"/>
          <w:lang w:val="en-GB" w:eastAsia="en-US"/>
        </w:rPr>
        <w:t>agent</w:t>
      </w:r>
      <w:r w:rsidR="001938BC">
        <w:rPr>
          <w:rFonts w:eastAsiaTheme="minorHAnsi"/>
          <w:lang w:val="en-GB" w:eastAsia="en-US"/>
        </w:rPr>
        <w:t>-</w:t>
      </w:r>
      <w:r w:rsidR="001938BC" w:rsidRPr="00843AA5">
        <w:rPr>
          <w:rFonts w:eastAsiaTheme="minorHAnsi"/>
          <w:lang w:val="en-GB" w:eastAsia="en-US"/>
        </w:rPr>
        <w:t xml:space="preserve">environment </w:t>
      </w:r>
      <w:r w:rsidR="0093250A">
        <w:rPr>
          <w:rFonts w:eastAsiaTheme="minorHAnsi"/>
          <w:lang w:val="en-GB" w:eastAsia="en-US"/>
        </w:rPr>
        <w:t xml:space="preserve">doesn’t </w:t>
      </w:r>
      <w:r w:rsidRPr="00843AA5">
        <w:rPr>
          <w:rFonts w:eastAsiaTheme="minorHAnsi"/>
          <w:lang w:val="en-GB" w:eastAsia="en-US"/>
        </w:rPr>
        <w:t>naturally</w:t>
      </w:r>
      <w:r w:rsidR="00916358">
        <w:rPr>
          <w:rFonts w:eastAsiaTheme="minorHAnsi"/>
          <w:lang w:val="en-GB" w:eastAsia="en-US"/>
        </w:rPr>
        <w:t xml:space="preserve"> </w:t>
      </w:r>
      <w:r w:rsidR="0093250A" w:rsidRPr="00843AA5">
        <w:rPr>
          <w:rFonts w:eastAsiaTheme="minorHAnsi"/>
          <w:lang w:val="en-GB" w:eastAsia="en-US"/>
        </w:rPr>
        <w:t xml:space="preserve">break </w:t>
      </w:r>
      <w:r w:rsidRPr="00843AA5">
        <w:rPr>
          <w:rFonts w:eastAsiaTheme="minorHAnsi"/>
          <w:lang w:val="en-GB" w:eastAsia="en-US"/>
        </w:rPr>
        <w:t xml:space="preserve">into </w:t>
      </w:r>
      <w:r w:rsidR="00916358" w:rsidRPr="00843AA5">
        <w:rPr>
          <w:rFonts w:eastAsiaTheme="minorHAnsi"/>
          <w:lang w:val="en-GB" w:eastAsia="en-US"/>
        </w:rPr>
        <w:t xml:space="preserve">episodes </w:t>
      </w:r>
      <w:r w:rsidR="003A2F4C">
        <w:rPr>
          <w:rFonts w:eastAsiaTheme="minorHAnsi"/>
          <w:lang w:val="en-GB" w:eastAsia="en-US"/>
        </w:rPr>
        <w:t xml:space="preserve">which can be </w:t>
      </w:r>
      <w:r w:rsidR="003A2F4C" w:rsidRPr="00843AA5">
        <w:rPr>
          <w:rFonts w:eastAsiaTheme="minorHAnsi"/>
          <w:lang w:val="en-GB" w:eastAsia="en-US"/>
        </w:rPr>
        <w:t>identi</w:t>
      </w:r>
      <w:r w:rsidR="003A2F4C">
        <w:rPr>
          <w:rFonts w:eastAsiaTheme="minorHAnsi"/>
          <w:lang w:val="en-GB" w:eastAsia="en-US"/>
        </w:rPr>
        <w:t xml:space="preserve">fied </w:t>
      </w:r>
      <w:r w:rsidR="00916358" w:rsidRPr="00843AA5">
        <w:rPr>
          <w:rFonts w:eastAsiaTheme="minorHAnsi"/>
          <w:lang w:val="en-GB" w:eastAsia="en-US"/>
        </w:rPr>
        <w:t>but</w:t>
      </w:r>
      <w:r w:rsidRPr="00843AA5">
        <w:rPr>
          <w:rFonts w:eastAsiaTheme="minorHAnsi"/>
          <w:lang w:val="en-GB" w:eastAsia="en-US"/>
        </w:rPr>
        <w:t xml:space="preserve"> goes continually without</w:t>
      </w:r>
      <w:r w:rsidR="00916358">
        <w:rPr>
          <w:rFonts w:eastAsiaTheme="minorHAnsi"/>
          <w:lang w:val="en-GB" w:eastAsia="en-US"/>
        </w:rPr>
        <w:t xml:space="preserve"> </w:t>
      </w:r>
      <w:r w:rsidR="00C4794C">
        <w:rPr>
          <w:rFonts w:eastAsiaTheme="minorHAnsi"/>
          <w:lang w:val="en-GB" w:eastAsia="en-US"/>
        </w:rPr>
        <w:t xml:space="preserve">any </w:t>
      </w:r>
      <w:r w:rsidRPr="00843AA5">
        <w:rPr>
          <w:rFonts w:eastAsiaTheme="minorHAnsi"/>
          <w:lang w:val="en-GB" w:eastAsia="en-US"/>
        </w:rPr>
        <w:t xml:space="preserve">limit. For </w:t>
      </w:r>
      <w:r w:rsidR="009F75B3">
        <w:rPr>
          <w:rFonts w:eastAsiaTheme="minorHAnsi"/>
          <w:lang w:val="en-GB" w:eastAsia="en-US"/>
        </w:rPr>
        <w:t>instance</w:t>
      </w:r>
      <w:r w:rsidRPr="00843AA5">
        <w:rPr>
          <w:rFonts w:eastAsiaTheme="minorHAnsi"/>
          <w:lang w:val="en-GB" w:eastAsia="en-US"/>
        </w:rPr>
        <w:t xml:space="preserve">, this would be </w:t>
      </w:r>
      <w:r w:rsidR="009F75B3">
        <w:rPr>
          <w:rFonts w:eastAsiaTheme="minorHAnsi"/>
          <w:lang w:val="en-GB" w:eastAsia="en-US"/>
        </w:rPr>
        <w:t xml:space="preserve">a </w:t>
      </w:r>
      <w:r w:rsidRPr="00843AA5">
        <w:rPr>
          <w:rFonts w:eastAsiaTheme="minorHAnsi"/>
          <w:lang w:val="en-GB" w:eastAsia="en-US"/>
        </w:rPr>
        <w:t xml:space="preserve">natural way </w:t>
      </w:r>
      <w:r w:rsidR="005C49EC">
        <w:rPr>
          <w:rFonts w:eastAsiaTheme="minorHAnsi"/>
          <w:lang w:val="en-GB" w:eastAsia="en-US"/>
        </w:rPr>
        <w:t>of formulating</w:t>
      </w:r>
      <w:r w:rsidRPr="00843AA5">
        <w:rPr>
          <w:rFonts w:eastAsiaTheme="minorHAnsi"/>
          <w:lang w:val="en-GB" w:eastAsia="en-US"/>
        </w:rPr>
        <w:t xml:space="preserve"> continual</w:t>
      </w:r>
      <w:r w:rsidR="00916358">
        <w:rPr>
          <w:rFonts w:eastAsiaTheme="minorHAnsi"/>
          <w:lang w:val="en-GB" w:eastAsia="en-US"/>
        </w:rPr>
        <w:t xml:space="preserve"> </w:t>
      </w:r>
      <w:r w:rsidRPr="00843AA5">
        <w:rPr>
          <w:rFonts w:eastAsiaTheme="minorHAnsi"/>
          <w:lang w:val="en-GB" w:eastAsia="en-US"/>
        </w:rPr>
        <w:t>task</w:t>
      </w:r>
      <w:r w:rsidR="00811145">
        <w:rPr>
          <w:rFonts w:eastAsiaTheme="minorHAnsi"/>
          <w:lang w:val="en-GB" w:eastAsia="en-US"/>
        </w:rPr>
        <w:t xml:space="preserve"> of </w:t>
      </w:r>
      <w:r w:rsidR="00811145" w:rsidRPr="00843AA5">
        <w:rPr>
          <w:rFonts w:eastAsiaTheme="minorHAnsi"/>
          <w:lang w:val="en-GB" w:eastAsia="en-US"/>
        </w:rPr>
        <w:t>process-control</w:t>
      </w:r>
      <w:r w:rsidRPr="00843AA5">
        <w:rPr>
          <w:rFonts w:eastAsiaTheme="minorHAnsi"/>
          <w:lang w:val="en-GB" w:eastAsia="en-US"/>
        </w:rPr>
        <w:t xml:space="preserve">, or </w:t>
      </w:r>
      <w:r w:rsidR="00ED0F1D">
        <w:rPr>
          <w:rFonts w:eastAsiaTheme="minorHAnsi"/>
          <w:lang w:val="en-GB" w:eastAsia="en-US"/>
        </w:rPr>
        <w:t xml:space="preserve">the </w:t>
      </w:r>
      <w:r w:rsidRPr="00843AA5">
        <w:rPr>
          <w:rFonts w:eastAsiaTheme="minorHAnsi"/>
          <w:lang w:val="en-GB" w:eastAsia="en-US"/>
        </w:rPr>
        <w:t xml:space="preserve">application to robot with </w:t>
      </w:r>
      <w:r w:rsidR="00916358" w:rsidRPr="00843AA5">
        <w:rPr>
          <w:rFonts w:eastAsiaTheme="minorHAnsi"/>
          <w:lang w:val="en-GB" w:eastAsia="en-US"/>
        </w:rPr>
        <w:t>long-life</w:t>
      </w:r>
      <w:r w:rsidRPr="00843AA5">
        <w:rPr>
          <w:rFonts w:eastAsiaTheme="minorHAnsi"/>
          <w:lang w:val="en-GB" w:eastAsia="en-US"/>
        </w:rPr>
        <w:t xml:space="preserve"> span. </w:t>
      </w:r>
      <w:r w:rsidR="005F2970">
        <w:rPr>
          <w:rFonts w:eastAsiaTheme="minorHAnsi"/>
          <w:lang w:val="en-GB" w:eastAsia="en-US"/>
        </w:rPr>
        <w:t xml:space="preserve">Such tasks are called </w:t>
      </w:r>
      <w:r w:rsidRPr="00843AA5">
        <w:rPr>
          <w:rFonts w:eastAsiaTheme="minorHAnsi"/>
          <w:lang w:val="en-GB" w:eastAsia="en-US"/>
        </w:rPr>
        <w:t xml:space="preserve">continuing tasks. </w:t>
      </w:r>
      <w:r w:rsidR="005608BE">
        <w:rPr>
          <w:rFonts w:eastAsiaTheme="minorHAnsi"/>
          <w:lang w:val="en-GB" w:eastAsia="en-US"/>
        </w:rPr>
        <w:t>R</w:t>
      </w:r>
      <w:r w:rsidRPr="00843AA5">
        <w:rPr>
          <w:rFonts w:eastAsiaTheme="minorHAnsi"/>
          <w:lang w:val="en-GB" w:eastAsia="en-US"/>
        </w:rPr>
        <w:t>eturn formulation is</w:t>
      </w:r>
      <w:r w:rsidR="005608BE">
        <w:rPr>
          <w:rFonts w:eastAsiaTheme="minorHAnsi"/>
          <w:lang w:val="en-GB" w:eastAsia="en-US"/>
        </w:rPr>
        <w:t xml:space="preserve"> kind of </w:t>
      </w:r>
      <w:r w:rsidRPr="00843AA5">
        <w:rPr>
          <w:rFonts w:eastAsiaTheme="minorHAnsi"/>
          <w:lang w:val="en-GB" w:eastAsia="en-US"/>
        </w:rPr>
        <w:t xml:space="preserve"> </w:t>
      </w:r>
      <w:r w:rsidRPr="00843AA5">
        <w:rPr>
          <w:rFonts w:eastAsiaTheme="minorHAnsi"/>
          <w:lang w:val="en-GB" w:eastAsia="en-US"/>
        </w:rPr>
        <w:lastRenderedPageBreak/>
        <w:t>problematic for</w:t>
      </w:r>
      <w:r w:rsidR="005608BE">
        <w:rPr>
          <w:rFonts w:eastAsiaTheme="minorHAnsi"/>
          <w:lang w:val="en-GB" w:eastAsia="en-US"/>
        </w:rPr>
        <w:t xml:space="preserve"> </w:t>
      </w:r>
      <w:r w:rsidRPr="00843AA5">
        <w:rPr>
          <w:rFonts w:eastAsiaTheme="minorHAnsi"/>
          <w:lang w:val="en-GB" w:eastAsia="en-US"/>
        </w:rPr>
        <w:t xml:space="preserve">continuing tasks </w:t>
      </w:r>
      <w:r w:rsidR="00062E1B">
        <w:rPr>
          <w:rFonts w:eastAsiaTheme="minorHAnsi"/>
          <w:lang w:val="en-GB" w:eastAsia="en-US"/>
        </w:rPr>
        <w:t xml:space="preserve">since a </w:t>
      </w:r>
      <w:r w:rsidR="00BA3A64">
        <w:rPr>
          <w:rFonts w:eastAsiaTheme="minorHAnsi"/>
          <w:lang w:val="en-GB" w:eastAsia="en-US"/>
        </w:rPr>
        <w:t>fi</w:t>
      </w:r>
      <w:r w:rsidRPr="00843AA5">
        <w:rPr>
          <w:rFonts w:eastAsiaTheme="minorHAnsi"/>
          <w:lang w:val="en-GB" w:eastAsia="en-US"/>
        </w:rPr>
        <w:t xml:space="preserve">nal time step </w:t>
      </w:r>
      <w:r w:rsidR="00062E1B">
        <w:rPr>
          <w:rFonts w:eastAsiaTheme="minorHAnsi"/>
          <w:lang w:val="en-GB" w:eastAsia="en-US"/>
        </w:rPr>
        <w:t xml:space="preserve">will be </w:t>
      </w:r>
      <w:r w:rsidRPr="00843AA5">
        <w:rPr>
          <w:rFonts w:eastAsiaTheme="minorHAnsi"/>
          <w:lang w:val="en-GB" w:eastAsia="en-US"/>
        </w:rPr>
        <w:t xml:space="preserve"> T = 1, and return,</w:t>
      </w:r>
      <w:r w:rsidR="00587876">
        <w:rPr>
          <w:rFonts w:eastAsiaTheme="minorHAnsi"/>
          <w:lang w:val="en-GB" w:eastAsia="en-US"/>
        </w:rPr>
        <w:t xml:space="preserve"> </w:t>
      </w:r>
      <w:r w:rsidRPr="00843AA5">
        <w:rPr>
          <w:rFonts w:eastAsiaTheme="minorHAnsi"/>
          <w:lang w:val="en-GB" w:eastAsia="en-US"/>
        </w:rPr>
        <w:t xml:space="preserve">could </w:t>
      </w:r>
      <w:r w:rsidR="008F42F2">
        <w:rPr>
          <w:rFonts w:eastAsiaTheme="minorHAnsi"/>
          <w:lang w:val="en-GB" w:eastAsia="en-US"/>
        </w:rPr>
        <w:t xml:space="preserve">be </w:t>
      </w:r>
      <w:r w:rsidRPr="00843AA5">
        <w:rPr>
          <w:rFonts w:eastAsiaTheme="minorHAnsi"/>
          <w:lang w:val="en-GB" w:eastAsia="en-US"/>
        </w:rPr>
        <w:t>easily in</w:t>
      </w:r>
      <w:r w:rsidR="00F36B4A">
        <w:rPr>
          <w:rFonts w:eastAsiaTheme="minorHAnsi"/>
          <w:lang w:val="en-GB" w:eastAsia="en-US"/>
        </w:rPr>
        <w:t>fi</w:t>
      </w:r>
      <w:r w:rsidRPr="00843AA5">
        <w:rPr>
          <w:rFonts w:eastAsiaTheme="minorHAnsi"/>
          <w:lang w:val="en-GB" w:eastAsia="en-US"/>
        </w:rPr>
        <w:t>nite. (For</w:t>
      </w:r>
      <w:r w:rsidR="00E964A0">
        <w:rPr>
          <w:rFonts w:eastAsiaTheme="minorHAnsi"/>
          <w:lang w:val="en-GB" w:eastAsia="en-US"/>
        </w:rPr>
        <w:t xml:space="preserve"> </w:t>
      </w:r>
      <w:r w:rsidR="003921A8">
        <w:rPr>
          <w:rFonts w:eastAsiaTheme="minorHAnsi"/>
          <w:lang w:val="en-GB" w:eastAsia="en-US"/>
        </w:rPr>
        <w:t>instance</w:t>
      </w:r>
      <w:r w:rsidRPr="00843AA5">
        <w:rPr>
          <w:rFonts w:eastAsiaTheme="minorHAnsi"/>
          <w:lang w:val="en-GB" w:eastAsia="en-US"/>
        </w:rPr>
        <w:t xml:space="preserve">, </w:t>
      </w:r>
      <w:r w:rsidR="00C311D9">
        <w:rPr>
          <w:rFonts w:eastAsiaTheme="minorHAnsi"/>
          <w:lang w:val="en-GB" w:eastAsia="en-US"/>
        </w:rPr>
        <w:t xml:space="preserve">assume an </w:t>
      </w:r>
      <w:r w:rsidRPr="00843AA5">
        <w:rPr>
          <w:rFonts w:eastAsiaTheme="minorHAnsi"/>
          <w:lang w:val="en-GB" w:eastAsia="en-US"/>
        </w:rPr>
        <w:t xml:space="preserve">agent receives </w:t>
      </w:r>
      <w:r w:rsidR="00D52655">
        <w:rPr>
          <w:rFonts w:eastAsiaTheme="minorHAnsi"/>
          <w:lang w:val="en-GB" w:eastAsia="en-US"/>
        </w:rPr>
        <w:t xml:space="preserve">the </w:t>
      </w:r>
      <w:r w:rsidRPr="00843AA5">
        <w:rPr>
          <w:rFonts w:eastAsiaTheme="minorHAnsi"/>
          <w:lang w:val="en-GB" w:eastAsia="en-US"/>
        </w:rPr>
        <w:t xml:space="preserve">reward of +1 </w:t>
      </w:r>
      <w:r w:rsidR="008224E7">
        <w:rPr>
          <w:rFonts w:eastAsiaTheme="minorHAnsi"/>
          <w:lang w:val="en-GB" w:eastAsia="en-US"/>
        </w:rPr>
        <w:t xml:space="preserve">for </w:t>
      </w:r>
      <w:r w:rsidRPr="00843AA5">
        <w:rPr>
          <w:rFonts w:eastAsiaTheme="minorHAnsi"/>
          <w:lang w:val="en-GB" w:eastAsia="en-US"/>
        </w:rPr>
        <w:t xml:space="preserve">each time step.) </w:t>
      </w:r>
    </w:p>
    <w:p w14:paraId="0824073E" w14:textId="6AB67DA3" w:rsidR="007826B9" w:rsidRPr="00843AA5" w:rsidRDefault="007826B9" w:rsidP="007826B9">
      <w:pPr>
        <w:autoSpaceDE w:val="0"/>
        <w:autoSpaceDN w:val="0"/>
        <w:adjustRightInd w:val="0"/>
        <w:spacing w:line="360" w:lineRule="auto"/>
        <w:jc w:val="center"/>
        <w:rPr>
          <w:rFonts w:eastAsiaTheme="minorHAnsi"/>
          <w:lang w:val="en-GB" w:eastAsia="en-US"/>
        </w:rPr>
      </w:pPr>
      <w:r>
        <w:rPr>
          <w:i/>
          <w:iCs/>
          <w:lang w:val="en-US"/>
        </w:rPr>
        <w:t xml:space="preserve">Figure </w:t>
      </w:r>
      <w:r w:rsidR="00633982">
        <w:rPr>
          <w:i/>
          <w:iCs/>
          <w:lang w:val="en-US"/>
        </w:rPr>
        <w:t>10</w:t>
      </w:r>
      <w:r w:rsidR="00655A81">
        <w:rPr>
          <w:i/>
          <w:iCs/>
          <w:lang w:val="en-US"/>
        </w:rPr>
        <w:t xml:space="preserve">. </w:t>
      </w:r>
      <w:r w:rsidRPr="007826B9">
        <w:rPr>
          <w:i/>
          <w:iCs/>
          <w:lang w:val="en-GB"/>
        </w:rPr>
        <w:t>The pole-balancing task</w:t>
      </w:r>
    </w:p>
    <w:p w14:paraId="21B7F466" w14:textId="79DAD410" w:rsidR="00E964A0" w:rsidRDefault="00E964A0" w:rsidP="00082F3D">
      <w:pPr>
        <w:autoSpaceDE w:val="0"/>
        <w:autoSpaceDN w:val="0"/>
        <w:adjustRightInd w:val="0"/>
        <w:spacing w:line="360" w:lineRule="auto"/>
        <w:ind w:firstLine="720"/>
        <w:jc w:val="both"/>
        <w:rPr>
          <w:rFonts w:eastAsiaTheme="minorHAnsi"/>
          <w:lang w:val="en-GB" w:eastAsia="en-US"/>
        </w:rPr>
      </w:pPr>
      <w:r>
        <w:rPr>
          <w:rFonts w:eastAsiaTheme="minorHAnsi"/>
          <w:noProof/>
          <w:lang w:val="en-GB" w:eastAsia="en-US"/>
        </w:rPr>
        <w:drawing>
          <wp:inline distT="0" distB="0" distL="0" distR="0" wp14:anchorId="5B06552F" wp14:editId="76AAA047">
            <wp:extent cx="5245100" cy="28194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Screenshot 2019-12-22 at 12.49.41.jpeg"/>
                    <pic:cNvPicPr/>
                  </pic:nvPicPr>
                  <pic:blipFill>
                    <a:blip r:embed="rId22">
                      <a:extLst>
                        <a:ext uri="{28A0092B-C50C-407E-A947-70E740481C1C}">
                          <a14:useLocalDpi xmlns:a14="http://schemas.microsoft.com/office/drawing/2010/main" val="0"/>
                        </a:ext>
                      </a:extLst>
                    </a:blip>
                    <a:stretch>
                      <a:fillRect/>
                    </a:stretch>
                  </pic:blipFill>
                  <pic:spPr>
                    <a:xfrm>
                      <a:off x="0" y="0"/>
                      <a:ext cx="5245100" cy="2819400"/>
                    </a:xfrm>
                    <a:prstGeom prst="rect">
                      <a:avLst/>
                    </a:prstGeom>
                  </pic:spPr>
                </pic:pic>
              </a:graphicData>
            </a:graphic>
          </wp:inline>
        </w:drawing>
      </w:r>
    </w:p>
    <w:p w14:paraId="72F83409" w14:textId="77777777" w:rsidR="00E964A0" w:rsidRDefault="00E964A0" w:rsidP="00082F3D">
      <w:pPr>
        <w:autoSpaceDE w:val="0"/>
        <w:autoSpaceDN w:val="0"/>
        <w:adjustRightInd w:val="0"/>
        <w:spacing w:line="360" w:lineRule="auto"/>
        <w:jc w:val="both"/>
        <w:rPr>
          <w:rFonts w:eastAsiaTheme="minorHAnsi"/>
          <w:lang w:val="en-GB" w:eastAsia="en-US"/>
        </w:rPr>
      </w:pPr>
    </w:p>
    <w:p w14:paraId="528AF08D" w14:textId="77777777" w:rsidR="00133DF0" w:rsidRDefault="00133DF0" w:rsidP="00082F3D">
      <w:pPr>
        <w:autoSpaceDE w:val="0"/>
        <w:autoSpaceDN w:val="0"/>
        <w:adjustRightInd w:val="0"/>
        <w:spacing w:line="360" w:lineRule="auto"/>
        <w:jc w:val="both"/>
        <w:rPr>
          <w:rFonts w:eastAsiaTheme="minorHAnsi"/>
          <w:lang w:val="en-GB" w:eastAsia="en-US"/>
        </w:rPr>
      </w:pPr>
    </w:p>
    <w:p w14:paraId="11E7A90A" w14:textId="39094DF9" w:rsidR="00711BCF" w:rsidRPr="007826B9" w:rsidRDefault="00711BCF" w:rsidP="007826B9">
      <w:pPr>
        <w:pStyle w:val="ListParagraph"/>
        <w:spacing w:line="360" w:lineRule="auto"/>
        <w:jc w:val="center"/>
        <w:rPr>
          <w:rFonts w:ascii="Times New Roman" w:eastAsia="Times New Roman" w:hAnsi="Times New Roman" w:cs="Times New Roman"/>
          <w:i/>
          <w:iCs/>
          <w:lang w:val="en-US"/>
        </w:rPr>
      </w:pPr>
      <w:r w:rsidRPr="007826B9">
        <w:rPr>
          <w:rFonts w:ascii="Times New Roman" w:hAnsi="Times New Roman" w:cs="Times New Roman"/>
          <w:i/>
          <w:iCs/>
          <w:lang w:val="en-US"/>
        </w:rPr>
        <w:t xml:space="preserve">source: </w:t>
      </w:r>
      <w:r w:rsidRPr="007826B9">
        <w:rPr>
          <w:rStyle w:val="Teksttreci2"/>
          <w:rFonts w:ascii="Times New Roman" w:hAnsi="Times New Roman" w:cs="Times New Roman"/>
          <w:i/>
          <w:iCs/>
          <w:lang w:val="en-US"/>
        </w:rPr>
        <w:t>Reinforcement Learning: Theory and Practice (</w:t>
      </w:r>
      <w:r w:rsidRPr="007826B9">
        <w:rPr>
          <w:rFonts w:ascii="Times New Roman" w:hAnsi="Times New Roman" w:cs="Times New Roman"/>
          <w:i/>
          <w:iCs/>
          <w:lang w:val="en-US"/>
        </w:rPr>
        <w:t>Csaba Szepesvari)</w:t>
      </w:r>
    </w:p>
    <w:p w14:paraId="7711DE28" w14:textId="77777777" w:rsidR="00E964A0" w:rsidRDefault="00E964A0" w:rsidP="00082F3D">
      <w:pPr>
        <w:autoSpaceDE w:val="0"/>
        <w:autoSpaceDN w:val="0"/>
        <w:adjustRightInd w:val="0"/>
        <w:spacing w:line="360" w:lineRule="auto"/>
        <w:jc w:val="both"/>
        <w:rPr>
          <w:rFonts w:eastAsiaTheme="minorHAnsi"/>
          <w:lang w:val="en-GB" w:eastAsia="en-US"/>
        </w:rPr>
      </w:pPr>
    </w:p>
    <w:p w14:paraId="3E8CBD90" w14:textId="003D26C4" w:rsidR="008E2746"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additional concept that we need is that of discounting. </w:t>
      </w:r>
      <w:r w:rsidR="00B25F49">
        <w:rPr>
          <w:rFonts w:eastAsiaTheme="minorHAnsi"/>
          <w:lang w:val="en-GB" w:eastAsia="en-US"/>
        </w:rPr>
        <w:t>Aligning with</w:t>
      </w:r>
      <w:r w:rsidR="00EC3264">
        <w:rPr>
          <w:rFonts w:eastAsiaTheme="minorHAnsi"/>
          <w:lang w:val="en-GB" w:eastAsia="en-US"/>
        </w:rPr>
        <w:t xml:space="preserve"> </w:t>
      </w:r>
      <w:r w:rsidRPr="00843AA5">
        <w:rPr>
          <w:rFonts w:eastAsiaTheme="minorHAnsi"/>
          <w:lang w:val="en-GB" w:eastAsia="en-US"/>
        </w:rPr>
        <w:t xml:space="preserve">this approach, </w:t>
      </w:r>
      <w:r w:rsidR="00B25F49">
        <w:rPr>
          <w:rFonts w:eastAsiaTheme="minorHAnsi"/>
          <w:lang w:val="en-GB" w:eastAsia="en-US"/>
        </w:rPr>
        <w:t>an</w:t>
      </w:r>
      <w:r w:rsidRPr="00843AA5">
        <w:rPr>
          <w:rFonts w:eastAsiaTheme="minorHAnsi"/>
          <w:lang w:val="en-GB" w:eastAsia="en-US"/>
        </w:rPr>
        <w:t xml:space="preserve"> agent </w:t>
      </w:r>
      <w:r w:rsidR="00B25F49">
        <w:rPr>
          <w:rFonts w:eastAsiaTheme="minorHAnsi"/>
          <w:lang w:val="en-GB" w:eastAsia="en-US"/>
        </w:rPr>
        <w:t xml:space="preserve">is trying </w:t>
      </w:r>
      <w:r w:rsidRPr="00843AA5">
        <w:rPr>
          <w:rFonts w:eastAsiaTheme="minorHAnsi"/>
          <w:lang w:val="en-GB" w:eastAsia="en-US"/>
        </w:rPr>
        <w:t xml:space="preserve">to select </w:t>
      </w:r>
      <w:r w:rsidR="00B25F49">
        <w:rPr>
          <w:rFonts w:eastAsiaTheme="minorHAnsi"/>
          <w:lang w:val="en-GB" w:eastAsia="en-US"/>
        </w:rPr>
        <w:t xml:space="preserve">the set of </w:t>
      </w:r>
      <w:r w:rsidRPr="00843AA5">
        <w:rPr>
          <w:rFonts w:eastAsiaTheme="minorHAnsi"/>
          <w:lang w:val="en-GB" w:eastAsia="en-US"/>
        </w:rPr>
        <w:t>actions so the sum of discounted</w:t>
      </w:r>
      <w:r w:rsidR="008C66E4">
        <w:rPr>
          <w:rFonts w:eastAsiaTheme="minorHAnsi"/>
          <w:lang w:val="en-GB" w:eastAsia="en-US"/>
        </w:rPr>
        <w:t xml:space="preserve"> </w:t>
      </w:r>
      <w:r w:rsidRPr="00843AA5">
        <w:rPr>
          <w:rFonts w:eastAsiaTheme="minorHAnsi"/>
          <w:lang w:val="en-GB" w:eastAsia="en-US"/>
        </w:rPr>
        <w:t xml:space="preserve">rewards it </w:t>
      </w:r>
      <w:r w:rsidR="00B25F49">
        <w:rPr>
          <w:rFonts w:eastAsiaTheme="minorHAnsi"/>
          <w:lang w:val="en-GB" w:eastAsia="en-US"/>
        </w:rPr>
        <w:t xml:space="preserve">is going to </w:t>
      </w:r>
      <w:r w:rsidRPr="00843AA5">
        <w:rPr>
          <w:rFonts w:eastAsiaTheme="minorHAnsi"/>
          <w:lang w:val="en-GB" w:eastAsia="en-US"/>
        </w:rPr>
        <w:t xml:space="preserve">receive </w:t>
      </w:r>
      <w:r w:rsidR="00B25F49">
        <w:rPr>
          <w:rFonts w:eastAsiaTheme="minorHAnsi"/>
          <w:lang w:val="en-GB" w:eastAsia="en-US"/>
        </w:rPr>
        <w:t>in</w:t>
      </w:r>
      <w:r w:rsidRPr="00843AA5">
        <w:rPr>
          <w:rFonts w:eastAsiaTheme="minorHAnsi"/>
          <w:lang w:val="en-GB" w:eastAsia="en-US"/>
        </w:rPr>
        <w:t xml:space="preserve"> future is maximized. </w:t>
      </w:r>
      <w:r w:rsidR="00AC63DF">
        <w:rPr>
          <w:rFonts w:eastAsiaTheme="minorHAnsi"/>
          <w:lang w:val="en-GB" w:eastAsia="en-US"/>
        </w:rPr>
        <w:t>Especially</w:t>
      </w:r>
      <w:r w:rsidRPr="00843AA5">
        <w:rPr>
          <w:rFonts w:eastAsiaTheme="minorHAnsi"/>
          <w:lang w:val="en-GB" w:eastAsia="en-US"/>
        </w:rPr>
        <w:t xml:space="preserve">, it chooses </w:t>
      </w:r>
      <w:r w:rsidR="00AC63DF">
        <w:rPr>
          <w:rFonts w:eastAsiaTheme="minorHAnsi"/>
          <w:lang w:val="en-GB" w:eastAsia="en-US"/>
        </w:rPr>
        <w:t>i</w:t>
      </w:r>
      <w:r w:rsidRPr="00843AA5">
        <w:rPr>
          <w:rFonts w:eastAsiaTheme="minorHAnsi"/>
          <w:lang w:val="en-GB" w:eastAsia="en-US"/>
        </w:rPr>
        <w:t>t</w:t>
      </w:r>
      <w:r w:rsidR="008C66E4">
        <w:rPr>
          <w:rFonts w:eastAsiaTheme="minorHAnsi"/>
          <w:lang w:val="en-GB" w:eastAsia="en-US"/>
        </w:rPr>
        <w:t xml:space="preserve"> </w:t>
      </w:r>
      <w:r w:rsidRPr="00843AA5">
        <w:rPr>
          <w:rFonts w:eastAsiaTheme="minorHAnsi"/>
          <w:lang w:val="en-GB" w:eastAsia="en-US"/>
        </w:rPr>
        <w:t>to maximize the expected discounted return:</w:t>
      </w:r>
    </w:p>
    <w:p w14:paraId="3D834FE1" w14:textId="77777777" w:rsidR="008E2746" w:rsidRDefault="008E2746" w:rsidP="00082F3D">
      <w:pPr>
        <w:autoSpaceDE w:val="0"/>
        <w:autoSpaceDN w:val="0"/>
        <w:adjustRightInd w:val="0"/>
        <w:spacing w:line="360" w:lineRule="auto"/>
        <w:jc w:val="both"/>
        <w:rPr>
          <w:rFonts w:eastAsiaTheme="minorHAnsi"/>
          <w:lang w:val="en-GB" w:eastAsia="en-US"/>
        </w:rPr>
      </w:pPr>
    </w:p>
    <w:p w14:paraId="00F90813" w14:textId="08BC7019" w:rsidR="008E2746" w:rsidRPr="008E2746" w:rsidRDefault="009939EE" w:rsidP="00082F3D">
      <w:pPr>
        <w:autoSpaceDE w:val="0"/>
        <w:autoSpaceDN w:val="0"/>
        <w:adjustRightInd w:val="0"/>
        <w:spacing w:line="360" w:lineRule="auto"/>
        <w:jc w:val="both"/>
        <w:rPr>
          <w:rFonts w:eastAsiaTheme="minorEastAsia"/>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γR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2</m:t>
                </m:r>
              </m:sup>
            </m:sSup>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nary>
          <m:naryPr>
            <m:chr m:val="∑"/>
            <m:limLoc m:val="undOvr"/>
            <m:ctrlPr>
              <w:rPr>
                <w:rFonts w:ascii="Cambria Math" w:eastAsiaTheme="minorHAnsi" w:hAnsi="Cambria Math"/>
                <w:i/>
                <w:lang w:val="en-GB" w:eastAsia="en-US"/>
              </w:rPr>
            </m:ctrlPr>
          </m:naryPr>
          <m:sub>
            <m:r>
              <w:rPr>
                <w:rFonts w:ascii="Cambria Math" w:eastAsiaTheme="minorHAnsi" w:hAnsi="Cambria Math"/>
                <w:lang w:val="en-GB" w:eastAsia="en-US"/>
              </w:rPr>
              <m:t>k=0</m:t>
            </m:r>
          </m:sub>
          <m:sup>
            <m:r>
              <w:rPr>
                <w:rFonts w:ascii="Cambria Math" w:eastAsiaTheme="minorHAnsi" w:hAnsi="Cambria Math"/>
                <w:lang w:val="en-GB" w:eastAsia="en-US"/>
              </w:rPr>
              <m:t>∞</m:t>
            </m:r>
          </m:sup>
          <m:e>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m:t>
                    </m:r>
                  </m:sup>
                </m:sSup>
                <m:r>
                  <w:rPr>
                    <w:rFonts w:ascii="Cambria Math" w:eastAsiaTheme="minorHAnsi" w:hAnsi="Cambria Math"/>
                    <w:lang w:val="en-GB" w:eastAsia="en-US"/>
                  </w:rPr>
                  <m:t>R</m:t>
                </m:r>
              </m:e>
              <m:sub>
                <m:r>
                  <w:rPr>
                    <w:rFonts w:ascii="Cambria Math" w:eastAsiaTheme="minorHAnsi" w:hAnsi="Cambria Math"/>
                    <w:lang w:val="en-GB" w:eastAsia="en-US"/>
                  </w:rPr>
                  <m:t>t+k+1</m:t>
                </m:r>
              </m:sub>
            </m:sSub>
          </m:e>
        </m:nary>
      </m:oMath>
      <w:r w:rsidR="00CC01EB">
        <w:rPr>
          <w:rFonts w:eastAsiaTheme="minorEastAsia"/>
          <w:lang w:val="en-GB" w:eastAsia="en-US"/>
        </w:rPr>
        <w:tab/>
        <w:t>[1.1]</w:t>
      </w:r>
    </w:p>
    <w:p w14:paraId="189CF4DB" w14:textId="77777777" w:rsidR="008E2746" w:rsidRDefault="008E2746" w:rsidP="00082F3D">
      <w:pPr>
        <w:autoSpaceDE w:val="0"/>
        <w:autoSpaceDN w:val="0"/>
        <w:adjustRightInd w:val="0"/>
        <w:spacing w:line="360" w:lineRule="auto"/>
        <w:jc w:val="both"/>
        <w:rPr>
          <w:rFonts w:eastAsiaTheme="minorHAnsi"/>
          <w:lang w:val="en-GB" w:eastAsia="en-US"/>
        </w:rPr>
      </w:pPr>
    </w:p>
    <w:p w14:paraId="7C331C3F" w14:textId="1ACF24C9"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γ</m:t>
        </m:r>
      </m:oMath>
      <w:r w:rsidRPr="00843AA5">
        <w:rPr>
          <w:rFonts w:eastAsiaTheme="minorHAnsi"/>
          <w:lang w:val="en-GB" w:eastAsia="en-US"/>
        </w:rPr>
        <w:t xml:space="preserve"> is a parameter, </w:t>
      </w:r>
      <m:oMath>
        <m:r>
          <w:rPr>
            <w:rFonts w:ascii="Cambria Math" w:eastAsiaTheme="minorHAnsi" w:hAnsi="Cambria Math"/>
            <w:lang w:val="en-GB" w:eastAsia="en-US"/>
          </w:rPr>
          <m:t>0≤γ≤1</m:t>
        </m:r>
      </m:oMath>
      <w:r w:rsidRPr="00843AA5">
        <w:rPr>
          <w:rFonts w:eastAsiaTheme="minorHAnsi"/>
          <w:lang w:val="en-GB" w:eastAsia="en-US"/>
        </w:rPr>
        <w:t>, called the discount rate.</w:t>
      </w:r>
      <w:r w:rsidR="005C75C5">
        <w:rPr>
          <w:rFonts w:eastAsiaTheme="minorHAnsi"/>
          <w:lang w:val="en-GB" w:eastAsia="en-US"/>
        </w:rPr>
        <w:t xml:space="preserve"> </w:t>
      </w:r>
      <w:r w:rsidR="00F65381">
        <w:rPr>
          <w:rFonts w:eastAsiaTheme="minorHAnsi"/>
          <w:lang w:val="en-GB" w:eastAsia="en-US"/>
        </w:rPr>
        <w:t>D</w:t>
      </w:r>
      <w:r w:rsidRPr="00843AA5">
        <w:rPr>
          <w:rFonts w:eastAsiaTheme="minorHAnsi"/>
          <w:lang w:val="en-GB" w:eastAsia="en-US"/>
        </w:rPr>
        <w:t>iscount rate</w:t>
      </w:r>
      <w:ins w:id="415" w:author="Олександр Романченко" w:date="2020-05-17T00:35:00Z">
        <w:r w:rsidR="00DF0E1A">
          <w:rPr>
            <w:rStyle w:val="FootnoteReference"/>
            <w:rFonts w:eastAsiaTheme="minorHAnsi"/>
            <w:lang w:val="en-GB" w:eastAsia="en-US"/>
          </w:rPr>
          <w:footnoteReference w:id="33"/>
        </w:r>
      </w:ins>
      <w:r w:rsidRPr="00843AA5">
        <w:rPr>
          <w:rFonts w:eastAsiaTheme="minorHAnsi"/>
          <w:lang w:val="en-GB" w:eastAsia="en-US"/>
        </w:rPr>
        <w:t xml:space="preserve"> </w:t>
      </w:r>
      <w:r w:rsidR="00F65381">
        <w:rPr>
          <w:rFonts w:eastAsiaTheme="minorHAnsi"/>
          <w:lang w:val="en-GB" w:eastAsia="en-US"/>
        </w:rPr>
        <w:t xml:space="preserve">is needed to </w:t>
      </w:r>
      <w:r w:rsidRPr="00843AA5">
        <w:rPr>
          <w:rFonts w:eastAsiaTheme="minorHAnsi"/>
          <w:lang w:val="en-GB" w:eastAsia="en-US"/>
        </w:rPr>
        <w:t>determine the present value of</w:t>
      </w:r>
      <w:r w:rsidR="00AE31A1">
        <w:rPr>
          <w:rFonts w:eastAsiaTheme="minorHAnsi"/>
          <w:lang w:val="en-GB" w:eastAsia="en-US"/>
        </w:rPr>
        <w:t xml:space="preserve"> the</w:t>
      </w:r>
      <w:r w:rsidRPr="00843AA5">
        <w:rPr>
          <w:rFonts w:eastAsiaTheme="minorHAnsi"/>
          <w:lang w:val="en-GB" w:eastAsia="en-US"/>
        </w:rPr>
        <w:t xml:space="preserve"> future rewards: a reward</w:t>
      </w:r>
      <w:r w:rsidR="005C75C5">
        <w:rPr>
          <w:rFonts w:eastAsiaTheme="minorHAnsi"/>
          <w:lang w:val="en-GB" w:eastAsia="en-US"/>
        </w:rPr>
        <w:t xml:space="preserve"> </w:t>
      </w:r>
      <w:r w:rsidRPr="00843AA5">
        <w:rPr>
          <w:rFonts w:eastAsiaTheme="minorHAnsi"/>
          <w:lang w:val="en-GB" w:eastAsia="en-US"/>
        </w:rPr>
        <w:t xml:space="preserve">received k time steps in the future is worth only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k-1</m:t>
            </m:r>
          </m:sup>
        </m:sSup>
      </m:oMath>
      <w:r w:rsidRPr="00843AA5">
        <w:rPr>
          <w:rFonts w:eastAsiaTheme="minorHAnsi"/>
          <w:lang w:val="en-GB" w:eastAsia="en-US"/>
        </w:rPr>
        <w:t xml:space="preserve"> times what it would be</w:t>
      </w:r>
      <w:r w:rsidR="00902470">
        <w:rPr>
          <w:rFonts w:eastAsiaTheme="minorHAnsi"/>
          <w:lang w:val="en-GB" w:eastAsia="en-US"/>
        </w:rPr>
        <w:t xml:space="preserve"> </w:t>
      </w:r>
      <w:r w:rsidRPr="00843AA5">
        <w:rPr>
          <w:rFonts w:eastAsiaTheme="minorHAnsi"/>
          <w:lang w:val="en-GB" w:eastAsia="en-US"/>
        </w:rPr>
        <w:t xml:space="preserve">worth if it were received immediately. If  </w:t>
      </w:r>
      <m:oMath>
        <m:r>
          <w:rPr>
            <w:rFonts w:ascii="Cambria Math" w:eastAsiaTheme="minorHAnsi" w:hAnsi="Cambria Math"/>
            <w:lang w:val="en-GB" w:eastAsia="en-US"/>
          </w:rPr>
          <m:t>γ&lt;1</m:t>
        </m:r>
      </m:oMath>
      <w:r w:rsidRPr="00843AA5">
        <w:rPr>
          <w:rFonts w:eastAsiaTheme="minorHAnsi"/>
          <w:lang w:val="en-GB" w:eastAsia="en-US"/>
        </w:rPr>
        <w:t>, the in</w:t>
      </w:r>
      <w:r w:rsidR="00902470">
        <w:rPr>
          <w:rFonts w:eastAsiaTheme="minorHAnsi"/>
          <w:lang w:val="en-GB" w:eastAsia="en-US"/>
        </w:rPr>
        <w:t>fi</w:t>
      </w:r>
      <w:r w:rsidRPr="00843AA5">
        <w:rPr>
          <w:rFonts w:eastAsiaTheme="minorHAnsi"/>
          <w:lang w:val="en-GB" w:eastAsia="en-US"/>
        </w:rPr>
        <w:t xml:space="preserve">nite sum has </w:t>
      </w:r>
      <w:r w:rsidR="00D47510" w:rsidRPr="00843AA5">
        <w:rPr>
          <w:rFonts w:eastAsiaTheme="minorHAnsi"/>
          <w:lang w:val="en-GB" w:eastAsia="en-US"/>
        </w:rPr>
        <w:t>an</w:t>
      </w:r>
      <w:r w:rsidRPr="00843AA5">
        <w:rPr>
          <w:rFonts w:eastAsiaTheme="minorHAnsi"/>
          <w:lang w:val="en-GB" w:eastAsia="en-US"/>
        </w:rPr>
        <w:t xml:space="preserve"> </w:t>
      </w:r>
      <w:r w:rsidR="00902470">
        <w:rPr>
          <w:rFonts w:eastAsiaTheme="minorHAnsi"/>
          <w:lang w:val="en-GB" w:eastAsia="en-US"/>
        </w:rPr>
        <w:t>infi</w:t>
      </w:r>
      <w:r w:rsidRPr="00843AA5">
        <w:rPr>
          <w:rFonts w:eastAsiaTheme="minorHAnsi"/>
          <w:lang w:val="en-GB" w:eastAsia="en-US"/>
        </w:rPr>
        <w:t>nite</w:t>
      </w:r>
      <w:r w:rsidR="00902470">
        <w:rPr>
          <w:rFonts w:eastAsiaTheme="minorHAnsi"/>
          <w:lang w:val="en-GB" w:eastAsia="en-US"/>
        </w:rPr>
        <w:t xml:space="preserve"> </w:t>
      </w:r>
      <w:r w:rsidRPr="00843AA5">
        <w:rPr>
          <w:rFonts w:eastAsiaTheme="minorHAnsi"/>
          <w:lang w:val="en-GB" w:eastAsia="en-US"/>
        </w:rPr>
        <w:t>value as long as the reward sequence</w:t>
      </w:r>
      <w:r w:rsidR="002B28D2">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k</m:t>
            </m:r>
          </m:sub>
        </m:sSub>
        <m:r>
          <w:rPr>
            <w:rFonts w:ascii="Cambria Math" w:eastAsiaTheme="minorHAnsi" w:hAnsi="Cambria Math"/>
            <w:lang w:val="en-GB" w:eastAsia="en-US"/>
          </w:rPr>
          <m:t>}</m:t>
        </m:r>
      </m:oMath>
      <w:r w:rsidRPr="00843AA5">
        <w:rPr>
          <w:rFonts w:eastAsiaTheme="minorHAnsi"/>
          <w:lang w:val="en-GB" w:eastAsia="en-US"/>
        </w:rPr>
        <w:t xml:space="preserve"> is bounded. If  </w:t>
      </w:r>
      <m:oMath>
        <m:r>
          <w:rPr>
            <w:rFonts w:ascii="Cambria Math" w:eastAsiaTheme="minorHAnsi" w:hAnsi="Cambria Math"/>
            <w:lang w:val="en-GB" w:eastAsia="en-US"/>
          </w:rPr>
          <m:t>γ=0</m:t>
        </m:r>
      </m:oMath>
      <w:r w:rsidRPr="00843AA5">
        <w:rPr>
          <w:rFonts w:eastAsiaTheme="minorHAnsi"/>
          <w:lang w:val="en-GB" w:eastAsia="en-US"/>
        </w:rPr>
        <w:t>, the agent</w:t>
      </w:r>
      <w:r w:rsidR="00303C40">
        <w:rPr>
          <w:rFonts w:eastAsiaTheme="minorHAnsi"/>
          <w:lang w:val="en-GB" w:eastAsia="en-US"/>
        </w:rPr>
        <w:t xml:space="preserve"> </w:t>
      </w:r>
      <w:r w:rsidRPr="00843AA5">
        <w:rPr>
          <w:rFonts w:eastAsiaTheme="minorHAnsi"/>
          <w:lang w:val="en-GB" w:eastAsia="en-US"/>
        </w:rPr>
        <w:t xml:space="preserve">is </w:t>
      </w:r>
      <w:r w:rsidR="00756183">
        <w:rPr>
          <w:rFonts w:eastAsiaTheme="minorHAnsi"/>
          <w:lang w:val="en-GB" w:eastAsia="en-US"/>
        </w:rPr>
        <w:t>“</w:t>
      </w:r>
      <w:r w:rsidRPr="00843AA5">
        <w:rPr>
          <w:rFonts w:eastAsiaTheme="minorHAnsi"/>
          <w:lang w:val="en-GB" w:eastAsia="en-US"/>
        </w:rPr>
        <w:t>myopic</w:t>
      </w:r>
      <w:r w:rsidR="007E2AB0">
        <w:rPr>
          <w:rFonts w:eastAsiaTheme="minorHAnsi"/>
          <w:lang w:val="en-GB" w:eastAsia="en-US"/>
        </w:rPr>
        <w:t>”</w:t>
      </w:r>
      <w:r w:rsidRPr="00843AA5">
        <w:rPr>
          <w:rFonts w:eastAsiaTheme="minorHAnsi"/>
          <w:lang w:val="en-GB" w:eastAsia="en-US"/>
        </w:rPr>
        <w:t xml:space="preserve"> in being concerned only with maximizing immediate rewards: its</w:t>
      </w:r>
      <w:r w:rsidR="00F54383">
        <w:rPr>
          <w:rFonts w:eastAsiaTheme="minorHAnsi"/>
          <w:lang w:val="en-GB" w:eastAsia="en-US"/>
        </w:rPr>
        <w:t xml:space="preserve"> </w:t>
      </w:r>
      <w:r w:rsidRPr="00843AA5">
        <w:rPr>
          <w:rFonts w:eastAsiaTheme="minorHAnsi"/>
          <w:lang w:val="en-GB" w:eastAsia="en-US"/>
        </w:rPr>
        <w:t xml:space="preserve">objective in this case is to learn how to choose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A</m:t>
            </m:r>
          </m:e>
          <m:sub>
            <m:r>
              <w:rPr>
                <w:rFonts w:ascii="Cambria Math" w:eastAsiaTheme="minorHAnsi" w:hAnsi="Cambria Math"/>
                <w:lang w:val="en-GB" w:eastAsia="en-US"/>
              </w:rPr>
              <m:t>t</m:t>
            </m:r>
          </m:sub>
        </m:sSub>
      </m:oMath>
      <w:r w:rsidRPr="00843AA5">
        <w:rPr>
          <w:rFonts w:eastAsiaTheme="minorHAnsi"/>
          <w:lang w:val="en-GB" w:eastAsia="en-US"/>
        </w:rPr>
        <w:t xml:space="preserve"> so as to maximize only</w:t>
      </w:r>
      <w:r w:rsidR="00F5438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oMath>
      <w:r w:rsidRPr="00843AA5">
        <w:rPr>
          <w:rFonts w:eastAsiaTheme="minorHAnsi"/>
          <w:lang w:val="en-GB" w:eastAsia="en-US"/>
        </w:rPr>
        <w:t xml:space="preserve">. If </w:t>
      </w:r>
      <w:r w:rsidR="00D219C8">
        <w:rPr>
          <w:rFonts w:eastAsiaTheme="minorHAnsi"/>
          <w:lang w:val="en-GB" w:eastAsia="en-US"/>
        </w:rPr>
        <w:t xml:space="preserve">case </w:t>
      </w:r>
      <w:r w:rsidRPr="00843AA5">
        <w:rPr>
          <w:rFonts w:eastAsiaTheme="minorHAnsi"/>
          <w:lang w:val="en-GB" w:eastAsia="en-US"/>
        </w:rPr>
        <w:t xml:space="preserve">each of the actions </w:t>
      </w:r>
      <w:r w:rsidR="00D219C8">
        <w:rPr>
          <w:rFonts w:eastAsiaTheme="minorHAnsi"/>
          <w:lang w:val="en-GB" w:eastAsia="en-US"/>
        </w:rPr>
        <w:t xml:space="preserve">made by the agent </w:t>
      </w:r>
      <w:r w:rsidRPr="00843AA5">
        <w:rPr>
          <w:rFonts w:eastAsiaTheme="minorHAnsi"/>
          <w:lang w:val="en-GB" w:eastAsia="en-US"/>
        </w:rPr>
        <w:t xml:space="preserve">happened </w:t>
      </w:r>
      <w:r w:rsidR="00D219C8">
        <w:rPr>
          <w:rFonts w:eastAsiaTheme="minorHAnsi"/>
          <w:lang w:val="en-GB" w:eastAsia="en-US"/>
        </w:rPr>
        <w:t xml:space="preserve">influencing </w:t>
      </w:r>
      <w:r w:rsidRPr="00843AA5">
        <w:rPr>
          <w:rFonts w:eastAsiaTheme="minorHAnsi"/>
          <w:lang w:val="en-GB" w:eastAsia="en-US"/>
        </w:rPr>
        <w:t xml:space="preserve">only </w:t>
      </w:r>
      <w:r w:rsidR="000E5284">
        <w:rPr>
          <w:rFonts w:eastAsiaTheme="minorHAnsi"/>
          <w:lang w:val="en-GB" w:eastAsia="en-US"/>
        </w:rPr>
        <w:t xml:space="preserve">an </w:t>
      </w:r>
      <w:r w:rsidRPr="00843AA5">
        <w:rPr>
          <w:rFonts w:eastAsiaTheme="minorHAnsi"/>
          <w:lang w:val="en-GB" w:eastAsia="en-US"/>
        </w:rPr>
        <w:t>immediate</w:t>
      </w:r>
      <w:r w:rsidR="00CD5951">
        <w:rPr>
          <w:rFonts w:eastAsiaTheme="minorHAnsi"/>
          <w:lang w:val="en-GB" w:eastAsia="en-US"/>
        </w:rPr>
        <w:t xml:space="preserve"> </w:t>
      </w:r>
      <w:r w:rsidRPr="00843AA5">
        <w:rPr>
          <w:rFonts w:eastAsiaTheme="minorHAnsi"/>
          <w:lang w:val="en-GB" w:eastAsia="en-US"/>
        </w:rPr>
        <w:t xml:space="preserve">reward, not </w:t>
      </w:r>
      <w:r w:rsidR="00EE632C">
        <w:rPr>
          <w:rFonts w:eastAsiaTheme="minorHAnsi"/>
          <w:lang w:val="en-GB" w:eastAsia="en-US"/>
        </w:rPr>
        <w:t xml:space="preserve">a </w:t>
      </w:r>
      <w:r w:rsidR="00447E9A" w:rsidRPr="00843AA5">
        <w:rPr>
          <w:rFonts w:eastAsiaTheme="minorHAnsi"/>
          <w:lang w:val="en-GB" w:eastAsia="en-US"/>
        </w:rPr>
        <w:t>future reward</w:t>
      </w:r>
      <w:r w:rsidRPr="00843AA5">
        <w:rPr>
          <w:rFonts w:eastAsiaTheme="minorHAnsi"/>
          <w:lang w:val="en-GB" w:eastAsia="en-US"/>
        </w:rPr>
        <w:t xml:space="preserve">, then </w:t>
      </w:r>
      <w:r w:rsidR="00F27FCF">
        <w:rPr>
          <w:rFonts w:eastAsiaTheme="minorHAnsi"/>
          <w:lang w:val="en-GB" w:eastAsia="en-US"/>
        </w:rPr>
        <w:t xml:space="preserve">the </w:t>
      </w:r>
      <w:r w:rsidRPr="00843AA5">
        <w:rPr>
          <w:rFonts w:eastAsiaTheme="minorHAnsi"/>
          <w:lang w:val="en-GB" w:eastAsia="en-US"/>
        </w:rPr>
        <w:t xml:space="preserve">myopic agent </w:t>
      </w:r>
      <w:r w:rsidR="00447E9A">
        <w:rPr>
          <w:rFonts w:eastAsiaTheme="minorHAnsi"/>
          <w:lang w:val="en-GB" w:eastAsia="en-US"/>
        </w:rPr>
        <w:t>may</w:t>
      </w:r>
      <w:r w:rsidRPr="00843AA5">
        <w:rPr>
          <w:rFonts w:eastAsiaTheme="minorHAnsi"/>
          <w:lang w:val="en-GB" w:eastAsia="en-US"/>
        </w:rPr>
        <w:t xml:space="preserve"> maximize</w:t>
      </w:r>
      <w:r w:rsidR="00CD5951">
        <w:rPr>
          <w:rFonts w:eastAsiaTheme="minorHAnsi"/>
          <w:lang w:val="en-GB" w:eastAsia="en-US"/>
        </w:rPr>
        <w:t xml:space="preserve"> </w:t>
      </w:r>
      <w:r w:rsidR="00447E9A">
        <w:rPr>
          <w:rFonts w:eastAsiaTheme="minorHAnsi"/>
          <w:lang w:val="en-GB" w:eastAsia="en-US"/>
        </w:rPr>
        <w:t xml:space="preserve">it </w:t>
      </w:r>
      <w:r w:rsidRPr="00843AA5">
        <w:rPr>
          <w:rFonts w:eastAsiaTheme="minorHAnsi"/>
          <w:lang w:val="en-GB" w:eastAsia="en-US"/>
        </w:rPr>
        <w:t xml:space="preserve">by maximizing </w:t>
      </w:r>
      <w:r w:rsidR="00447E9A" w:rsidRPr="00843AA5">
        <w:rPr>
          <w:rFonts w:eastAsiaTheme="minorHAnsi"/>
          <w:lang w:val="en-GB" w:eastAsia="en-US"/>
        </w:rPr>
        <w:t xml:space="preserve">separately </w:t>
      </w:r>
      <w:r w:rsidRPr="00843AA5">
        <w:rPr>
          <w:rFonts w:eastAsiaTheme="minorHAnsi"/>
          <w:lang w:val="en-GB" w:eastAsia="en-US"/>
        </w:rPr>
        <w:t xml:space="preserve">each immediate </w:t>
      </w:r>
      <w:r w:rsidRPr="00843AA5">
        <w:rPr>
          <w:rFonts w:eastAsiaTheme="minorHAnsi"/>
          <w:lang w:val="en-GB" w:eastAsia="en-US"/>
        </w:rPr>
        <w:lastRenderedPageBreak/>
        <w:t xml:space="preserve">reward. </w:t>
      </w:r>
      <w:r w:rsidR="00447E9A">
        <w:rPr>
          <w:rFonts w:eastAsiaTheme="minorHAnsi"/>
          <w:lang w:val="en-GB" w:eastAsia="en-US"/>
        </w:rPr>
        <w:t>Generally</w:t>
      </w:r>
      <w:r w:rsidRPr="00843AA5">
        <w:rPr>
          <w:rFonts w:eastAsiaTheme="minorHAnsi"/>
          <w:lang w:val="en-GB" w:eastAsia="en-US"/>
        </w:rPr>
        <w:t xml:space="preserve">, </w:t>
      </w:r>
      <w:r w:rsidR="00447E9A">
        <w:rPr>
          <w:rFonts w:eastAsiaTheme="minorHAnsi"/>
          <w:lang w:val="en-GB" w:eastAsia="en-US"/>
        </w:rPr>
        <w:t>to act for</w:t>
      </w:r>
      <w:r w:rsidR="00CD5951">
        <w:rPr>
          <w:rFonts w:eastAsiaTheme="minorHAnsi"/>
          <w:lang w:val="en-GB" w:eastAsia="en-US"/>
        </w:rPr>
        <w:t xml:space="preserve"> </w:t>
      </w:r>
      <w:r w:rsidRPr="00843AA5">
        <w:rPr>
          <w:rFonts w:eastAsiaTheme="minorHAnsi"/>
          <w:lang w:val="en-GB" w:eastAsia="en-US"/>
        </w:rPr>
        <w:t>maximiz</w:t>
      </w:r>
      <w:r w:rsidR="00447E9A">
        <w:rPr>
          <w:rFonts w:eastAsiaTheme="minorHAnsi"/>
          <w:lang w:val="en-GB" w:eastAsia="en-US"/>
        </w:rPr>
        <w:t>ing</w:t>
      </w:r>
      <w:r w:rsidRPr="00843AA5">
        <w:rPr>
          <w:rFonts w:eastAsiaTheme="minorHAnsi"/>
          <w:lang w:val="en-GB" w:eastAsia="en-US"/>
        </w:rPr>
        <w:t xml:space="preserve"> immediate reward</w:t>
      </w:r>
      <w:r w:rsidR="00D01FF6">
        <w:rPr>
          <w:rFonts w:eastAsiaTheme="minorHAnsi"/>
          <w:lang w:val="en-GB" w:eastAsia="en-US"/>
        </w:rPr>
        <w:t>s</w:t>
      </w:r>
      <w:r w:rsidRPr="00843AA5">
        <w:rPr>
          <w:rFonts w:eastAsiaTheme="minorHAnsi"/>
          <w:lang w:val="en-GB" w:eastAsia="en-US"/>
        </w:rPr>
        <w:t xml:space="preserve"> </w:t>
      </w:r>
      <w:r w:rsidR="007659EC">
        <w:rPr>
          <w:rFonts w:eastAsiaTheme="minorHAnsi"/>
          <w:lang w:val="en-GB" w:eastAsia="en-US"/>
        </w:rPr>
        <w:t>may</w:t>
      </w:r>
      <w:r w:rsidRPr="00843AA5">
        <w:rPr>
          <w:rFonts w:eastAsiaTheme="minorHAnsi"/>
          <w:lang w:val="en-GB" w:eastAsia="en-US"/>
        </w:rPr>
        <w:t xml:space="preserve"> reduce </w:t>
      </w:r>
      <w:r w:rsidR="009C6EC8">
        <w:rPr>
          <w:rFonts w:eastAsiaTheme="minorHAnsi"/>
          <w:lang w:val="en-GB" w:eastAsia="en-US"/>
        </w:rPr>
        <w:t xml:space="preserve">the </w:t>
      </w:r>
      <w:r w:rsidRPr="00843AA5">
        <w:rPr>
          <w:rFonts w:eastAsiaTheme="minorHAnsi"/>
          <w:lang w:val="en-GB" w:eastAsia="en-US"/>
        </w:rPr>
        <w:t xml:space="preserve">access to </w:t>
      </w:r>
      <w:r w:rsidR="00F80C15">
        <w:rPr>
          <w:rFonts w:eastAsiaTheme="minorHAnsi"/>
          <w:lang w:val="en-GB" w:eastAsia="en-US"/>
        </w:rPr>
        <w:t xml:space="preserve">the </w:t>
      </w:r>
      <w:r w:rsidRPr="00843AA5">
        <w:rPr>
          <w:rFonts w:eastAsiaTheme="minorHAnsi"/>
          <w:lang w:val="en-GB" w:eastAsia="en-US"/>
        </w:rPr>
        <w:t xml:space="preserve">future rewards so that return may be reduced. As  </w:t>
      </w:r>
      <m:oMath>
        <m:r>
          <w:rPr>
            <w:rFonts w:ascii="Cambria Math" w:eastAsiaTheme="minorHAnsi" w:hAnsi="Cambria Math"/>
            <w:lang w:val="en-GB" w:eastAsia="en-US"/>
          </w:rPr>
          <m:t>γ</m:t>
        </m:r>
      </m:oMath>
      <w:r w:rsidR="00204C2E" w:rsidRPr="00843AA5">
        <w:rPr>
          <w:rFonts w:eastAsiaTheme="minorHAnsi"/>
          <w:lang w:val="en-GB" w:eastAsia="en-US"/>
        </w:rPr>
        <w:t xml:space="preserve"> </w:t>
      </w:r>
      <w:r w:rsidRPr="00843AA5">
        <w:rPr>
          <w:rFonts w:eastAsiaTheme="minorHAnsi"/>
          <w:lang w:val="en-GB" w:eastAsia="en-US"/>
        </w:rPr>
        <w:t>approaches 1, the future</w:t>
      </w:r>
      <w:r w:rsidR="003B6574">
        <w:rPr>
          <w:rFonts w:eastAsiaTheme="minorHAnsi"/>
          <w:lang w:val="en-GB" w:eastAsia="en-US"/>
        </w:rPr>
        <w:t xml:space="preserve"> </w:t>
      </w:r>
      <w:r w:rsidRPr="00843AA5">
        <w:rPr>
          <w:rFonts w:eastAsiaTheme="minorHAnsi"/>
          <w:lang w:val="en-GB" w:eastAsia="en-US"/>
        </w:rPr>
        <w:t xml:space="preserve">rewards </w:t>
      </w:r>
      <w:r w:rsidR="00ED6D5E">
        <w:rPr>
          <w:rFonts w:eastAsiaTheme="minorHAnsi"/>
          <w:lang w:val="en-GB" w:eastAsia="en-US"/>
        </w:rPr>
        <w:t xml:space="preserve">are taken </w:t>
      </w:r>
      <w:r w:rsidRPr="00843AA5">
        <w:rPr>
          <w:rFonts w:eastAsiaTheme="minorHAnsi"/>
          <w:lang w:val="en-GB" w:eastAsia="en-US"/>
        </w:rPr>
        <w:t>into account strong</w:t>
      </w:r>
      <w:r w:rsidR="00ED6D5E">
        <w:rPr>
          <w:rFonts w:eastAsiaTheme="minorHAnsi"/>
          <w:lang w:val="en-GB" w:eastAsia="en-US"/>
        </w:rPr>
        <w:t>er</w:t>
      </w:r>
      <w:r w:rsidRPr="00843AA5">
        <w:rPr>
          <w:rFonts w:eastAsiaTheme="minorHAnsi"/>
          <w:lang w:val="en-GB" w:eastAsia="en-US"/>
        </w:rPr>
        <w:t xml:space="preserve">: </w:t>
      </w:r>
      <w:r w:rsidR="00E0742F">
        <w:rPr>
          <w:rFonts w:eastAsiaTheme="minorHAnsi"/>
          <w:lang w:val="en-GB" w:eastAsia="en-US"/>
        </w:rPr>
        <w:t xml:space="preserve">an </w:t>
      </w:r>
      <w:r w:rsidRPr="00843AA5">
        <w:rPr>
          <w:rFonts w:eastAsiaTheme="minorHAnsi"/>
          <w:lang w:val="en-GB" w:eastAsia="en-US"/>
        </w:rPr>
        <w:t xml:space="preserve">agent </w:t>
      </w:r>
      <w:r w:rsidR="00E0742F">
        <w:rPr>
          <w:rFonts w:eastAsiaTheme="minorHAnsi"/>
          <w:lang w:val="en-GB" w:eastAsia="en-US"/>
        </w:rPr>
        <w:t xml:space="preserve">is </w:t>
      </w:r>
      <w:r w:rsidRPr="00843AA5">
        <w:rPr>
          <w:rFonts w:eastAsiaTheme="minorHAnsi"/>
          <w:lang w:val="en-GB" w:eastAsia="en-US"/>
        </w:rPr>
        <w:t>more farsighted.</w:t>
      </w:r>
    </w:p>
    <w:p w14:paraId="3710A001" w14:textId="77777777" w:rsidR="00D27C36" w:rsidRPr="00C45B24" w:rsidRDefault="00D27C36" w:rsidP="00082F3D">
      <w:pPr>
        <w:spacing w:line="360" w:lineRule="auto"/>
        <w:jc w:val="both"/>
        <w:rPr>
          <w:u w:val="single"/>
          <w:lang w:val="en-US"/>
        </w:rPr>
      </w:pPr>
    </w:p>
    <w:p w14:paraId="07614F4C" w14:textId="1ECFAA10" w:rsidR="00F233D8" w:rsidRPr="00E835FC" w:rsidRDefault="00E835FC" w:rsidP="00E835FC">
      <w:pPr>
        <w:spacing w:line="360" w:lineRule="auto"/>
        <w:jc w:val="center"/>
        <w:rPr>
          <w:b/>
          <w:bCs/>
          <w:lang w:val="en-US"/>
        </w:rPr>
      </w:pPr>
      <w:r>
        <w:rPr>
          <w:b/>
          <w:bCs/>
          <w:lang w:val="en-US"/>
        </w:rPr>
        <w:t xml:space="preserve">3.   </w:t>
      </w:r>
      <w:r w:rsidR="00C50FFA" w:rsidRPr="00E835FC">
        <w:rPr>
          <w:b/>
          <w:bCs/>
          <w:lang w:val="en-US"/>
        </w:rPr>
        <w:t xml:space="preserve">Implementation of </w:t>
      </w:r>
      <w:r w:rsidR="00B012B9" w:rsidRPr="00E835FC">
        <w:rPr>
          <w:b/>
          <w:bCs/>
          <w:lang w:val="en-US"/>
        </w:rPr>
        <w:t>a</w:t>
      </w:r>
      <w:r w:rsidR="00C50FFA" w:rsidRPr="00E835FC">
        <w:rPr>
          <w:b/>
          <w:bCs/>
          <w:lang w:val="en-US"/>
        </w:rPr>
        <w:t xml:space="preserve">gent </w:t>
      </w:r>
      <w:r w:rsidR="00610A52" w:rsidRPr="00E835FC">
        <w:rPr>
          <w:b/>
          <w:bCs/>
          <w:lang w:val="en-US"/>
        </w:rPr>
        <w:t>playing</w:t>
      </w:r>
      <w:r w:rsidR="00C50FFA" w:rsidRPr="00E835FC">
        <w:rPr>
          <w:b/>
          <w:bCs/>
          <w:lang w:val="en-US"/>
        </w:rPr>
        <w:t xml:space="preserve"> “Flappy Bird” game</w:t>
      </w:r>
    </w:p>
    <w:p w14:paraId="33CBF8B0" w14:textId="77777777" w:rsidR="000A5C1F" w:rsidRDefault="000A5C1F" w:rsidP="00082F3D">
      <w:pPr>
        <w:spacing w:line="360" w:lineRule="auto"/>
        <w:jc w:val="both"/>
        <w:rPr>
          <w:b/>
          <w:bCs/>
          <w:lang w:val="en-US"/>
        </w:rPr>
      </w:pPr>
    </w:p>
    <w:p w14:paraId="01F65480" w14:textId="5510BB69" w:rsidR="004D206E" w:rsidRPr="000822DA" w:rsidRDefault="006C5AF6" w:rsidP="00082F3D">
      <w:pPr>
        <w:spacing w:line="360" w:lineRule="auto"/>
        <w:jc w:val="both"/>
        <w:rPr>
          <w:b/>
          <w:bCs/>
          <w:lang w:val="en-US"/>
        </w:rPr>
      </w:pPr>
      <w:r>
        <w:rPr>
          <w:b/>
          <w:bCs/>
          <w:lang w:val="en-US"/>
        </w:rPr>
        <w:t xml:space="preserve">3.1   </w:t>
      </w:r>
      <w:r w:rsidR="0013449C" w:rsidRPr="000822DA">
        <w:rPr>
          <w:b/>
          <w:bCs/>
          <w:lang w:val="en-US"/>
        </w:rPr>
        <w:t>Evolution strateg</w:t>
      </w:r>
      <w:r w:rsidR="00E3331E">
        <w:rPr>
          <w:b/>
          <w:bCs/>
          <w:lang w:val="en-US"/>
        </w:rPr>
        <w:t>y</w:t>
      </w:r>
      <w:r w:rsidR="00653F0F" w:rsidRPr="000822DA">
        <w:rPr>
          <w:b/>
          <w:bCs/>
          <w:lang w:val="en-US"/>
        </w:rPr>
        <w:t>:</w:t>
      </w:r>
    </w:p>
    <w:p w14:paraId="5F808D6F" w14:textId="433B1D42" w:rsidR="00E4022B" w:rsidRDefault="00D51AC1" w:rsidP="00082F3D">
      <w:pPr>
        <w:spacing w:line="360" w:lineRule="auto"/>
        <w:jc w:val="both"/>
        <w:rPr>
          <w:lang w:val="en-US"/>
        </w:rPr>
      </w:pPr>
      <w:r>
        <w:rPr>
          <w:lang w:val="en-US"/>
        </w:rPr>
        <w:t>For our experiment we are going to use evolution strategy</w:t>
      </w:r>
      <w:ins w:id="423" w:author="Олександр Романченко" w:date="2020-05-17T00:36:00Z">
        <w:r w:rsidR="00B37B2C">
          <w:rPr>
            <w:rStyle w:val="FootnoteReference"/>
            <w:lang w:val="en-US"/>
          </w:rPr>
          <w:footnoteReference w:id="34"/>
        </w:r>
      </w:ins>
      <w:r>
        <w:rPr>
          <w:lang w:val="en-US"/>
        </w:rPr>
        <w:t xml:space="preserve"> algorithm</w:t>
      </w:r>
      <w:ins w:id="435" w:author="Олександр Романченко" w:date="2020-05-17T00:38:00Z">
        <w:r w:rsidR="0030391B">
          <w:rPr>
            <w:rStyle w:val="FootnoteReference"/>
            <w:lang w:val="en-US"/>
          </w:rPr>
          <w:footnoteReference w:id="35"/>
        </w:r>
      </w:ins>
      <w:r>
        <w:rPr>
          <w:lang w:val="en-US"/>
        </w:rPr>
        <w:t xml:space="preserve"> because it has proven to be less computationally demanding and more flexible in variety of Reinforcement Learning tasks</w:t>
      </w:r>
      <w:r w:rsidR="00DB753A">
        <w:rPr>
          <w:lang w:val="en-US"/>
        </w:rPr>
        <w:t xml:space="preserve"> and doesn’t need to fit the MDP framework.</w:t>
      </w:r>
    </w:p>
    <w:p w14:paraId="71547EB3" w14:textId="6C1352B3" w:rsidR="00842AA1" w:rsidRDefault="00E15EDC" w:rsidP="00082F3D">
      <w:pPr>
        <w:spacing w:line="360" w:lineRule="auto"/>
        <w:jc w:val="both"/>
        <w:rPr>
          <w:lang w:val="en-US"/>
        </w:rPr>
      </w:pPr>
      <w:r>
        <w:rPr>
          <w:lang w:val="en-US"/>
        </w:rPr>
        <w:t>Here are some benefits which brings to us evolution strategy:</w:t>
      </w:r>
    </w:p>
    <w:p w14:paraId="3C588EB2" w14:textId="77777777" w:rsidR="00253C05" w:rsidRDefault="00253C05" w:rsidP="00082F3D">
      <w:pPr>
        <w:spacing w:line="360" w:lineRule="auto"/>
        <w:jc w:val="both"/>
        <w:rPr>
          <w:lang w:val="en-US"/>
        </w:rPr>
      </w:pPr>
    </w:p>
    <w:p w14:paraId="6F35FE88" w14:textId="2B8F1372" w:rsidR="00842AA1" w:rsidRPr="00842AA1" w:rsidRDefault="00842AA1" w:rsidP="00842AA1">
      <w:pPr>
        <w:spacing w:line="360" w:lineRule="auto"/>
        <w:jc w:val="center"/>
        <w:rPr>
          <w:i/>
          <w:iCs/>
          <w:lang w:val="en-US"/>
        </w:rPr>
      </w:pPr>
      <w:r w:rsidRPr="00842AA1">
        <w:rPr>
          <w:i/>
          <w:iCs/>
          <w:lang w:val="en-US"/>
        </w:rPr>
        <w:t>Figure 1</w:t>
      </w:r>
      <w:r w:rsidR="00537F62">
        <w:rPr>
          <w:i/>
          <w:iCs/>
          <w:lang w:val="en-US"/>
        </w:rPr>
        <w:t>1</w:t>
      </w:r>
      <w:r w:rsidRPr="00842AA1">
        <w:rPr>
          <w:i/>
          <w:iCs/>
          <w:lang w:val="en-US"/>
        </w:rPr>
        <w:t>. Evolution strategy in the context of Reinforcement Learning</w:t>
      </w:r>
    </w:p>
    <w:p w14:paraId="66E26A24" w14:textId="16F3AF16" w:rsidR="0096641D" w:rsidRDefault="00ED7EB2" w:rsidP="00082F3D">
      <w:pPr>
        <w:spacing w:line="360" w:lineRule="auto"/>
        <w:jc w:val="both"/>
        <w:rPr>
          <w:lang w:val="en-US"/>
        </w:rPr>
      </w:pPr>
      <w:commentRangeStart w:id="446"/>
      <w:r w:rsidRPr="00C45B24">
        <w:rPr>
          <w:noProof/>
          <w:lang w:val="en-US"/>
        </w:rPr>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commentRangeEnd w:id="446"/>
      <w:r w:rsidR="00FB6E22">
        <w:rPr>
          <w:rStyle w:val="CommentReference"/>
        </w:rPr>
        <w:commentReference w:id="446"/>
      </w:r>
    </w:p>
    <w:p w14:paraId="1D909432" w14:textId="38F8ECA1" w:rsidR="00842AA1" w:rsidRPr="00842AA1" w:rsidRDefault="00842AA1" w:rsidP="00842AA1">
      <w:pPr>
        <w:spacing w:line="360" w:lineRule="auto"/>
        <w:jc w:val="center"/>
        <w:rPr>
          <w:i/>
          <w:iCs/>
          <w:lang w:val="en-US"/>
        </w:rPr>
      </w:pPr>
      <w:r w:rsidRPr="00842AA1">
        <w:rPr>
          <w:i/>
          <w:iCs/>
          <w:lang w:val="en-US"/>
        </w:rPr>
        <w:t>source: udemy.com</w:t>
      </w:r>
    </w:p>
    <w:p w14:paraId="15430E7D" w14:textId="77777777" w:rsidR="00842AA1" w:rsidRPr="00C45B24" w:rsidRDefault="00842AA1" w:rsidP="00082F3D">
      <w:pPr>
        <w:spacing w:line="360" w:lineRule="auto"/>
        <w:jc w:val="both"/>
        <w:rPr>
          <w:lang w:val="en-US"/>
        </w:rPr>
      </w:pPr>
    </w:p>
    <w:p w14:paraId="40C131B0" w14:textId="1B01A6E4" w:rsidR="004021BD" w:rsidRPr="00C45B24" w:rsidRDefault="004021BD" w:rsidP="00082F3D">
      <w:pPr>
        <w:spacing w:line="360" w:lineRule="auto"/>
        <w:jc w:val="both"/>
        <w:rPr>
          <w:lang w:val="en-US"/>
        </w:rPr>
      </w:pPr>
    </w:p>
    <w:p w14:paraId="069A6928" w14:textId="0A2D578A" w:rsidR="006A5536" w:rsidRDefault="00E15EDC" w:rsidP="00082F3D">
      <w:pPr>
        <w:spacing w:line="360" w:lineRule="auto"/>
        <w:jc w:val="both"/>
        <w:rPr>
          <w:lang w:val="en-US"/>
        </w:rPr>
      </w:pPr>
      <w:r>
        <w:rPr>
          <w:lang w:val="en-US"/>
        </w:rPr>
        <w:lastRenderedPageBreak/>
        <w:t xml:space="preserve">Our environment is a mobile game Flappy Bird where the player (or the agent in our case) has to maintain the position of the bird as long as it can. </w:t>
      </w:r>
      <w:r w:rsidR="00A3320B">
        <w:rPr>
          <w:lang w:val="en-US"/>
        </w:rPr>
        <w:t xml:space="preserve">Every time the bird falls down – game starts from the beginning. </w:t>
      </w:r>
      <w:r w:rsidR="008D6AA8">
        <w:rPr>
          <w:lang w:val="en-US"/>
        </w:rPr>
        <w:t xml:space="preserve">The task may seem difficult for humans but not for the agent. </w:t>
      </w:r>
    </w:p>
    <w:p w14:paraId="3B504D0E" w14:textId="77777777" w:rsidR="006A5536" w:rsidRDefault="006A5536" w:rsidP="00082F3D">
      <w:pPr>
        <w:spacing w:line="360" w:lineRule="auto"/>
        <w:jc w:val="both"/>
        <w:rPr>
          <w:lang w:val="en-US"/>
        </w:rPr>
      </w:pPr>
    </w:p>
    <w:p w14:paraId="3C8F7644" w14:textId="77471F8F" w:rsidR="00842AA1" w:rsidRDefault="00362EA7" w:rsidP="00082F3D">
      <w:pPr>
        <w:spacing w:line="360" w:lineRule="auto"/>
        <w:jc w:val="both"/>
        <w:rPr>
          <w:lang w:val="en-US"/>
        </w:rPr>
      </w:pPr>
      <w:r>
        <w:rPr>
          <w:lang w:val="en-US"/>
        </w:rPr>
        <w:t>This is how the game looks like:</w:t>
      </w:r>
    </w:p>
    <w:p w14:paraId="5C344B65" w14:textId="5D3D45B8" w:rsidR="00842AA1" w:rsidRDefault="00842AA1" w:rsidP="00082F3D">
      <w:pPr>
        <w:spacing w:line="360" w:lineRule="auto"/>
        <w:jc w:val="both"/>
        <w:rPr>
          <w:lang w:val="en-US"/>
        </w:rPr>
      </w:pPr>
    </w:p>
    <w:p w14:paraId="308440D5" w14:textId="62749890" w:rsidR="00842AA1" w:rsidRDefault="00842AA1" w:rsidP="00842AA1">
      <w:pPr>
        <w:spacing w:line="360" w:lineRule="auto"/>
        <w:jc w:val="center"/>
        <w:rPr>
          <w:lang w:val="en-US"/>
        </w:rPr>
      </w:pPr>
      <w:r>
        <w:rPr>
          <w:i/>
          <w:iCs/>
          <w:lang w:val="en-US"/>
        </w:rPr>
        <w:t xml:space="preserve">Figure </w:t>
      </w:r>
      <w:r w:rsidRPr="00842AA1">
        <w:rPr>
          <w:i/>
          <w:iCs/>
          <w:lang w:val="en-US"/>
        </w:rPr>
        <w:t>1</w:t>
      </w:r>
      <w:r w:rsidR="00024F1F">
        <w:rPr>
          <w:i/>
          <w:iCs/>
          <w:lang w:val="en-US"/>
        </w:rPr>
        <w:t>2</w:t>
      </w:r>
      <w:r>
        <w:rPr>
          <w:i/>
          <w:iCs/>
          <w:lang w:val="en-US"/>
        </w:rPr>
        <w:t xml:space="preserve">. </w:t>
      </w:r>
      <w:r w:rsidRPr="00842AA1">
        <w:rPr>
          <w:rFonts w:eastAsiaTheme="minorHAnsi"/>
          <w:i/>
          <w:iCs/>
          <w:lang w:val="en-GB" w:eastAsia="en-US"/>
        </w:rPr>
        <w:t>Illustration of the game</w:t>
      </w:r>
    </w:p>
    <w:p w14:paraId="6722B3ED" w14:textId="7C5601ED" w:rsidR="00362EA7" w:rsidRDefault="00EA63FB" w:rsidP="00842AA1">
      <w:pPr>
        <w:spacing w:line="360" w:lineRule="auto"/>
        <w:jc w:val="center"/>
        <w:rPr>
          <w:lang w:val="en-US"/>
        </w:rPr>
      </w:pPr>
      <w:r>
        <w:rPr>
          <w:noProof/>
          <w:lang w:val="en-US"/>
        </w:rPr>
        <w:drawing>
          <wp:inline distT="0" distB="0" distL="0" distR="0" wp14:anchorId="0A94D41E" wp14:editId="0972B25D">
            <wp:extent cx="2637065" cy="3922798"/>
            <wp:effectExtent l="0" t="0" r="5080" b="1905"/>
            <wp:docPr id="4" name="Picture 4" descr="A picture containing sign, ligh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6 at 17.16.2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6236" cy="3951316"/>
                    </a:xfrm>
                    <a:prstGeom prst="rect">
                      <a:avLst/>
                    </a:prstGeom>
                  </pic:spPr>
                </pic:pic>
              </a:graphicData>
            </a:graphic>
          </wp:inline>
        </w:drawing>
      </w:r>
    </w:p>
    <w:p w14:paraId="7C363B1F" w14:textId="2955B19B" w:rsidR="00362EA7" w:rsidRPr="00842AA1" w:rsidRDefault="00087179" w:rsidP="00842AA1">
      <w:pPr>
        <w:shd w:val="clear" w:color="auto" w:fill="FFFFFF"/>
        <w:spacing w:after="375" w:line="360" w:lineRule="auto"/>
        <w:jc w:val="center"/>
        <w:rPr>
          <w:i/>
          <w:iCs/>
          <w:color w:val="333333"/>
          <w:lang w:val="en-US"/>
        </w:rPr>
      </w:pPr>
      <w:r w:rsidRPr="00842AA1">
        <w:rPr>
          <w:i/>
          <w:iCs/>
          <w:lang w:val="en-US"/>
        </w:rPr>
        <w:t>source: own elaboration</w:t>
      </w:r>
    </w:p>
    <w:p w14:paraId="2E566318" w14:textId="4C7E9627" w:rsidR="00362EA7" w:rsidRPr="00362EA7" w:rsidRDefault="00362EA7" w:rsidP="00082F3D">
      <w:pPr>
        <w:spacing w:line="360" w:lineRule="auto"/>
        <w:jc w:val="both"/>
        <w:rPr>
          <w:lang w:val="en-US"/>
        </w:rPr>
      </w:pPr>
      <w:r>
        <w:rPr>
          <w:lang w:val="en-US"/>
        </w:rPr>
        <w:t xml:space="preserve">All the agent needs to do is to continuously fly between these pipes. Each time passing a “gate” formed by a pair of pipes player gets +1 score. </w:t>
      </w:r>
      <w:r w:rsidR="00EA63FB">
        <w:rPr>
          <w:lang w:val="en-US"/>
        </w:rPr>
        <w:t>Initial distance between the pipes was chosen 125 pixels (shown on the screenshot above).</w:t>
      </w:r>
    </w:p>
    <w:p w14:paraId="49BC93BA" w14:textId="25FCCC6A" w:rsidR="00B43693" w:rsidRDefault="00B43693" w:rsidP="00082F3D">
      <w:pPr>
        <w:spacing w:line="360" w:lineRule="auto"/>
        <w:jc w:val="both"/>
        <w:rPr>
          <w:lang w:val="en-US"/>
        </w:rPr>
      </w:pPr>
    </w:p>
    <w:p w14:paraId="6E3AD7AC" w14:textId="0E5F2A34" w:rsidR="00915DA6" w:rsidRDefault="00915DA6" w:rsidP="00082F3D">
      <w:pPr>
        <w:spacing w:line="360" w:lineRule="auto"/>
        <w:jc w:val="both"/>
        <w:rPr>
          <w:lang w:val="en-US"/>
        </w:rPr>
      </w:pPr>
    </w:p>
    <w:p w14:paraId="73E2B2E0" w14:textId="6E1EF520" w:rsidR="00915DA6" w:rsidRDefault="00915DA6" w:rsidP="00082F3D">
      <w:pPr>
        <w:spacing w:line="360" w:lineRule="auto"/>
        <w:jc w:val="both"/>
        <w:rPr>
          <w:lang w:val="en-US"/>
        </w:rPr>
      </w:pPr>
    </w:p>
    <w:p w14:paraId="34AEAC16" w14:textId="3BB581EF" w:rsidR="00915DA6" w:rsidRDefault="00915DA6" w:rsidP="00082F3D">
      <w:pPr>
        <w:spacing w:line="360" w:lineRule="auto"/>
        <w:jc w:val="both"/>
        <w:rPr>
          <w:lang w:val="en-US"/>
        </w:rPr>
      </w:pPr>
    </w:p>
    <w:p w14:paraId="3D467A54" w14:textId="2C0514AB" w:rsidR="00915DA6" w:rsidRDefault="00915DA6" w:rsidP="00082F3D">
      <w:pPr>
        <w:spacing w:line="360" w:lineRule="auto"/>
        <w:jc w:val="both"/>
        <w:rPr>
          <w:lang w:val="en-US"/>
        </w:rPr>
      </w:pPr>
    </w:p>
    <w:p w14:paraId="59F6BA4A" w14:textId="77777777" w:rsidR="00915DA6" w:rsidRDefault="00915DA6" w:rsidP="00082F3D">
      <w:pPr>
        <w:spacing w:line="360" w:lineRule="auto"/>
        <w:jc w:val="both"/>
        <w:rPr>
          <w:lang w:val="en-US"/>
        </w:rPr>
      </w:pPr>
    </w:p>
    <w:p w14:paraId="27281F98" w14:textId="525A95E1" w:rsidR="009638AA" w:rsidRDefault="00C4689E" w:rsidP="00082F3D">
      <w:pPr>
        <w:spacing w:line="360" w:lineRule="auto"/>
        <w:jc w:val="both"/>
        <w:rPr>
          <w:b/>
          <w:bCs/>
          <w:lang w:val="en-US"/>
        </w:rPr>
      </w:pPr>
      <w:r>
        <w:rPr>
          <w:b/>
          <w:bCs/>
          <w:lang w:val="en-US"/>
        </w:rPr>
        <w:lastRenderedPageBreak/>
        <w:t xml:space="preserve">3.2   </w:t>
      </w:r>
      <w:r w:rsidR="009638AA" w:rsidRPr="000F5C7F">
        <w:rPr>
          <w:b/>
          <w:bCs/>
          <w:lang w:val="en-US"/>
        </w:rPr>
        <w:t>Evolution Strategy theory</w:t>
      </w:r>
    </w:p>
    <w:p w14:paraId="2ED216C0" w14:textId="77777777" w:rsidR="00B94C93" w:rsidRPr="000F5C7F" w:rsidRDefault="00B94C93" w:rsidP="00082F3D">
      <w:pPr>
        <w:spacing w:line="360" w:lineRule="auto"/>
        <w:jc w:val="both"/>
        <w:rPr>
          <w:b/>
          <w:bCs/>
          <w:lang w:val="en-US"/>
        </w:rPr>
      </w:pPr>
    </w:p>
    <w:p w14:paraId="32ED0446" w14:textId="265A3420" w:rsidR="009638AA" w:rsidRDefault="000F5C7F" w:rsidP="00082F3D">
      <w:pPr>
        <w:spacing w:line="360" w:lineRule="auto"/>
        <w:jc w:val="both"/>
        <w:rPr>
          <w:lang w:val="en-US"/>
        </w:rPr>
      </w:pPr>
      <w:r>
        <w:rPr>
          <w:lang w:val="en-US"/>
        </w:rPr>
        <w:t>Let’s start with some motivation with biological evolution:</w:t>
      </w:r>
    </w:p>
    <w:p w14:paraId="6D8E7994" w14:textId="43C5F503" w:rsidR="000F5C7F"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 a </w:t>
      </w:r>
      <w:r w:rsidR="00C05CA5">
        <w:rPr>
          <w:rFonts w:ascii="Times New Roman" w:hAnsi="Times New Roman" w:cs="Times New Roman"/>
          <w:lang w:val="en-US"/>
        </w:rPr>
        <w:t>code</w:t>
      </w:r>
      <w:r w:rsidRPr="00B27A68">
        <w:rPr>
          <w:rFonts w:ascii="Times New Roman" w:hAnsi="Times New Roman" w:cs="Times New Roman"/>
          <w:lang w:val="en-US"/>
        </w:rPr>
        <w:t xml:space="preserve"> that describes us (hair color, height, etc</w:t>
      </w:r>
      <w:r w:rsidR="00EF6864">
        <w:rPr>
          <w:rFonts w:ascii="Times New Roman" w:hAnsi="Times New Roman" w:cs="Times New Roman"/>
          <w:lang w:val="en-US"/>
        </w:rPr>
        <w:t>.</w:t>
      </w:r>
      <w:r w:rsidRPr="00B27A68">
        <w:rPr>
          <w:rFonts w:ascii="Times New Roman" w:hAnsi="Times New Roman" w:cs="Times New Roman"/>
          <w:lang w:val="en-US"/>
        </w:rPr>
        <w:t>)</w:t>
      </w:r>
    </w:p>
    <w:p w14:paraId="2FACE335" w14:textId="5D29CEE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Assume we are dealing with single celled organisms that copy themselves to produce offspring (rather than 2 parent organisms which is more complicated)</w:t>
      </w:r>
    </w:p>
    <w:p w14:paraId="27F3D322" w14:textId="356310A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isn’t </w:t>
      </w:r>
      <w:r w:rsidR="002C5094" w:rsidRPr="00B27A68">
        <w:rPr>
          <w:rFonts w:ascii="Times New Roman" w:hAnsi="Times New Roman" w:cs="Times New Roman"/>
          <w:lang w:val="en-US"/>
        </w:rPr>
        <w:t xml:space="preserve">copying </w:t>
      </w:r>
      <w:r w:rsidRPr="00B27A68">
        <w:rPr>
          <w:rFonts w:ascii="Times New Roman" w:hAnsi="Times New Roman" w:cs="Times New Roman"/>
          <w:lang w:val="en-US"/>
        </w:rPr>
        <w:t>perfect!</w:t>
      </w:r>
    </w:p>
    <w:p w14:paraId="752B61A0" w14:textId="13D1FD99"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Mutations can be good or bad:</w:t>
      </w:r>
    </w:p>
    <w:p w14:paraId="79FA88C8" w14:textId="707773E3" w:rsidR="000F0D57" w:rsidRPr="00B27A68" w:rsidRDefault="000F0D57" w:rsidP="00082F3D">
      <w:pPr>
        <w:pStyle w:val="ListParagraph"/>
        <w:spacing w:line="360" w:lineRule="auto"/>
        <w:jc w:val="both"/>
        <w:rPr>
          <w:rFonts w:ascii="Times New Roman" w:hAnsi="Times New Roman" w:cs="Times New Roman"/>
          <w:lang w:val="en-US"/>
        </w:rPr>
      </w:pPr>
      <w:r w:rsidRPr="00B27A68">
        <w:rPr>
          <w:rFonts w:ascii="Times New Roman" w:hAnsi="Times New Roman" w:cs="Times New Roman"/>
          <w:lang w:val="en-US"/>
        </w:rPr>
        <w:t>you can be more athletic or more susceptible to being sick</w:t>
      </w:r>
    </w:p>
    <w:p w14:paraId="31A5CDC4" w14:textId="772CA17E"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But overall the offspring is similar to a parent</w:t>
      </w:r>
    </w:p>
    <w:p w14:paraId="00EB2416" w14:textId="36C5A35B" w:rsidR="000F0D57" w:rsidRDefault="000F0D57" w:rsidP="00082F3D">
      <w:pPr>
        <w:pStyle w:val="ListParagraph"/>
        <w:spacing w:line="360" w:lineRule="auto"/>
        <w:jc w:val="both"/>
        <w:rPr>
          <w:lang w:val="en-US"/>
        </w:rPr>
      </w:pPr>
    </w:p>
    <w:p w14:paraId="415CDE7E" w14:textId="4C8A6A8D" w:rsidR="00FD6DFF" w:rsidRDefault="00FD6DFF" w:rsidP="00082F3D">
      <w:pPr>
        <w:spacing w:line="360" w:lineRule="auto"/>
        <w:jc w:val="both"/>
        <w:rPr>
          <w:lang w:val="en-US"/>
        </w:rPr>
      </w:pPr>
      <w:r>
        <w:rPr>
          <w:lang w:val="en-US"/>
        </w:rPr>
        <w:t>Evolution strategy also may be described in the following way. Let’s use the optimization example of hill climbing</w:t>
      </w:r>
      <w:r w:rsidR="000810EF">
        <w:rPr>
          <w:lang w:val="en-US"/>
        </w:rPr>
        <w:t>:</w:t>
      </w:r>
    </w:p>
    <w:p w14:paraId="75268DC5" w14:textId="44C57E60" w:rsidR="00576439" w:rsidRPr="00576439" w:rsidRDefault="00576439" w:rsidP="00576439">
      <w:pPr>
        <w:spacing w:line="360" w:lineRule="auto"/>
        <w:jc w:val="center"/>
        <w:rPr>
          <w:b/>
          <w:bCs/>
          <w:lang w:val="en-US"/>
        </w:rPr>
      </w:pPr>
      <w:r>
        <w:rPr>
          <w:i/>
          <w:iCs/>
          <w:lang w:val="en-US"/>
        </w:rPr>
        <w:t>F</w:t>
      </w:r>
      <w:r w:rsidRPr="00576439">
        <w:rPr>
          <w:i/>
          <w:iCs/>
          <w:lang w:val="en-US"/>
        </w:rPr>
        <w:t>ig</w:t>
      </w:r>
      <w:r>
        <w:rPr>
          <w:i/>
          <w:iCs/>
          <w:lang w:val="en-US"/>
        </w:rPr>
        <w:t xml:space="preserve">ure </w:t>
      </w:r>
      <w:r w:rsidRPr="00576439">
        <w:rPr>
          <w:i/>
          <w:iCs/>
          <w:lang w:val="en-US"/>
        </w:rPr>
        <w:t>1</w:t>
      </w:r>
      <w:r w:rsidR="00505391">
        <w:rPr>
          <w:i/>
          <w:iCs/>
          <w:lang w:val="en-US"/>
        </w:rPr>
        <w:t>3</w:t>
      </w:r>
      <w:r>
        <w:rPr>
          <w:i/>
          <w:iCs/>
          <w:lang w:val="en-US"/>
        </w:rPr>
        <w:t xml:space="preserve">. </w:t>
      </w:r>
      <w:r w:rsidRPr="00576439">
        <w:rPr>
          <w:rFonts w:eastAsiaTheme="minorHAnsi"/>
          <w:i/>
          <w:iCs/>
          <w:lang w:val="en-GB" w:eastAsia="en-US"/>
        </w:rPr>
        <w:t>Illustration of algorithm</w:t>
      </w:r>
    </w:p>
    <w:p w14:paraId="2EFB78AF" w14:textId="798FFFD9" w:rsidR="00FD6DFF" w:rsidRDefault="00FD6DFF" w:rsidP="00082F3D">
      <w:pPr>
        <w:spacing w:line="360" w:lineRule="auto"/>
        <w:ind w:firstLine="720"/>
        <w:jc w:val="both"/>
        <w:rPr>
          <w:lang w:val="en-US"/>
        </w:rPr>
      </w:pPr>
      <w:r>
        <w:rPr>
          <w:noProof/>
          <w:lang w:val="en-US"/>
        </w:rPr>
        <w:drawing>
          <wp:inline distT="0" distB="0" distL="0" distR="0" wp14:anchorId="25EBA980" wp14:editId="5AE65968">
            <wp:extent cx="5486911" cy="4379844"/>
            <wp:effectExtent l="0" t="0" r="0" b="1905"/>
            <wp:docPr id="374" name="Picture 3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shot 2019-12-22 at 14.05.3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7854" cy="4404544"/>
                    </a:xfrm>
                    <a:prstGeom prst="rect">
                      <a:avLst/>
                    </a:prstGeom>
                  </pic:spPr>
                </pic:pic>
              </a:graphicData>
            </a:graphic>
          </wp:inline>
        </w:drawing>
      </w:r>
    </w:p>
    <w:p w14:paraId="24571EE5" w14:textId="0F73121C" w:rsidR="002A34C7" w:rsidRPr="00576439" w:rsidRDefault="002A34C7" w:rsidP="00576439">
      <w:pPr>
        <w:shd w:val="clear" w:color="auto" w:fill="FFFFFF"/>
        <w:spacing w:after="375" w:line="360" w:lineRule="auto"/>
        <w:jc w:val="center"/>
        <w:rPr>
          <w:i/>
          <w:iCs/>
          <w:color w:val="333333"/>
          <w:lang w:val="en-US"/>
        </w:rPr>
      </w:pPr>
      <w:r w:rsidRPr="00576439">
        <w:rPr>
          <w:i/>
          <w:iCs/>
          <w:lang w:val="en-US"/>
        </w:rPr>
        <w:t>source: udemy.com</w:t>
      </w:r>
    </w:p>
    <w:p w14:paraId="29FC4001" w14:textId="77777777" w:rsidR="00E97E07" w:rsidRDefault="00E97E07" w:rsidP="00082F3D">
      <w:pPr>
        <w:spacing w:line="360" w:lineRule="auto"/>
        <w:ind w:firstLine="720"/>
        <w:jc w:val="both"/>
        <w:rPr>
          <w:lang w:val="en-US"/>
        </w:rPr>
      </w:pPr>
    </w:p>
    <w:p w14:paraId="4FBF9D8E" w14:textId="380F2675" w:rsidR="00376986" w:rsidRPr="00376986" w:rsidRDefault="005D38EC" w:rsidP="00082F3D">
      <w:pPr>
        <w:spacing w:line="360" w:lineRule="auto"/>
        <w:jc w:val="both"/>
        <w:rPr>
          <w:u w:val="single"/>
          <w:lang w:val="en-US"/>
        </w:rPr>
      </w:pPr>
      <w:r w:rsidRPr="00B567CB">
        <w:rPr>
          <w:u w:val="single"/>
          <w:lang w:val="en-US"/>
        </w:rPr>
        <w:lastRenderedPageBreak/>
        <w:t>Usually, pseudocode for such type of problem looks like:</w:t>
      </w:r>
    </w:p>
    <w:p w14:paraId="3C134923" w14:textId="3B4987B4" w:rsidR="00B567CB" w:rsidRDefault="00376986" w:rsidP="00082F3D">
      <w:pPr>
        <w:spacing w:line="360" w:lineRule="auto"/>
        <w:ind w:firstLine="720"/>
        <w:jc w:val="both"/>
        <w:rPr>
          <w:lang w:val="en-US"/>
        </w:rPr>
      </w:pPr>
      <w:r>
        <w:rPr>
          <w:noProof/>
          <w:lang w:val="en-US"/>
        </w:rPr>
        <w:drawing>
          <wp:inline distT="0" distB="0" distL="0" distR="0" wp14:anchorId="4CB63B99" wp14:editId="706399C6">
            <wp:extent cx="4434496" cy="1637804"/>
            <wp:effectExtent l="0" t="0" r="0" b="635"/>
            <wp:docPr id="375" name="Picture 3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shot 2019-12-22 at 16.10.0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8988" cy="1643156"/>
                    </a:xfrm>
                    <a:prstGeom prst="rect">
                      <a:avLst/>
                    </a:prstGeom>
                  </pic:spPr>
                </pic:pic>
              </a:graphicData>
            </a:graphic>
          </wp:inline>
        </w:drawing>
      </w:r>
    </w:p>
    <w:p w14:paraId="0EE7DED5" w14:textId="77777777" w:rsidR="00D71870" w:rsidRDefault="00D71870" w:rsidP="00082F3D">
      <w:pPr>
        <w:spacing w:line="360" w:lineRule="auto"/>
        <w:ind w:firstLine="720"/>
        <w:jc w:val="both"/>
        <w:rPr>
          <w:lang w:val="en-US"/>
        </w:rPr>
      </w:pPr>
    </w:p>
    <w:p w14:paraId="3F316F63" w14:textId="266E76C5" w:rsidR="00542BE5" w:rsidRDefault="00626F9B" w:rsidP="00082F3D">
      <w:pPr>
        <w:spacing w:line="360" w:lineRule="auto"/>
        <w:jc w:val="both"/>
        <w:rPr>
          <w:lang w:val="en-US"/>
        </w:rPr>
      </w:pPr>
      <w:r>
        <w:rPr>
          <w:lang w:val="en-US"/>
        </w:rPr>
        <w:t>We start at some random point w0. We also going to get the value of the function we want to optimize at this point w0. Let’s assume it’s somewhere at the bottom of the hill. Then, in the loop, we are going to add some random noise to w0 and call it w. Next, we are going to evaluate our function at the value of w. It could be better or worse than our previous value because the noise we added was random</w:t>
      </w:r>
      <w:r w:rsidR="000446F9">
        <w:rPr>
          <w:lang w:val="en-US"/>
        </w:rPr>
        <w:t xml:space="preserve"> (just like a random mutation in a DNA string)</w:t>
      </w:r>
      <w:r>
        <w:rPr>
          <w:lang w:val="en-US"/>
        </w:rPr>
        <w:t xml:space="preserve">. </w:t>
      </w:r>
      <w:r w:rsidR="003E773D">
        <w:rPr>
          <w:lang w:val="en-US"/>
        </w:rPr>
        <w:t>If it’s worse – we throw it away but if it’s better – we keep it and make it a new value of w0.</w:t>
      </w:r>
      <w:r w:rsidR="005545DF">
        <w:rPr>
          <w:lang w:val="en-US"/>
        </w:rPr>
        <w:t xml:space="preserve"> As we do it iteratively, eventually we are going to get to the top of the hill.</w:t>
      </w:r>
      <w:r w:rsidR="00840D73">
        <w:rPr>
          <w:lang w:val="en-US"/>
        </w:rPr>
        <w:t xml:space="preserve"> The only way we end up keeping a new value of w0 is if we find that it gives us an improvement on our function value. This already sounds a lot like natural selection discussed before but with 1 important point missing: in each generation we don’t just have one offspring, we have multiple!</w:t>
      </w:r>
      <w:r w:rsidR="00D53768">
        <w:rPr>
          <w:lang w:val="en-US"/>
        </w:rPr>
        <w:t xml:space="preserve"> But how we update weight w if we have multiple offspring who will perform with the various degree of success? We might say: throw out the bad ones and keep good ones, but how can we combine multiple good offspring? </w:t>
      </w:r>
      <w:r w:rsidR="009F39F5">
        <w:rPr>
          <w:lang w:val="en-US"/>
        </w:rPr>
        <w:t>What if 2 offspring are equally good and they have different weights? In fact, having multiple offspring could very useful in reinforcement learning since even with the same policy playing the episode multiple times will yield a different reward each time, therefore aggregating the results of multiple runs from multiple offspring!</w:t>
      </w:r>
      <w:r w:rsidR="0024768E">
        <w:rPr>
          <w:lang w:val="en-US"/>
        </w:rPr>
        <w:t xml:space="preserve"> Possibly playing multiple episode per offspring could be useful in estimating the true expected reward.</w:t>
      </w:r>
    </w:p>
    <w:p w14:paraId="76CF213B" w14:textId="77777777" w:rsidR="004B7029" w:rsidRDefault="004B7029" w:rsidP="00082F3D">
      <w:pPr>
        <w:spacing w:line="360" w:lineRule="auto"/>
        <w:jc w:val="both"/>
        <w:rPr>
          <w:lang w:val="en-US"/>
        </w:rPr>
      </w:pPr>
    </w:p>
    <w:p w14:paraId="3661E702" w14:textId="2EB3B967" w:rsidR="00CA59A0" w:rsidRDefault="00CA59A0" w:rsidP="00082F3D">
      <w:pPr>
        <w:spacing w:line="360" w:lineRule="auto"/>
        <w:jc w:val="both"/>
        <w:rPr>
          <w:lang w:val="en-US"/>
        </w:rPr>
      </w:pPr>
      <w:r>
        <w:rPr>
          <w:lang w:val="en-US"/>
        </w:rPr>
        <w:t>We can present the algorithm with the following pseudocode:</w:t>
      </w:r>
    </w:p>
    <w:p w14:paraId="7F12DA8D" w14:textId="11575394" w:rsidR="00CA59A0" w:rsidRDefault="00CA59A0" w:rsidP="00082F3D">
      <w:pPr>
        <w:spacing w:line="360" w:lineRule="auto"/>
        <w:jc w:val="both"/>
        <w:rPr>
          <w:lang w:val="en-US"/>
        </w:rPr>
      </w:pPr>
    </w:p>
    <w:p w14:paraId="5E2E0E16" w14:textId="72FA7ABC" w:rsidR="00CA59A0" w:rsidRDefault="00CA59A0" w:rsidP="00082F3D">
      <w:pPr>
        <w:spacing w:line="360" w:lineRule="auto"/>
        <w:jc w:val="both"/>
        <w:rPr>
          <w:lang w:val="en-US"/>
        </w:rPr>
      </w:pPr>
      <w:r>
        <w:rPr>
          <w:noProof/>
          <w:lang w:val="en-US"/>
        </w:rPr>
        <w:lastRenderedPageBreak/>
        <w:drawing>
          <wp:inline distT="0" distB="0" distL="0" distR="0" wp14:anchorId="57DE44A0" wp14:editId="43A537C6">
            <wp:extent cx="5756275" cy="2406650"/>
            <wp:effectExtent l="0" t="0" r="0" b="6350"/>
            <wp:docPr id="376" name="Picture 3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shot 2019-12-22 at 16.11.20.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406650"/>
                    </a:xfrm>
                    <a:prstGeom prst="rect">
                      <a:avLst/>
                    </a:prstGeom>
                  </pic:spPr>
                </pic:pic>
              </a:graphicData>
            </a:graphic>
          </wp:inline>
        </w:drawing>
      </w:r>
    </w:p>
    <w:p w14:paraId="3ACB3CC0" w14:textId="59D10C67" w:rsidR="003D5C09" w:rsidRPr="00222A30" w:rsidRDefault="00C346A5" w:rsidP="00222A30">
      <w:pPr>
        <w:shd w:val="clear" w:color="auto" w:fill="FFFFFF"/>
        <w:spacing w:after="375" w:line="360" w:lineRule="auto"/>
        <w:jc w:val="center"/>
        <w:rPr>
          <w:i/>
          <w:iCs/>
          <w:color w:val="333333"/>
          <w:lang w:val="en-US"/>
        </w:rPr>
      </w:pPr>
      <w:r w:rsidRPr="00222A30">
        <w:rPr>
          <w:i/>
          <w:iCs/>
          <w:lang w:val="en-US"/>
        </w:rPr>
        <w:t>fig.1</w:t>
      </w:r>
      <w:r w:rsidR="002A34C7" w:rsidRPr="00222A30">
        <w:rPr>
          <w:i/>
          <w:iCs/>
          <w:lang w:val="en-US"/>
        </w:rPr>
        <w:t>5</w:t>
      </w:r>
      <w:r w:rsidRPr="00222A30">
        <w:rPr>
          <w:i/>
          <w:iCs/>
          <w:lang w:val="en-US"/>
        </w:rPr>
        <w:t xml:space="preserve"> – </w:t>
      </w:r>
      <w:r w:rsidRPr="00222A30">
        <w:rPr>
          <w:rFonts w:eastAsiaTheme="minorHAnsi"/>
          <w:i/>
          <w:iCs/>
          <w:lang w:val="en-GB" w:eastAsia="en-US"/>
        </w:rPr>
        <w:t>Illustration of algorithm</w:t>
      </w:r>
      <w:r w:rsidRPr="00222A30">
        <w:rPr>
          <w:i/>
          <w:iCs/>
          <w:lang w:val="en-US"/>
        </w:rPr>
        <w:t xml:space="preserve"> | source: udemy.com</w:t>
      </w:r>
    </w:p>
    <w:p w14:paraId="233E51A3" w14:textId="07760813" w:rsidR="00D91F49" w:rsidRDefault="00D91F49" w:rsidP="00082F3D">
      <w:pPr>
        <w:spacing w:line="360" w:lineRule="auto"/>
        <w:jc w:val="both"/>
        <w:rPr>
          <w:lang w:val="en-US"/>
        </w:rPr>
      </w:pPr>
      <w:r>
        <w:rPr>
          <w:lang w:val="en-US"/>
        </w:rPr>
        <w:t>First, we have to introduce a few more variables:</w:t>
      </w:r>
    </w:p>
    <w:p w14:paraId="1B434141" w14:textId="61048CD6" w:rsidR="00D91F49" w:rsidRPr="00970058" w:rsidRDefault="004256FF" w:rsidP="00082F3D">
      <w:pPr>
        <w:pStyle w:val="ListParagraph"/>
        <w:numPr>
          <w:ilvl w:val="0"/>
          <w:numId w:val="14"/>
        </w:numPr>
        <w:spacing w:line="360" w:lineRule="auto"/>
        <w:jc w:val="both"/>
        <w:rPr>
          <w:lang w:val="en-US"/>
        </w:rPr>
      </w:pPr>
      <w:r w:rsidRPr="00970058">
        <w:rPr>
          <w:lang w:val="en-US"/>
        </w:rPr>
        <w:t>Learning rate</w:t>
      </w:r>
      <w:r w:rsidR="00BF6351" w:rsidRPr="00970058">
        <w:rPr>
          <w:lang w:val="en-US"/>
        </w:rPr>
        <w:t xml:space="preserve"> </w:t>
      </w:r>
      <m:oMath>
        <m:r>
          <w:rPr>
            <w:rFonts w:ascii="Cambria Math" w:hAnsi="Cambria Math"/>
            <w:lang w:val="en-US"/>
          </w:rPr>
          <m:t>η</m:t>
        </m:r>
      </m:oMath>
      <w:r w:rsidR="00BF6351" w:rsidRPr="00970058">
        <w:rPr>
          <w:rFonts w:eastAsiaTheme="minorEastAsia"/>
          <w:lang w:val="en-US"/>
        </w:rPr>
        <w:t xml:space="preserve"> </w:t>
      </w:r>
      <w:r w:rsidR="00970058" w:rsidRPr="00970058">
        <w:rPr>
          <w:rFonts w:eastAsiaTheme="minorEastAsia"/>
          <w:lang w:val="en-US"/>
        </w:rPr>
        <w:t>(</w:t>
      </w:r>
      <w:r w:rsidR="00970058" w:rsidRPr="00970058">
        <w:rPr>
          <w:rFonts w:ascii="Times New Roman" w:hAnsi="Times New Roman" w:cs="Times New Roman"/>
          <w:color w:val="000000" w:themeColor="text1"/>
          <w:shd w:val="clear" w:color="auto" w:fill="FFFFFF"/>
          <w:lang w:val="en-US"/>
        </w:rPr>
        <w:t>a hyper-parameter control</w:t>
      </w:r>
      <w:r w:rsidR="00B373E6">
        <w:rPr>
          <w:rFonts w:ascii="Times New Roman" w:hAnsi="Times New Roman" w:cs="Times New Roman"/>
          <w:color w:val="000000" w:themeColor="text1"/>
          <w:shd w:val="clear" w:color="auto" w:fill="FFFFFF"/>
          <w:lang w:val="en-US"/>
        </w:rPr>
        <w:t>ling</w:t>
      </w:r>
      <w:r w:rsidR="00970058" w:rsidRPr="00970058">
        <w:rPr>
          <w:rFonts w:ascii="Times New Roman" w:hAnsi="Times New Roman" w:cs="Times New Roman"/>
          <w:color w:val="000000" w:themeColor="text1"/>
          <w:shd w:val="clear" w:color="auto" w:fill="FFFFFF"/>
          <w:lang w:val="en-US"/>
        </w:rPr>
        <w:t xml:space="preserve"> how much the weights of </w:t>
      </w:r>
      <w:r w:rsidR="00B373E6">
        <w:rPr>
          <w:rFonts w:ascii="Times New Roman" w:hAnsi="Times New Roman" w:cs="Times New Roman"/>
          <w:color w:val="000000" w:themeColor="text1"/>
          <w:shd w:val="clear" w:color="auto" w:fill="FFFFFF"/>
          <w:lang w:val="en-US"/>
        </w:rPr>
        <w:t xml:space="preserve">the </w:t>
      </w:r>
      <w:r w:rsidR="00970058" w:rsidRPr="00970058">
        <w:rPr>
          <w:rFonts w:ascii="Times New Roman" w:hAnsi="Times New Roman" w:cs="Times New Roman"/>
          <w:color w:val="000000" w:themeColor="text1"/>
          <w:shd w:val="clear" w:color="auto" w:fill="FFFFFF"/>
          <w:lang w:val="en-US"/>
        </w:rPr>
        <w:t>network</w:t>
      </w:r>
      <w:r w:rsidR="00B373E6">
        <w:rPr>
          <w:rFonts w:ascii="Times New Roman" w:hAnsi="Times New Roman" w:cs="Times New Roman"/>
          <w:color w:val="000000" w:themeColor="text1"/>
          <w:shd w:val="clear" w:color="auto" w:fill="FFFFFF"/>
          <w:lang w:val="en-US"/>
        </w:rPr>
        <w:t xml:space="preserve"> are adjusted</w:t>
      </w:r>
      <w:r w:rsidR="00970058" w:rsidRPr="00970058">
        <w:rPr>
          <w:rFonts w:ascii="Arial" w:hAnsi="Arial"/>
          <w:color w:val="545454"/>
          <w:sz w:val="21"/>
          <w:szCs w:val="21"/>
          <w:shd w:val="clear" w:color="auto" w:fill="FFFFFF"/>
          <w:lang w:val="en-US"/>
        </w:rPr>
        <w:t>)</w:t>
      </w:r>
    </w:p>
    <w:p w14:paraId="6771A576" w14:textId="316F694E" w:rsidR="00CA59A0" w:rsidRPr="00F018A1" w:rsidRDefault="00F018A1" w:rsidP="00082F3D">
      <w:pPr>
        <w:pStyle w:val="ListParagraph"/>
        <w:numPr>
          <w:ilvl w:val="0"/>
          <w:numId w:val="14"/>
        </w:numPr>
        <w:spacing w:line="360" w:lineRule="auto"/>
        <w:jc w:val="both"/>
        <w:rPr>
          <w:lang w:val="en-US"/>
        </w:rPr>
      </w:pPr>
      <w:r>
        <w:rPr>
          <w:lang w:val="en-US"/>
        </w:rPr>
        <w:t xml:space="preserve">noise standard deviation </w:t>
      </w:r>
      <m:oMath>
        <m:r>
          <w:rPr>
            <w:rFonts w:ascii="Cambria Math" w:hAnsi="Cambria Math"/>
            <w:lang w:val="en-US"/>
          </w:rPr>
          <m:t>σ</m:t>
        </m:r>
      </m:oMath>
    </w:p>
    <w:p w14:paraId="1A2799D3" w14:textId="087A5B17" w:rsidR="00F018A1" w:rsidRPr="007463B7" w:rsidRDefault="001C69DC" w:rsidP="00082F3D">
      <w:pPr>
        <w:pStyle w:val="ListParagraph"/>
        <w:numPr>
          <w:ilvl w:val="0"/>
          <w:numId w:val="14"/>
        </w:numPr>
        <w:spacing w:line="360" w:lineRule="auto"/>
        <w:jc w:val="both"/>
        <w:rPr>
          <w:lang w:val="en-US"/>
        </w:rPr>
      </w:pPr>
      <w:r>
        <w:rPr>
          <w:rFonts w:eastAsiaTheme="minorEastAsia"/>
          <w:lang w:val="en-US"/>
        </w:rPr>
        <w:t xml:space="preserve">initial policy parameters </w:t>
      </w:r>
      <m:oMath>
        <m:r>
          <w:rPr>
            <w:rFonts w:ascii="Cambria Math" w:eastAsiaTheme="minorEastAsia" w:hAnsi="Cambria Math"/>
            <w:lang w:val="en-US"/>
          </w:rPr>
          <m:t>θ</m:t>
        </m:r>
      </m:oMath>
      <w:r w:rsidR="007463B7">
        <w:rPr>
          <w:rFonts w:eastAsiaTheme="minorEastAsia"/>
          <w:lang w:val="en-US"/>
        </w:rPr>
        <w:t>(0) (theta zero)</w:t>
      </w:r>
    </w:p>
    <w:p w14:paraId="590544DD" w14:textId="6EC01D2C" w:rsidR="007463B7" w:rsidRDefault="007463B7" w:rsidP="00082F3D">
      <w:pPr>
        <w:spacing w:line="360" w:lineRule="auto"/>
        <w:jc w:val="both"/>
        <w:rPr>
          <w:rFonts w:eastAsiaTheme="minorHAnsi"/>
          <w:lang w:val="en-US"/>
        </w:rPr>
      </w:pPr>
    </w:p>
    <w:p w14:paraId="5B2C1DE3" w14:textId="651610BF" w:rsidR="005A59EC" w:rsidRDefault="00430CDE" w:rsidP="00082F3D">
      <w:pPr>
        <w:spacing w:line="360" w:lineRule="auto"/>
        <w:jc w:val="both"/>
        <w:rPr>
          <w:rFonts w:eastAsiaTheme="minorHAnsi"/>
          <w:lang w:val="en-US"/>
        </w:rPr>
      </w:pPr>
      <w:r>
        <w:rPr>
          <w:rFonts w:eastAsiaTheme="minorHAnsi"/>
          <w:lang w:val="en-US"/>
        </w:rPr>
        <w:t>Now, for predetermined number of epochs, here is what we do:</w:t>
      </w:r>
    </w:p>
    <w:p w14:paraId="1A8D4E06" w14:textId="35F7CB0F" w:rsidR="00430CDE" w:rsidRDefault="00EB1770" w:rsidP="00082F3D">
      <w:pPr>
        <w:spacing w:line="360" w:lineRule="auto"/>
        <w:jc w:val="both"/>
        <w:rPr>
          <w:rFonts w:eastAsiaTheme="minorEastAsia"/>
          <w:lang w:val="en-US"/>
        </w:rPr>
      </w:pPr>
      <w:r>
        <w:rPr>
          <w:rFonts w:eastAsiaTheme="minorHAnsi"/>
          <w:lang w:val="en-US"/>
        </w:rPr>
        <w:t>We are going to have the inner loop which generates the offspring. Inside this loop we generate some Gaussian noise from the standard normal distribution</w:t>
      </w:r>
      <w:r w:rsidR="00551B34">
        <w:rPr>
          <w:rFonts w:eastAsiaTheme="minorHAnsi"/>
          <w:lang w:val="en-US"/>
        </w:rPr>
        <w:t xml:space="preserve"> which represents the offspring</w:t>
      </w:r>
      <w:r w:rsidR="00501609">
        <w:rPr>
          <w:rFonts w:eastAsiaTheme="minorHAnsi"/>
          <w:lang w:val="en-US"/>
        </w:rPr>
        <w:t xml:space="preserve">. Then, we multiply it by sigma, so that it has a desired standard deviation and add it to our current weight </w:t>
      </w:r>
      <m:oMath>
        <m:r>
          <w:rPr>
            <w:rFonts w:ascii="Cambria Math" w:eastAsiaTheme="minorEastAsia" w:hAnsi="Cambria Math"/>
            <w:lang w:val="en-US"/>
          </w:rPr>
          <m:t>θ(t)</m:t>
        </m:r>
      </m:oMath>
      <w:r w:rsidR="00501609">
        <w:rPr>
          <w:rFonts w:eastAsiaTheme="minorEastAsia"/>
          <w:lang w:val="en-US"/>
        </w:rPr>
        <w:t xml:space="preserve"> which gives us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501609">
        <w:rPr>
          <w:rFonts w:eastAsiaTheme="minorEastAsia"/>
          <w:lang w:val="en-US"/>
        </w:rPr>
        <w:t>.</w:t>
      </w:r>
      <w:r w:rsidR="00293656">
        <w:rPr>
          <w:rFonts w:eastAsiaTheme="minorEastAsia"/>
          <w:lang w:val="en-US"/>
        </w:rPr>
        <w:t xml:space="preserve"> Next, we are going to evaluate function F</w:t>
      </w:r>
      <w:r w:rsidR="002C1AC9">
        <w:rPr>
          <w:rFonts w:eastAsiaTheme="minorEastAsia"/>
          <w:lang w:val="en-US"/>
        </w:rPr>
        <w:t xml:space="preserve"> using the current offspring parameters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F17B25">
        <w:rPr>
          <w:rFonts w:eastAsiaTheme="minorEastAsia"/>
          <w:lang w:val="en-US"/>
        </w:rPr>
        <w:t>. Note: this function F can be an actual function like a quadratic or it can be the accuracy of supervised/unsupervised learning model</w:t>
      </w:r>
      <w:r w:rsidR="00721D25">
        <w:rPr>
          <w:rFonts w:eastAsiaTheme="minorEastAsia"/>
          <w:lang w:val="en-US"/>
        </w:rPr>
        <w:t xml:space="preserve"> or it can be a reward from some environment after playing one or more episode</w:t>
      </w:r>
      <w:r w:rsidR="00326C10">
        <w:rPr>
          <w:rFonts w:eastAsiaTheme="minorEastAsia"/>
          <w:lang w:val="en-US"/>
        </w:rPr>
        <w:t>s</w:t>
      </w:r>
      <w:r w:rsidR="00721D25">
        <w:rPr>
          <w:rFonts w:eastAsiaTheme="minorEastAsia"/>
          <w:lang w:val="en-US"/>
        </w:rPr>
        <w:t>.</w:t>
      </w:r>
      <w:r w:rsidR="00FE0171">
        <w:rPr>
          <w:rFonts w:eastAsiaTheme="minorEastAsia"/>
          <w:lang w:val="en-US"/>
        </w:rPr>
        <w:t xml:space="preserve"> That’s a great thing about this black box optimization method, it’s very flexible, since F can be anything we want to optimize. </w:t>
      </w:r>
      <w:r w:rsidR="000B58F2">
        <w:rPr>
          <w:rFonts w:eastAsiaTheme="minorEastAsia"/>
          <w:lang w:val="en-US"/>
        </w:rPr>
        <w:t xml:space="preserve">Net, we update </w:t>
      </w:r>
      <m:oMath>
        <m:r>
          <w:rPr>
            <w:rFonts w:ascii="Cambria Math" w:eastAsiaTheme="minorEastAsia" w:hAnsi="Cambria Math"/>
            <w:lang w:val="en-US"/>
          </w:rPr>
          <m:t>θ(t)</m:t>
        </m:r>
      </m:oMath>
      <w:r w:rsidR="000B58F2">
        <w:rPr>
          <w:rFonts w:eastAsiaTheme="minorEastAsia"/>
          <w:lang w:val="en-US"/>
        </w:rPr>
        <w:t xml:space="preserve"> to get </w:t>
      </w:r>
      <m:oMath>
        <m:r>
          <w:rPr>
            <w:rFonts w:ascii="Cambria Math" w:eastAsiaTheme="minorEastAsia" w:hAnsi="Cambria Math"/>
            <w:lang w:val="en-US"/>
          </w:rPr>
          <m:t>θ(t+1)</m:t>
        </m:r>
      </m:oMath>
      <w:r w:rsidR="000B58F2">
        <w:rPr>
          <w:rFonts w:eastAsiaTheme="minorEastAsia"/>
          <w:lang w:val="en-US"/>
        </w:rPr>
        <w:t xml:space="preserve"> using the formula above (in green frame)</w:t>
      </w:r>
      <w:r w:rsidR="008C3FE9">
        <w:rPr>
          <w:rFonts w:eastAsiaTheme="minorEastAsia"/>
          <w:lang w:val="en-US"/>
        </w:rPr>
        <w:t>.</w:t>
      </w:r>
      <w:r w:rsidR="00647DAC">
        <w:rPr>
          <w:rFonts w:eastAsiaTheme="minorEastAsia"/>
          <w:lang w:val="en-US"/>
        </w:rPr>
        <w:t xml:space="preserve"> We add a learning rate times 1 over N times </w:t>
      </w:r>
      <m:oMath>
        <m:r>
          <w:rPr>
            <w:rFonts w:ascii="Cambria Math" w:hAnsi="Cambria Math"/>
            <w:lang w:val="en-US"/>
          </w:rPr>
          <m:t>σ</m:t>
        </m:r>
      </m:oMath>
      <w:r w:rsidR="00AD3450">
        <w:rPr>
          <w:rFonts w:eastAsiaTheme="minorEastAsia"/>
          <w:lang w:val="en-US"/>
        </w:rPr>
        <w:t xml:space="preserve"> </w:t>
      </w:r>
      <w:r w:rsidR="00D57F91">
        <w:rPr>
          <w:rFonts w:eastAsiaTheme="minorEastAsia"/>
          <w:lang w:val="en-US"/>
        </w:rPr>
        <w:t xml:space="preserve">times the sum of all the rewards multiplied by their corresponding noise vectors. </w:t>
      </w:r>
    </w:p>
    <w:p w14:paraId="4FB65B1E" w14:textId="7A5EAACF" w:rsidR="002A5851" w:rsidRDefault="002A5851" w:rsidP="00082F3D">
      <w:pPr>
        <w:spacing w:line="360" w:lineRule="auto"/>
        <w:jc w:val="both"/>
        <w:rPr>
          <w:rFonts w:eastAsiaTheme="minorHAnsi"/>
          <w:b/>
          <w:bCs/>
          <w:lang w:val="en-US"/>
        </w:rPr>
      </w:pPr>
    </w:p>
    <w:p w14:paraId="1CCBC8D4" w14:textId="34D7BEC9" w:rsidR="00EA5584" w:rsidRDefault="00EA5584" w:rsidP="00082F3D">
      <w:pPr>
        <w:spacing w:line="360" w:lineRule="auto"/>
        <w:jc w:val="both"/>
        <w:rPr>
          <w:rFonts w:eastAsiaTheme="minorHAnsi"/>
          <w:b/>
          <w:bCs/>
          <w:lang w:val="en-US"/>
        </w:rPr>
      </w:pPr>
    </w:p>
    <w:p w14:paraId="53BEFC16" w14:textId="09113BBF" w:rsidR="00EA5584" w:rsidRDefault="00EA5584" w:rsidP="00082F3D">
      <w:pPr>
        <w:spacing w:line="360" w:lineRule="auto"/>
        <w:jc w:val="both"/>
        <w:rPr>
          <w:rFonts w:eastAsiaTheme="minorHAnsi"/>
          <w:b/>
          <w:bCs/>
          <w:lang w:val="en-US"/>
        </w:rPr>
      </w:pPr>
    </w:p>
    <w:p w14:paraId="752DC156" w14:textId="77777777" w:rsidR="00EA5584" w:rsidRDefault="00EA5584" w:rsidP="00082F3D">
      <w:pPr>
        <w:spacing w:line="360" w:lineRule="auto"/>
        <w:jc w:val="both"/>
        <w:rPr>
          <w:rFonts w:eastAsiaTheme="minorHAnsi"/>
          <w:b/>
          <w:bCs/>
          <w:lang w:val="en-US"/>
        </w:rPr>
      </w:pPr>
    </w:p>
    <w:p w14:paraId="7E35D8A9" w14:textId="213714D1" w:rsidR="00FA67FA" w:rsidRPr="00730681" w:rsidRDefault="00730681" w:rsidP="00082F3D">
      <w:pPr>
        <w:spacing w:line="360" w:lineRule="auto"/>
        <w:jc w:val="both"/>
        <w:rPr>
          <w:rFonts w:eastAsiaTheme="minorHAnsi"/>
          <w:b/>
          <w:bCs/>
          <w:lang w:val="en-US"/>
        </w:rPr>
      </w:pPr>
      <w:r w:rsidRPr="00730681">
        <w:rPr>
          <w:rFonts w:eastAsiaTheme="minorHAnsi"/>
          <w:b/>
          <w:bCs/>
          <w:lang w:val="en-US"/>
        </w:rPr>
        <w:lastRenderedPageBreak/>
        <w:t>3.</w:t>
      </w:r>
      <w:r w:rsidR="007A40DD">
        <w:rPr>
          <w:rFonts w:eastAsiaTheme="minorHAnsi"/>
          <w:b/>
          <w:bCs/>
          <w:lang w:val="en-US"/>
        </w:rPr>
        <w:t>3</w:t>
      </w:r>
      <w:r w:rsidRPr="00730681">
        <w:rPr>
          <w:rFonts w:eastAsiaTheme="minorHAnsi"/>
          <w:b/>
          <w:bCs/>
          <w:lang w:val="en-US"/>
        </w:rPr>
        <w:t xml:space="preserve">   </w:t>
      </w:r>
      <w:r w:rsidR="00A96212">
        <w:rPr>
          <w:rFonts w:eastAsiaTheme="minorHAnsi"/>
          <w:b/>
          <w:bCs/>
          <w:lang w:val="en-US"/>
        </w:rPr>
        <w:t>Training parameters</w:t>
      </w:r>
    </w:p>
    <w:p w14:paraId="1E6DD1A7" w14:textId="65876468" w:rsidR="00B65B8E" w:rsidRDefault="00B65B8E" w:rsidP="00082F3D">
      <w:pPr>
        <w:spacing w:line="360" w:lineRule="auto"/>
        <w:jc w:val="both"/>
        <w:rPr>
          <w:lang w:val="en-US"/>
        </w:rPr>
      </w:pPr>
      <w:r>
        <w:rPr>
          <w:lang w:val="en-US"/>
        </w:rPr>
        <w:t xml:space="preserve">Now, since we have a strategy for </w:t>
      </w:r>
      <w:r w:rsidR="001716B6">
        <w:rPr>
          <w:lang w:val="en-US"/>
        </w:rPr>
        <w:t>implementation,</w:t>
      </w:r>
      <w:r>
        <w:rPr>
          <w:lang w:val="en-US"/>
        </w:rPr>
        <w:t xml:space="preserve"> we just need to specify initial parameters.</w:t>
      </w:r>
    </w:p>
    <w:p w14:paraId="3E51ECD2" w14:textId="3AB71DBA" w:rsidR="00B65B8E" w:rsidRDefault="00B65B8E" w:rsidP="00082F3D">
      <w:pPr>
        <w:spacing w:line="360" w:lineRule="auto"/>
        <w:jc w:val="both"/>
        <w:rPr>
          <w:lang w:val="en-US"/>
        </w:rPr>
      </w:pPr>
      <w:r>
        <w:rPr>
          <w:lang w:val="en-US"/>
        </w:rPr>
        <w:t xml:space="preserve">For </w:t>
      </w:r>
      <w:r w:rsidR="00411D34">
        <w:rPr>
          <w:lang w:val="en-US"/>
        </w:rPr>
        <w:t xml:space="preserve">my experiment I’ve chosen </w:t>
      </w:r>
      <w:r w:rsidR="00110F9D">
        <w:rPr>
          <w:lang w:val="en-US"/>
        </w:rPr>
        <w:t xml:space="preserve">population size = </w:t>
      </w:r>
      <w:r w:rsidR="00A7757F">
        <w:rPr>
          <w:lang w:val="en-US"/>
        </w:rPr>
        <w:t>5</w:t>
      </w:r>
      <w:r w:rsidR="00110F9D">
        <w:rPr>
          <w:lang w:val="en-US"/>
        </w:rPr>
        <w:t>0 (number of offsprings), learning rate = 0.03</w:t>
      </w:r>
      <w:r w:rsidR="004E756E">
        <w:rPr>
          <w:lang w:val="en-US"/>
        </w:rPr>
        <w:t>, sigma = 0.1</w:t>
      </w:r>
      <w:r w:rsidR="00110F9D">
        <w:rPr>
          <w:lang w:val="en-US"/>
        </w:rPr>
        <w:t xml:space="preserve"> and number of iterations = </w:t>
      </w:r>
      <w:r w:rsidR="00A7757F">
        <w:rPr>
          <w:lang w:val="en-US"/>
        </w:rPr>
        <w:t>5</w:t>
      </w:r>
      <w:r w:rsidR="00110F9D">
        <w:rPr>
          <w:lang w:val="en-US"/>
        </w:rPr>
        <w:t>00</w:t>
      </w:r>
      <w:r w:rsidR="00206937">
        <w:rPr>
          <w:lang w:val="en-US"/>
        </w:rPr>
        <w:t>, pipe gap = 125.</w:t>
      </w:r>
      <w:r w:rsidR="00110F9D">
        <w:rPr>
          <w:lang w:val="en-US"/>
        </w:rPr>
        <w:t xml:space="preserve"> </w:t>
      </w:r>
      <w:r w:rsidR="001E2CE6">
        <w:rPr>
          <w:lang w:val="en-US"/>
        </w:rPr>
        <w:t>Also, since the library used to obtain environment for flappy bird (PLE) doesn’t provide convenient API for controlling reinforcement learning agent, I’ve implemented</w:t>
      </w:r>
      <w:r w:rsidR="003C3CBC">
        <w:rPr>
          <w:lang w:val="en-US"/>
        </w:rPr>
        <w:t xml:space="preserve"> all necessary methods in the class of environment and </w:t>
      </w:r>
      <w:r w:rsidR="001E2CE6">
        <w:rPr>
          <w:lang w:val="en-US"/>
        </w:rPr>
        <w:t xml:space="preserve">neural network </w:t>
      </w:r>
      <w:r w:rsidR="003C3CBC">
        <w:rPr>
          <w:lang w:val="en-US"/>
        </w:rPr>
        <w:t>for computational purposes.</w:t>
      </w:r>
    </w:p>
    <w:p w14:paraId="0BFD84AC" w14:textId="77777777" w:rsidR="005131E9" w:rsidRDefault="005131E9" w:rsidP="00082F3D">
      <w:pPr>
        <w:spacing w:line="360" w:lineRule="auto"/>
        <w:jc w:val="both"/>
        <w:rPr>
          <w:lang w:val="en-US"/>
        </w:rPr>
      </w:pPr>
    </w:p>
    <w:p w14:paraId="3E68CAA0" w14:textId="5CE6D438" w:rsidR="005131E9" w:rsidRPr="005131E9" w:rsidRDefault="005131E9" w:rsidP="00082F3D">
      <w:pPr>
        <w:spacing w:line="360" w:lineRule="auto"/>
        <w:jc w:val="both"/>
        <w:rPr>
          <w:b/>
          <w:bCs/>
          <w:lang w:val="en-US"/>
        </w:rPr>
      </w:pPr>
      <w:r w:rsidRPr="005131E9">
        <w:rPr>
          <w:b/>
          <w:bCs/>
          <w:lang w:val="en-US"/>
        </w:rPr>
        <w:t>Conclusion:</w:t>
      </w:r>
    </w:p>
    <w:p w14:paraId="45190C92" w14:textId="3F9A46D6" w:rsidR="00902E6C" w:rsidRDefault="004E756E" w:rsidP="00082F3D">
      <w:pPr>
        <w:spacing w:line="360" w:lineRule="auto"/>
        <w:jc w:val="both"/>
        <w:rPr>
          <w:lang w:val="en-US"/>
        </w:rPr>
      </w:pPr>
      <w:r>
        <w:rPr>
          <w:lang w:val="en-US"/>
        </w:rPr>
        <w:t>Model with such parameters</w:t>
      </w:r>
      <w:r w:rsidR="00D4332D">
        <w:rPr>
          <w:lang w:val="en-US"/>
        </w:rPr>
        <w:t xml:space="preserve"> was training </w:t>
      </w:r>
      <w:r w:rsidR="00326194">
        <w:rPr>
          <w:lang w:val="en-US"/>
        </w:rPr>
        <w:t>for</w:t>
      </w:r>
      <w:r w:rsidR="00B47F34">
        <w:rPr>
          <w:lang w:val="en-US"/>
        </w:rPr>
        <w:t xml:space="preserve"> 1</w:t>
      </w:r>
      <w:r w:rsidR="00DA37BD">
        <w:rPr>
          <w:lang w:val="en-US"/>
        </w:rPr>
        <w:t xml:space="preserve"> hour</w:t>
      </w:r>
      <w:r w:rsidR="00B47F34">
        <w:rPr>
          <w:lang w:val="en-US"/>
        </w:rPr>
        <w:t xml:space="preserve"> </w:t>
      </w:r>
      <w:r w:rsidR="00DA37BD">
        <w:rPr>
          <w:lang w:val="en-US"/>
        </w:rPr>
        <w:t xml:space="preserve">and 54 </w:t>
      </w:r>
      <w:r w:rsidR="00B47F34">
        <w:rPr>
          <w:lang w:val="en-US"/>
        </w:rPr>
        <w:t>minutes</w:t>
      </w:r>
      <w:r w:rsidR="00420641">
        <w:rPr>
          <w:lang w:val="en-US"/>
        </w:rPr>
        <w:t xml:space="preserve"> which proves the effectiveness of Evolution Strategy algorithm since it is significantly lower amount of time than was </w:t>
      </w:r>
      <w:r w:rsidR="007F236D">
        <w:rPr>
          <w:lang w:val="en-US"/>
        </w:rPr>
        <w:t>used for training agent with Q-learning</w:t>
      </w:r>
      <w:r w:rsidR="00F32BD9">
        <w:rPr>
          <w:lang w:val="en-US"/>
        </w:rPr>
        <w:t>: 6-7 hours</w:t>
      </w:r>
      <w:r w:rsidR="00C534F4">
        <w:rPr>
          <w:lang w:val="en-US"/>
        </w:rPr>
        <w:t>. Running model with the trained agent afterwards showed that it was able to achieve amazing results</w:t>
      </w:r>
      <w:r w:rsidR="00F93D32">
        <w:rPr>
          <w:lang w:val="en-US"/>
        </w:rPr>
        <w:t xml:space="preserve">, </w:t>
      </w:r>
      <w:r w:rsidR="003223F2">
        <w:rPr>
          <w:lang w:val="en-US"/>
        </w:rPr>
        <w:t>flying more than 3 minutes without falling down</w:t>
      </w:r>
      <w:r w:rsidR="00C534F4">
        <w:rPr>
          <w:lang w:val="en-US"/>
        </w:rPr>
        <w:t xml:space="preserve">. </w:t>
      </w:r>
      <w:r w:rsidR="00613DEE">
        <w:rPr>
          <w:lang w:val="en-US"/>
        </w:rPr>
        <w:t>For comparison, the average human can do it for 10-15 seconds which tells us about tremendous power of AI.</w:t>
      </w:r>
    </w:p>
    <w:p w14:paraId="5C5FABD7" w14:textId="17540C0A" w:rsidR="00613DEE" w:rsidRDefault="001F2716" w:rsidP="00082F3D">
      <w:pPr>
        <w:spacing w:line="360" w:lineRule="auto"/>
        <w:jc w:val="both"/>
        <w:rPr>
          <w:lang w:val="en-US"/>
        </w:rPr>
      </w:pPr>
      <w:r>
        <w:rPr>
          <w:lang w:val="en-US"/>
        </w:rPr>
        <w:t>Talking about possible improvements</w:t>
      </w:r>
      <w:r w:rsidR="00457133">
        <w:rPr>
          <w:lang w:val="en-US"/>
        </w:rPr>
        <w:t xml:space="preserve">, there is an option to use multiprocessing </w:t>
      </w:r>
      <w:r w:rsidR="00DA08B7">
        <w:rPr>
          <w:lang w:val="en-US"/>
        </w:rPr>
        <w:t xml:space="preserve">in case of more complicated environment which allows us to use several CPUs for a computational process. </w:t>
      </w:r>
      <w:r w:rsidR="009F1487">
        <w:rPr>
          <w:lang w:val="en-US"/>
        </w:rPr>
        <w:t xml:space="preserve">Also, if the environment seems to be very computationally demanding, we can always use AWS </w:t>
      </w:r>
      <w:r w:rsidR="00BD5075">
        <w:rPr>
          <w:lang w:val="en-US"/>
        </w:rPr>
        <w:t xml:space="preserve">(Amazon Web Services) </w:t>
      </w:r>
      <w:r w:rsidR="009F1487">
        <w:rPr>
          <w:lang w:val="en-US"/>
        </w:rPr>
        <w:t>and train the agent in cloud.</w:t>
      </w:r>
    </w:p>
    <w:p w14:paraId="4E7343FE" w14:textId="370436C6" w:rsidR="00902E6C" w:rsidRDefault="00902E6C" w:rsidP="00082F3D">
      <w:pPr>
        <w:spacing w:line="360" w:lineRule="auto"/>
        <w:jc w:val="both"/>
        <w:rPr>
          <w:lang w:val="en-US"/>
        </w:rPr>
      </w:pPr>
    </w:p>
    <w:p w14:paraId="0CC1C247" w14:textId="493BBAE5" w:rsidR="00914888" w:rsidRDefault="00914888" w:rsidP="00082F3D">
      <w:pPr>
        <w:spacing w:line="360" w:lineRule="auto"/>
        <w:jc w:val="both"/>
        <w:rPr>
          <w:lang w:val="en-US"/>
        </w:rPr>
      </w:pPr>
    </w:p>
    <w:p w14:paraId="137DC6A0" w14:textId="03507D88" w:rsidR="00326D1D" w:rsidRDefault="00326D1D" w:rsidP="00082F3D">
      <w:pPr>
        <w:spacing w:line="360" w:lineRule="auto"/>
        <w:jc w:val="both"/>
        <w:rPr>
          <w:lang w:val="en-US"/>
        </w:rPr>
      </w:pPr>
    </w:p>
    <w:p w14:paraId="41EC8154" w14:textId="292A52D4" w:rsidR="00326D1D" w:rsidRDefault="00326D1D" w:rsidP="00082F3D">
      <w:pPr>
        <w:spacing w:line="360" w:lineRule="auto"/>
        <w:jc w:val="both"/>
        <w:rPr>
          <w:lang w:val="en-US"/>
        </w:rPr>
      </w:pPr>
    </w:p>
    <w:p w14:paraId="57B85B4B" w14:textId="569322A3" w:rsidR="00326D1D" w:rsidRDefault="00326D1D" w:rsidP="00082F3D">
      <w:pPr>
        <w:spacing w:line="360" w:lineRule="auto"/>
        <w:jc w:val="both"/>
        <w:rPr>
          <w:lang w:val="en-US"/>
        </w:rPr>
      </w:pPr>
    </w:p>
    <w:p w14:paraId="65A4B19C" w14:textId="5BFA85B2" w:rsidR="00326D1D" w:rsidRDefault="00326D1D" w:rsidP="00082F3D">
      <w:pPr>
        <w:spacing w:line="360" w:lineRule="auto"/>
        <w:jc w:val="both"/>
        <w:rPr>
          <w:lang w:val="en-US"/>
        </w:rPr>
      </w:pPr>
    </w:p>
    <w:p w14:paraId="34E7E54A" w14:textId="3F5429BD" w:rsidR="00326D1D" w:rsidRDefault="00326D1D" w:rsidP="00082F3D">
      <w:pPr>
        <w:spacing w:line="360" w:lineRule="auto"/>
        <w:jc w:val="both"/>
        <w:rPr>
          <w:lang w:val="en-US"/>
        </w:rPr>
      </w:pPr>
    </w:p>
    <w:p w14:paraId="1AD21A0B" w14:textId="73F725F6" w:rsidR="00326D1D" w:rsidRDefault="00326D1D" w:rsidP="00082F3D">
      <w:pPr>
        <w:spacing w:line="360" w:lineRule="auto"/>
        <w:jc w:val="both"/>
        <w:rPr>
          <w:lang w:val="en-US"/>
        </w:rPr>
      </w:pPr>
    </w:p>
    <w:p w14:paraId="6B784640" w14:textId="002BF712" w:rsidR="00326D1D" w:rsidRDefault="00326D1D" w:rsidP="00082F3D">
      <w:pPr>
        <w:spacing w:line="360" w:lineRule="auto"/>
        <w:jc w:val="both"/>
        <w:rPr>
          <w:lang w:val="en-US"/>
        </w:rPr>
      </w:pPr>
    </w:p>
    <w:p w14:paraId="31B21DB8" w14:textId="1AA7995C" w:rsidR="00326D1D" w:rsidRDefault="00326D1D" w:rsidP="00082F3D">
      <w:pPr>
        <w:spacing w:line="360" w:lineRule="auto"/>
        <w:jc w:val="both"/>
        <w:rPr>
          <w:lang w:val="en-US"/>
        </w:rPr>
      </w:pPr>
    </w:p>
    <w:p w14:paraId="2AB314D2" w14:textId="19620D0C" w:rsidR="00326D1D" w:rsidRDefault="00326D1D" w:rsidP="00082F3D">
      <w:pPr>
        <w:spacing w:line="360" w:lineRule="auto"/>
        <w:jc w:val="both"/>
        <w:rPr>
          <w:lang w:val="en-US"/>
        </w:rPr>
      </w:pPr>
    </w:p>
    <w:p w14:paraId="619B4D70" w14:textId="25ECC59F" w:rsidR="00326D1D" w:rsidRDefault="00326D1D" w:rsidP="00082F3D">
      <w:pPr>
        <w:spacing w:line="360" w:lineRule="auto"/>
        <w:jc w:val="both"/>
        <w:rPr>
          <w:lang w:val="en-US"/>
        </w:rPr>
      </w:pPr>
    </w:p>
    <w:p w14:paraId="07662E32" w14:textId="150C0438" w:rsidR="00326D1D" w:rsidRDefault="00326D1D" w:rsidP="00082F3D">
      <w:pPr>
        <w:spacing w:line="360" w:lineRule="auto"/>
        <w:jc w:val="both"/>
        <w:rPr>
          <w:lang w:val="en-US"/>
        </w:rPr>
      </w:pPr>
    </w:p>
    <w:p w14:paraId="090A9ACF" w14:textId="34E01134" w:rsidR="00326D1D" w:rsidRDefault="00326D1D" w:rsidP="00082F3D">
      <w:pPr>
        <w:spacing w:line="360" w:lineRule="auto"/>
        <w:jc w:val="both"/>
        <w:rPr>
          <w:lang w:val="en-US"/>
        </w:rPr>
      </w:pPr>
    </w:p>
    <w:p w14:paraId="1300D122" w14:textId="77777777" w:rsidR="00326D1D" w:rsidRDefault="00326D1D" w:rsidP="00082F3D">
      <w:pPr>
        <w:spacing w:line="360" w:lineRule="auto"/>
        <w:jc w:val="both"/>
        <w:rPr>
          <w:lang w:val="en-US"/>
        </w:rPr>
      </w:pPr>
    </w:p>
    <w:p w14:paraId="27826B71" w14:textId="3A93DA24" w:rsidR="00AF0BB2" w:rsidRDefault="00AF0BB2" w:rsidP="003769A4">
      <w:pPr>
        <w:spacing w:line="360" w:lineRule="auto"/>
        <w:jc w:val="center"/>
        <w:rPr>
          <w:b/>
          <w:bCs/>
          <w:lang w:val="en-US"/>
        </w:rPr>
      </w:pPr>
      <w:r>
        <w:rPr>
          <w:b/>
          <w:bCs/>
          <w:lang w:val="en-US"/>
        </w:rPr>
        <w:lastRenderedPageBreak/>
        <w:t>Appendix</w:t>
      </w:r>
    </w:p>
    <w:p w14:paraId="55247783" w14:textId="77777777" w:rsidR="003769A4" w:rsidRDefault="003769A4" w:rsidP="003769A4">
      <w:pPr>
        <w:spacing w:line="360" w:lineRule="auto"/>
        <w:jc w:val="center"/>
        <w:rPr>
          <w:b/>
          <w:bCs/>
          <w:lang w:val="en-US"/>
        </w:rPr>
      </w:pPr>
    </w:p>
    <w:p w14:paraId="3D96DB97" w14:textId="4EC2F01D" w:rsidR="00CF750A" w:rsidRPr="00EB7F29" w:rsidRDefault="005139AB" w:rsidP="00082F3D">
      <w:pPr>
        <w:spacing w:line="360" w:lineRule="auto"/>
        <w:jc w:val="both"/>
        <w:rPr>
          <w:b/>
          <w:bCs/>
          <w:lang w:val="en-US"/>
        </w:rPr>
      </w:pPr>
      <w:commentRangeStart w:id="447"/>
      <w:commentRangeStart w:id="448"/>
      <w:r w:rsidRPr="00EB7F29">
        <w:rPr>
          <w:b/>
          <w:bCs/>
          <w:lang w:val="en-US"/>
        </w:rPr>
        <w:t>Code</w:t>
      </w:r>
      <w:commentRangeEnd w:id="447"/>
      <w:r w:rsidR="00FB6E22">
        <w:rPr>
          <w:rStyle w:val="CommentReference"/>
        </w:rPr>
        <w:commentReference w:id="447"/>
      </w:r>
      <w:commentRangeEnd w:id="448"/>
      <w:r w:rsidR="00B745AB">
        <w:rPr>
          <w:rStyle w:val="CommentReference"/>
        </w:rPr>
        <w:commentReference w:id="448"/>
      </w:r>
      <w:r w:rsidRPr="00EB7F29">
        <w:rPr>
          <w:b/>
          <w:bCs/>
          <w:lang w:val="en-US"/>
        </w:rPr>
        <w:t>:</w:t>
      </w:r>
    </w:p>
    <w:p w14:paraId="22183A7D" w14:textId="77777777" w:rsidR="003769A4" w:rsidRPr="003769A4" w:rsidRDefault="003769A4" w:rsidP="003769A4">
      <w:pPr>
        <w:spacing w:line="360" w:lineRule="auto"/>
        <w:jc w:val="both"/>
        <w:rPr>
          <w:lang w:val="en-US"/>
        </w:rPr>
      </w:pPr>
    </w:p>
    <w:p w14:paraId="168888C2" w14:textId="77777777" w:rsidR="003769A4" w:rsidRPr="003769A4" w:rsidRDefault="003769A4" w:rsidP="003769A4">
      <w:pPr>
        <w:spacing w:line="360" w:lineRule="auto"/>
        <w:jc w:val="both"/>
        <w:rPr>
          <w:lang w:val="en-US"/>
        </w:rPr>
      </w:pPr>
      <w:r w:rsidRPr="003769A4">
        <w:rPr>
          <w:lang w:val="en-US"/>
        </w:rPr>
        <w:t># Implementation of intelligent agent playing game Flappy Bird</w:t>
      </w:r>
    </w:p>
    <w:p w14:paraId="0EF32890" w14:textId="77777777" w:rsidR="003769A4" w:rsidRPr="003769A4" w:rsidRDefault="003769A4" w:rsidP="003769A4">
      <w:pPr>
        <w:spacing w:line="360" w:lineRule="auto"/>
        <w:jc w:val="both"/>
        <w:rPr>
          <w:lang w:val="en-US"/>
        </w:rPr>
      </w:pPr>
      <w:r w:rsidRPr="003769A4">
        <w:rPr>
          <w:lang w:val="en-US"/>
        </w:rPr>
        <w:t># using deep learning and reinforcement learning (evolution strategy) algorithms</w:t>
      </w:r>
    </w:p>
    <w:p w14:paraId="2167C4A0" w14:textId="77777777" w:rsidR="003769A4" w:rsidRPr="003769A4" w:rsidRDefault="003769A4" w:rsidP="003769A4">
      <w:pPr>
        <w:spacing w:line="360" w:lineRule="auto"/>
        <w:jc w:val="both"/>
        <w:rPr>
          <w:lang w:val="en-US"/>
        </w:rPr>
      </w:pPr>
    </w:p>
    <w:p w14:paraId="24EEFD54" w14:textId="77777777" w:rsidR="003769A4" w:rsidRPr="003769A4" w:rsidRDefault="003769A4" w:rsidP="003769A4">
      <w:pPr>
        <w:spacing w:line="360" w:lineRule="auto"/>
        <w:jc w:val="both"/>
        <w:rPr>
          <w:lang w:val="en-US"/>
        </w:rPr>
      </w:pPr>
      <w:r w:rsidRPr="003769A4">
        <w:rPr>
          <w:lang w:val="en-US"/>
        </w:rPr>
        <w:t>import numpy as np</w:t>
      </w:r>
    </w:p>
    <w:p w14:paraId="7F7932C3" w14:textId="77777777" w:rsidR="003769A4" w:rsidRPr="003769A4" w:rsidRDefault="003769A4" w:rsidP="003769A4">
      <w:pPr>
        <w:spacing w:line="360" w:lineRule="auto"/>
        <w:jc w:val="both"/>
        <w:rPr>
          <w:lang w:val="en-US"/>
        </w:rPr>
      </w:pPr>
      <w:r w:rsidRPr="003769A4">
        <w:rPr>
          <w:lang w:val="en-US"/>
        </w:rPr>
        <w:t>import matplotlib.pyplot as plt</w:t>
      </w:r>
    </w:p>
    <w:p w14:paraId="679D6C55" w14:textId="77777777" w:rsidR="003769A4" w:rsidRPr="003769A4" w:rsidRDefault="003769A4" w:rsidP="003769A4">
      <w:pPr>
        <w:spacing w:line="360" w:lineRule="auto"/>
        <w:jc w:val="both"/>
        <w:rPr>
          <w:lang w:val="en-US"/>
        </w:rPr>
      </w:pPr>
    </w:p>
    <w:p w14:paraId="1D51DEB5" w14:textId="77777777" w:rsidR="003769A4" w:rsidRPr="003769A4" w:rsidRDefault="003769A4" w:rsidP="003769A4">
      <w:pPr>
        <w:spacing w:line="360" w:lineRule="auto"/>
        <w:jc w:val="both"/>
        <w:rPr>
          <w:lang w:val="en-US"/>
        </w:rPr>
      </w:pPr>
      <w:r w:rsidRPr="003769A4">
        <w:rPr>
          <w:lang w:val="en-US"/>
        </w:rPr>
        <w:t>from datetime import datetime</w:t>
      </w:r>
    </w:p>
    <w:p w14:paraId="68D999D2" w14:textId="77777777" w:rsidR="003769A4" w:rsidRPr="003769A4" w:rsidRDefault="003769A4" w:rsidP="003769A4">
      <w:pPr>
        <w:spacing w:line="360" w:lineRule="auto"/>
        <w:jc w:val="both"/>
        <w:rPr>
          <w:lang w:val="en-US"/>
        </w:rPr>
      </w:pPr>
    </w:p>
    <w:p w14:paraId="7EEF05D8" w14:textId="77777777" w:rsidR="003769A4" w:rsidRPr="003769A4" w:rsidRDefault="003769A4" w:rsidP="003769A4">
      <w:pPr>
        <w:spacing w:line="360" w:lineRule="auto"/>
        <w:jc w:val="both"/>
        <w:rPr>
          <w:lang w:val="en-US"/>
        </w:rPr>
      </w:pPr>
      <w:r w:rsidRPr="003769A4">
        <w:rPr>
          <w:lang w:val="en-US"/>
        </w:rPr>
        <w:t>from ple import PLE</w:t>
      </w:r>
    </w:p>
    <w:p w14:paraId="32C039A3" w14:textId="77777777" w:rsidR="003769A4" w:rsidRPr="003769A4" w:rsidRDefault="003769A4" w:rsidP="003769A4">
      <w:pPr>
        <w:spacing w:line="360" w:lineRule="auto"/>
        <w:jc w:val="both"/>
        <w:rPr>
          <w:lang w:val="en-US"/>
        </w:rPr>
      </w:pPr>
      <w:r w:rsidRPr="003769A4">
        <w:rPr>
          <w:lang w:val="en-US"/>
        </w:rPr>
        <w:t>from ple.games.flappybird import FlappyBird</w:t>
      </w:r>
    </w:p>
    <w:p w14:paraId="136FF9F5" w14:textId="77777777" w:rsidR="003769A4" w:rsidRPr="003769A4" w:rsidRDefault="003769A4" w:rsidP="003769A4">
      <w:pPr>
        <w:spacing w:line="360" w:lineRule="auto"/>
        <w:jc w:val="both"/>
        <w:rPr>
          <w:lang w:val="en-US"/>
        </w:rPr>
      </w:pPr>
    </w:p>
    <w:p w14:paraId="49D4FA61" w14:textId="77777777" w:rsidR="003769A4" w:rsidRPr="003769A4" w:rsidRDefault="003769A4" w:rsidP="003769A4">
      <w:pPr>
        <w:spacing w:line="360" w:lineRule="auto"/>
        <w:jc w:val="both"/>
        <w:rPr>
          <w:lang w:val="en-US"/>
        </w:rPr>
      </w:pPr>
      <w:r w:rsidRPr="003769A4">
        <w:rPr>
          <w:lang w:val="en-US"/>
        </w:rPr>
        <w:t>import sys</w:t>
      </w:r>
    </w:p>
    <w:p w14:paraId="0A9634EE" w14:textId="77777777" w:rsidR="003769A4" w:rsidRPr="003769A4" w:rsidRDefault="003769A4" w:rsidP="003769A4">
      <w:pPr>
        <w:spacing w:line="360" w:lineRule="auto"/>
        <w:jc w:val="both"/>
        <w:rPr>
          <w:lang w:val="en-US"/>
        </w:rPr>
      </w:pPr>
    </w:p>
    <w:p w14:paraId="3F795232" w14:textId="77777777" w:rsidR="003769A4" w:rsidRPr="003769A4" w:rsidRDefault="003769A4" w:rsidP="003769A4">
      <w:pPr>
        <w:spacing w:line="360" w:lineRule="auto"/>
        <w:jc w:val="both"/>
        <w:rPr>
          <w:lang w:val="en-US"/>
        </w:rPr>
      </w:pPr>
    </w:p>
    <w:p w14:paraId="2C5329CC" w14:textId="77777777" w:rsidR="003769A4" w:rsidRPr="003769A4" w:rsidRDefault="003769A4" w:rsidP="003769A4">
      <w:pPr>
        <w:spacing w:line="360" w:lineRule="auto"/>
        <w:jc w:val="both"/>
        <w:rPr>
          <w:lang w:val="en-US"/>
        </w:rPr>
      </w:pPr>
      <w:r w:rsidRPr="003769A4">
        <w:rPr>
          <w:lang w:val="en-US"/>
        </w:rPr>
        <w:t># when HL = 1 then that means that state is equal to a current observation</w:t>
      </w:r>
    </w:p>
    <w:p w14:paraId="0D774497" w14:textId="77777777" w:rsidR="003769A4" w:rsidRPr="003769A4" w:rsidRDefault="003769A4" w:rsidP="003769A4">
      <w:pPr>
        <w:spacing w:line="360" w:lineRule="auto"/>
        <w:jc w:val="both"/>
        <w:rPr>
          <w:lang w:val="en-US"/>
        </w:rPr>
      </w:pPr>
      <w:r w:rsidRPr="003769A4">
        <w:rPr>
          <w:lang w:val="en-US"/>
        </w:rPr>
        <w:t># when HL &gt; 1 then we concatenate current observation with the previous one to obtain the state</w:t>
      </w:r>
    </w:p>
    <w:p w14:paraId="338F014A" w14:textId="77777777" w:rsidR="003769A4" w:rsidRPr="003769A4" w:rsidRDefault="003769A4" w:rsidP="003769A4">
      <w:pPr>
        <w:spacing w:line="360" w:lineRule="auto"/>
        <w:jc w:val="both"/>
        <w:rPr>
          <w:lang w:val="en-US"/>
        </w:rPr>
      </w:pPr>
      <w:r w:rsidRPr="003769A4">
        <w:rPr>
          <w:lang w:val="en-US"/>
        </w:rPr>
        <w:t>HISTORY_LENGTH = 1</w:t>
      </w:r>
    </w:p>
    <w:p w14:paraId="103142B6" w14:textId="77777777" w:rsidR="003769A4" w:rsidRPr="003769A4" w:rsidRDefault="003769A4" w:rsidP="003769A4">
      <w:pPr>
        <w:spacing w:line="360" w:lineRule="auto"/>
        <w:jc w:val="both"/>
        <w:rPr>
          <w:lang w:val="en-US"/>
        </w:rPr>
      </w:pPr>
    </w:p>
    <w:p w14:paraId="4CD8F6E4" w14:textId="77777777" w:rsidR="003769A4" w:rsidRPr="003769A4" w:rsidRDefault="003769A4" w:rsidP="003769A4">
      <w:pPr>
        <w:spacing w:line="360" w:lineRule="auto"/>
        <w:jc w:val="both"/>
        <w:rPr>
          <w:lang w:val="en-US"/>
        </w:rPr>
      </w:pPr>
      <w:r w:rsidRPr="003769A4">
        <w:rPr>
          <w:lang w:val="en-US"/>
        </w:rPr>
        <w:t># Wraps PLE and Flappy Bird so that it behaves more like OpenAI Gym</w:t>
      </w:r>
    </w:p>
    <w:p w14:paraId="3A845A33" w14:textId="77777777" w:rsidR="003769A4" w:rsidRPr="003769A4" w:rsidRDefault="003769A4" w:rsidP="003769A4">
      <w:pPr>
        <w:spacing w:line="360" w:lineRule="auto"/>
        <w:jc w:val="both"/>
        <w:rPr>
          <w:lang w:val="en-US"/>
        </w:rPr>
      </w:pPr>
    </w:p>
    <w:p w14:paraId="02853A69" w14:textId="77777777" w:rsidR="003769A4" w:rsidRPr="003769A4" w:rsidRDefault="003769A4" w:rsidP="003769A4">
      <w:pPr>
        <w:spacing w:line="360" w:lineRule="auto"/>
        <w:jc w:val="both"/>
        <w:rPr>
          <w:lang w:val="en-US"/>
        </w:rPr>
      </w:pPr>
    </w:p>
    <w:p w14:paraId="4C1E867D" w14:textId="77777777" w:rsidR="003769A4" w:rsidRPr="003769A4" w:rsidRDefault="003769A4" w:rsidP="003769A4">
      <w:pPr>
        <w:spacing w:line="360" w:lineRule="auto"/>
        <w:jc w:val="both"/>
        <w:rPr>
          <w:lang w:val="en-US"/>
        </w:rPr>
      </w:pPr>
      <w:r w:rsidRPr="003769A4">
        <w:rPr>
          <w:lang w:val="en-US"/>
        </w:rPr>
        <w:t>class Env:</w:t>
      </w:r>
    </w:p>
    <w:p w14:paraId="4A1A5A08" w14:textId="77777777" w:rsidR="003769A4" w:rsidRPr="003769A4" w:rsidRDefault="003769A4" w:rsidP="003769A4">
      <w:pPr>
        <w:spacing w:line="360" w:lineRule="auto"/>
        <w:jc w:val="both"/>
        <w:rPr>
          <w:lang w:val="en-US"/>
        </w:rPr>
      </w:pPr>
      <w:r w:rsidRPr="003769A4">
        <w:rPr>
          <w:lang w:val="en-US"/>
        </w:rPr>
        <w:t xml:space="preserve">  def __init__(self):</w:t>
      </w:r>
    </w:p>
    <w:p w14:paraId="6FFCAF9B" w14:textId="77777777" w:rsidR="003769A4" w:rsidRPr="003769A4" w:rsidRDefault="003769A4" w:rsidP="003769A4">
      <w:pPr>
        <w:spacing w:line="360" w:lineRule="auto"/>
        <w:jc w:val="both"/>
        <w:rPr>
          <w:lang w:val="en-US"/>
        </w:rPr>
      </w:pPr>
      <w:r w:rsidRPr="003769A4">
        <w:rPr>
          <w:lang w:val="en-US"/>
        </w:rPr>
        <w:t xml:space="preserve">    # initializing the instance of FlappyBird class</w:t>
      </w:r>
    </w:p>
    <w:p w14:paraId="4BE9D12F" w14:textId="77777777" w:rsidR="003769A4" w:rsidRPr="003769A4" w:rsidRDefault="003769A4" w:rsidP="003769A4">
      <w:pPr>
        <w:spacing w:line="360" w:lineRule="auto"/>
        <w:jc w:val="both"/>
        <w:rPr>
          <w:lang w:val="en-US"/>
        </w:rPr>
      </w:pPr>
      <w:r w:rsidRPr="003769A4">
        <w:rPr>
          <w:lang w:val="en-US"/>
        </w:rPr>
        <w:t xml:space="preserve">    self.game = FlappyBird(pipe_gap=125)</w:t>
      </w:r>
    </w:p>
    <w:p w14:paraId="640AC5EC" w14:textId="77777777" w:rsidR="003769A4" w:rsidRPr="003769A4" w:rsidRDefault="003769A4" w:rsidP="003769A4">
      <w:pPr>
        <w:spacing w:line="360" w:lineRule="auto"/>
        <w:jc w:val="both"/>
        <w:rPr>
          <w:lang w:val="en-US"/>
        </w:rPr>
      </w:pPr>
      <w:r w:rsidRPr="003769A4">
        <w:rPr>
          <w:lang w:val="en-US"/>
        </w:rPr>
        <w:t xml:space="preserve">    # then pass this object into PLE constructor and create an instance of that</w:t>
      </w:r>
    </w:p>
    <w:p w14:paraId="0C57E460" w14:textId="77777777" w:rsidR="003769A4" w:rsidRPr="003769A4" w:rsidRDefault="003769A4" w:rsidP="003769A4">
      <w:pPr>
        <w:spacing w:line="360" w:lineRule="auto"/>
        <w:jc w:val="both"/>
        <w:rPr>
          <w:lang w:val="en-US"/>
        </w:rPr>
      </w:pPr>
      <w:r w:rsidRPr="003769A4">
        <w:rPr>
          <w:lang w:val="en-US"/>
        </w:rPr>
        <w:t xml:space="preserve">    self.env = PLE(self.game, fps=30, display_screen=False)</w:t>
      </w:r>
    </w:p>
    <w:p w14:paraId="22E0F119" w14:textId="77777777" w:rsidR="003769A4" w:rsidRPr="003769A4" w:rsidRDefault="003769A4" w:rsidP="003769A4">
      <w:pPr>
        <w:spacing w:line="360" w:lineRule="auto"/>
        <w:jc w:val="both"/>
        <w:rPr>
          <w:lang w:val="en-US"/>
        </w:rPr>
      </w:pPr>
      <w:r w:rsidRPr="003769A4">
        <w:rPr>
          <w:lang w:val="en-US"/>
        </w:rPr>
        <w:t xml:space="preserve">    # init does some necessary things under the hood</w:t>
      </w:r>
    </w:p>
    <w:p w14:paraId="2A8E04BB" w14:textId="77777777" w:rsidR="003769A4" w:rsidRPr="003769A4" w:rsidRDefault="003769A4" w:rsidP="003769A4">
      <w:pPr>
        <w:spacing w:line="360" w:lineRule="auto"/>
        <w:jc w:val="both"/>
        <w:rPr>
          <w:lang w:val="en-US"/>
        </w:rPr>
      </w:pPr>
      <w:r w:rsidRPr="003769A4">
        <w:rPr>
          <w:lang w:val="en-US"/>
        </w:rPr>
        <w:t xml:space="preserve">    self.env.init()</w:t>
      </w:r>
    </w:p>
    <w:p w14:paraId="255839B3" w14:textId="77777777" w:rsidR="003769A4" w:rsidRPr="003769A4" w:rsidRDefault="003769A4" w:rsidP="003769A4">
      <w:pPr>
        <w:spacing w:line="360" w:lineRule="auto"/>
        <w:jc w:val="both"/>
        <w:rPr>
          <w:lang w:val="en-US"/>
        </w:rPr>
      </w:pPr>
      <w:r w:rsidRPr="003769A4">
        <w:rPr>
          <w:lang w:val="en-US"/>
        </w:rPr>
        <w:lastRenderedPageBreak/>
        <w:t xml:space="preserve">    self.env.getGameState = self.game.getGameState</w:t>
      </w:r>
    </w:p>
    <w:p w14:paraId="44AA519B" w14:textId="77777777" w:rsidR="003769A4" w:rsidRPr="003769A4" w:rsidRDefault="003769A4" w:rsidP="003769A4">
      <w:pPr>
        <w:spacing w:line="360" w:lineRule="auto"/>
        <w:jc w:val="both"/>
        <w:rPr>
          <w:lang w:val="en-US"/>
        </w:rPr>
      </w:pPr>
    </w:p>
    <w:p w14:paraId="55098F62" w14:textId="77777777" w:rsidR="003769A4" w:rsidRPr="003769A4" w:rsidRDefault="003769A4" w:rsidP="003769A4">
      <w:pPr>
        <w:spacing w:line="360" w:lineRule="auto"/>
        <w:jc w:val="both"/>
        <w:rPr>
          <w:lang w:val="en-US"/>
        </w:rPr>
      </w:pPr>
      <w:r w:rsidRPr="003769A4">
        <w:rPr>
          <w:lang w:val="en-US"/>
        </w:rPr>
        <w:t xml:space="preserve">    # by convention we want to use (0,1)</w:t>
      </w:r>
    </w:p>
    <w:p w14:paraId="6ACE87E7" w14:textId="77777777" w:rsidR="003769A4" w:rsidRPr="003769A4" w:rsidRDefault="003769A4" w:rsidP="003769A4">
      <w:pPr>
        <w:spacing w:line="360" w:lineRule="auto"/>
        <w:jc w:val="both"/>
        <w:rPr>
          <w:lang w:val="en-US"/>
        </w:rPr>
      </w:pPr>
      <w:r w:rsidRPr="003769A4">
        <w:rPr>
          <w:lang w:val="en-US"/>
        </w:rPr>
        <w:t xml:space="preserve">    # but the game uses (None, 119)</w:t>
      </w:r>
    </w:p>
    <w:p w14:paraId="104098F0" w14:textId="77777777" w:rsidR="003769A4" w:rsidRPr="003769A4" w:rsidRDefault="003769A4" w:rsidP="003769A4">
      <w:pPr>
        <w:spacing w:line="360" w:lineRule="auto"/>
        <w:jc w:val="both"/>
        <w:rPr>
          <w:lang w:val="en-US"/>
        </w:rPr>
      </w:pPr>
      <w:r w:rsidRPr="003769A4">
        <w:rPr>
          <w:lang w:val="en-US"/>
        </w:rPr>
        <w:t xml:space="preserve">    # action takes a value of 119 to push the bird upwards</w:t>
      </w:r>
    </w:p>
    <w:p w14:paraId="1937F7F2" w14:textId="77777777" w:rsidR="003769A4" w:rsidRPr="003769A4" w:rsidRDefault="003769A4" w:rsidP="003769A4">
      <w:pPr>
        <w:spacing w:line="360" w:lineRule="auto"/>
        <w:jc w:val="both"/>
        <w:rPr>
          <w:lang w:val="en-US"/>
        </w:rPr>
      </w:pPr>
      <w:r w:rsidRPr="003769A4">
        <w:rPr>
          <w:lang w:val="en-US"/>
        </w:rPr>
        <w:t xml:space="preserve">    # 119 is ASCII number for w which is used in games for upward/forward movement.</w:t>
      </w:r>
    </w:p>
    <w:p w14:paraId="132FC0B4" w14:textId="77777777" w:rsidR="003769A4" w:rsidRPr="003769A4" w:rsidRDefault="003769A4" w:rsidP="003769A4">
      <w:pPr>
        <w:spacing w:line="360" w:lineRule="auto"/>
        <w:jc w:val="both"/>
        <w:rPr>
          <w:lang w:val="en-US"/>
        </w:rPr>
      </w:pPr>
      <w:r w:rsidRPr="003769A4">
        <w:rPr>
          <w:lang w:val="en-US"/>
        </w:rPr>
        <w:t xml:space="preserve">    self.action_map = self.env.getActionSet()  # [None, 119]</w:t>
      </w:r>
    </w:p>
    <w:p w14:paraId="2A007F4D" w14:textId="77777777" w:rsidR="003769A4" w:rsidRPr="003769A4" w:rsidRDefault="003769A4" w:rsidP="003769A4">
      <w:pPr>
        <w:spacing w:line="360" w:lineRule="auto"/>
        <w:jc w:val="both"/>
        <w:rPr>
          <w:lang w:val="en-US"/>
        </w:rPr>
      </w:pPr>
    </w:p>
    <w:p w14:paraId="70207281" w14:textId="77777777" w:rsidR="003769A4" w:rsidRPr="003769A4" w:rsidRDefault="003769A4" w:rsidP="003769A4">
      <w:pPr>
        <w:spacing w:line="360" w:lineRule="auto"/>
        <w:jc w:val="both"/>
        <w:rPr>
          <w:lang w:val="en-US"/>
        </w:rPr>
      </w:pPr>
      <w:r w:rsidRPr="003769A4">
        <w:rPr>
          <w:lang w:val="en-US"/>
        </w:rPr>
        <w:t xml:space="preserve">  # function which takes an action</w:t>
      </w:r>
    </w:p>
    <w:p w14:paraId="27D5AE49" w14:textId="77777777" w:rsidR="003769A4" w:rsidRPr="003769A4" w:rsidRDefault="003769A4" w:rsidP="003769A4">
      <w:pPr>
        <w:spacing w:line="360" w:lineRule="auto"/>
        <w:jc w:val="both"/>
        <w:rPr>
          <w:lang w:val="en-US"/>
        </w:rPr>
      </w:pPr>
      <w:r w:rsidRPr="003769A4">
        <w:rPr>
          <w:lang w:val="en-US"/>
        </w:rPr>
        <w:t xml:space="preserve">  def step(self, action):</w:t>
      </w:r>
    </w:p>
    <w:p w14:paraId="4B8BDDE4" w14:textId="77777777" w:rsidR="003769A4" w:rsidRPr="003769A4" w:rsidRDefault="003769A4" w:rsidP="003769A4">
      <w:pPr>
        <w:spacing w:line="360" w:lineRule="auto"/>
        <w:jc w:val="both"/>
        <w:rPr>
          <w:lang w:val="en-US"/>
        </w:rPr>
      </w:pPr>
      <w:r w:rsidRPr="003769A4">
        <w:rPr>
          <w:lang w:val="en-US"/>
        </w:rPr>
        <w:t xml:space="preserve">    action = self.action_map[action]</w:t>
      </w:r>
    </w:p>
    <w:p w14:paraId="4FCC5695" w14:textId="77777777" w:rsidR="003769A4" w:rsidRPr="003769A4" w:rsidRDefault="003769A4" w:rsidP="003769A4">
      <w:pPr>
        <w:spacing w:line="360" w:lineRule="auto"/>
        <w:jc w:val="both"/>
        <w:rPr>
          <w:lang w:val="en-US"/>
        </w:rPr>
      </w:pPr>
      <w:r w:rsidRPr="003769A4">
        <w:rPr>
          <w:lang w:val="en-US"/>
        </w:rPr>
        <w:t xml:space="preserve">    reward = self.env.act(action)</w:t>
      </w:r>
    </w:p>
    <w:p w14:paraId="6D227B67" w14:textId="77777777" w:rsidR="003769A4" w:rsidRPr="003769A4" w:rsidRDefault="003769A4" w:rsidP="003769A4">
      <w:pPr>
        <w:spacing w:line="360" w:lineRule="auto"/>
        <w:jc w:val="both"/>
        <w:rPr>
          <w:lang w:val="en-US"/>
        </w:rPr>
      </w:pPr>
      <w:r w:rsidRPr="003769A4">
        <w:rPr>
          <w:lang w:val="en-US"/>
        </w:rPr>
        <w:t xml:space="preserve">    done = self.env.game_over()</w:t>
      </w:r>
    </w:p>
    <w:p w14:paraId="5EE5001F" w14:textId="77777777" w:rsidR="003769A4" w:rsidRPr="003769A4" w:rsidRDefault="003769A4" w:rsidP="003769A4">
      <w:pPr>
        <w:spacing w:line="360" w:lineRule="auto"/>
        <w:jc w:val="both"/>
        <w:rPr>
          <w:lang w:val="en-US"/>
        </w:rPr>
      </w:pPr>
      <w:r w:rsidRPr="003769A4">
        <w:rPr>
          <w:lang w:val="en-US"/>
        </w:rPr>
        <w:t xml:space="preserve">    obs = self.get_observation()</w:t>
      </w:r>
    </w:p>
    <w:p w14:paraId="1242A013" w14:textId="77777777" w:rsidR="003769A4" w:rsidRPr="003769A4" w:rsidRDefault="003769A4" w:rsidP="003769A4">
      <w:pPr>
        <w:spacing w:line="360" w:lineRule="auto"/>
        <w:jc w:val="both"/>
        <w:rPr>
          <w:lang w:val="en-US"/>
        </w:rPr>
      </w:pPr>
      <w:r w:rsidRPr="003769A4">
        <w:rPr>
          <w:lang w:val="en-US"/>
        </w:rPr>
        <w:t xml:space="preserve">    return obs, reward, done</w:t>
      </w:r>
    </w:p>
    <w:p w14:paraId="2103A137" w14:textId="77777777" w:rsidR="003769A4" w:rsidRPr="003769A4" w:rsidRDefault="003769A4" w:rsidP="003769A4">
      <w:pPr>
        <w:spacing w:line="360" w:lineRule="auto"/>
        <w:jc w:val="both"/>
        <w:rPr>
          <w:lang w:val="en-US"/>
        </w:rPr>
      </w:pPr>
    </w:p>
    <w:p w14:paraId="234C8A2F" w14:textId="77777777" w:rsidR="003769A4" w:rsidRPr="003769A4" w:rsidRDefault="003769A4" w:rsidP="003769A4">
      <w:pPr>
        <w:spacing w:line="360" w:lineRule="auto"/>
        <w:jc w:val="both"/>
        <w:rPr>
          <w:lang w:val="en-US"/>
        </w:rPr>
      </w:pPr>
      <w:r w:rsidRPr="003769A4">
        <w:rPr>
          <w:lang w:val="en-US"/>
        </w:rPr>
        <w:t xml:space="preserve">  def reset(self):</w:t>
      </w:r>
    </w:p>
    <w:p w14:paraId="4A5DE053" w14:textId="77777777" w:rsidR="003769A4" w:rsidRPr="003769A4" w:rsidRDefault="003769A4" w:rsidP="003769A4">
      <w:pPr>
        <w:spacing w:line="360" w:lineRule="auto"/>
        <w:jc w:val="both"/>
        <w:rPr>
          <w:lang w:val="en-US"/>
        </w:rPr>
      </w:pPr>
      <w:r w:rsidRPr="003769A4">
        <w:rPr>
          <w:lang w:val="en-US"/>
        </w:rPr>
        <w:t xml:space="preserve">    self.env.reset_game()</w:t>
      </w:r>
    </w:p>
    <w:p w14:paraId="0E73B349" w14:textId="77777777" w:rsidR="003769A4" w:rsidRPr="003769A4" w:rsidRDefault="003769A4" w:rsidP="003769A4">
      <w:pPr>
        <w:spacing w:line="360" w:lineRule="auto"/>
        <w:jc w:val="both"/>
        <w:rPr>
          <w:lang w:val="en-US"/>
        </w:rPr>
      </w:pPr>
      <w:r w:rsidRPr="003769A4">
        <w:rPr>
          <w:lang w:val="en-US"/>
        </w:rPr>
        <w:t xml:space="preserve">    return self.get_observation()</w:t>
      </w:r>
    </w:p>
    <w:p w14:paraId="07B1B6EA" w14:textId="77777777" w:rsidR="003769A4" w:rsidRPr="003769A4" w:rsidRDefault="003769A4" w:rsidP="003769A4">
      <w:pPr>
        <w:spacing w:line="360" w:lineRule="auto"/>
        <w:jc w:val="both"/>
        <w:rPr>
          <w:lang w:val="en-US"/>
        </w:rPr>
      </w:pPr>
    </w:p>
    <w:p w14:paraId="47C2D5BF" w14:textId="77777777" w:rsidR="003769A4" w:rsidRPr="003769A4" w:rsidRDefault="003769A4" w:rsidP="003769A4">
      <w:pPr>
        <w:spacing w:line="360" w:lineRule="auto"/>
        <w:jc w:val="both"/>
        <w:rPr>
          <w:lang w:val="en-US"/>
        </w:rPr>
      </w:pPr>
      <w:r w:rsidRPr="003769A4">
        <w:rPr>
          <w:lang w:val="en-US"/>
        </w:rPr>
        <w:t xml:space="preserve">  def get_observation(self):</w:t>
      </w:r>
    </w:p>
    <w:p w14:paraId="188ED6B5" w14:textId="77777777" w:rsidR="003769A4" w:rsidRPr="003769A4" w:rsidRDefault="003769A4" w:rsidP="003769A4">
      <w:pPr>
        <w:spacing w:line="360" w:lineRule="auto"/>
        <w:jc w:val="both"/>
        <w:rPr>
          <w:lang w:val="en-US"/>
        </w:rPr>
      </w:pPr>
      <w:r w:rsidRPr="003769A4">
        <w:rPr>
          <w:lang w:val="en-US"/>
        </w:rPr>
        <w:t xml:space="preserve">    # game state returns a dictionary which describes</w:t>
      </w:r>
    </w:p>
    <w:p w14:paraId="3ACF9AD2" w14:textId="77777777" w:rsidR="003769A4" w:rsidRPr="003769A4" w:rsidRDefault="003769A4" w:rsidP="003769A4">
      <w:pPr>
        <w:spacing w:line="360" w:lineRule="auto"/>
        <w:jc w:val="both"/>
        <w:rPr>
          <w:lang w:val="en-US"/>
        </w:rPr>
      </w:pPr>
      <w:r w:rsidRPr="003769A4">
        <w:rPr>
          <w:lang w:val="en-US"/>
        </w:rPr>
        <w:t xml:space="preserve">    # the meaning of each value</w:t>
      </w:r>
    </w:p>
    <w:p w14:paraId="4973458D" w14:textId="77777777" w:rsidR="003769A4" w:rsidRPr="003769A4" w:rsidRDefault="003769A4" w:rsidP="003769A4">
      <w:pPr>
        <w:spacing w:line="360" w:lineRule="auto"/>
        <w:jc w:val="both"/>
        <w:rPr>
          <w:lang w:val="en-US"/>
        </w:rPr>
      </w:pPr>
      <w:r w:rsidRPr="003769A4">
        <w:rPr>
          <w:lang w:val="en-US"/>
        </w:rPr>
        <w:t xml:space="preserve">    obs = self.env.getGameState()</w:t>
      </w:r>
    </w:p>
    <w:p w14:paraId="66401533" w14:textId="77777777" w:rsidR="003769A4" w:rsidRPr="003769A4" w:rsidRDefault="003769A4" w:rsidP="003769A4">
      <w:pPr>
        <w:spacing w:line="360" w:lineRule="auto"/>
        <w:jc w:val="both"/>
        <w:rPr>
          <w:lang w:val="en-US"/>
        </w:rPr>
      </w:pPr>
      <w:r w:rsidRPr="003769A4">
        <w:rPr>
          <w:lang w:val="en-US"/>
        </w:rPr>
        <w:t xml:space="preserve">    return np.array(list(obs.values()))</w:t>
      </w:r>
    </w:p>
    <w:p w14:paraId="437A43B5" w14:textId="77777777" w:rsidR="003769A4" w:rsidRPr="003769A4" w:rsidRDefault="003769A4" w:rsidP="003769A4">
      <w:pPr>
        <w:spacing w:line="360" w:lineRule="auto"/>
        <w:jc w:val="both"/>
        <w:rPr>
          <w:lang w:val="en-US"/>
        </w:rPr>
      </w:pPr>
    </w:p>
    <w:p w14:paraId="44844C19" w14:textId="77777777" w:rsidR="003769A4" w:rsidRPr="003769A4" w:rsidRDefault="003769A4" w:rsidP="003769A4">
      <w:pPr>
        <w:spacing w:line="360" w:lineRule="auto"/>
        <w:jc w:val="both"/>
        <w:rPr>
          <w:lang w:val="en-US"/>
        </w:rPr>
      </w:pPr>
      <w:r w:rsidRPr="003769A4">
        <w:rPr>
          <w:lang w:val="en-US"/>
        </w:rPr>
        <w:t xml:space="preserve">  def set_display(self, boolean_value):</w:t>
      </w:r>
    </w:p>
    <w:p w14:paraId="226830A7" w14:textId="77777777" w:rsidR="003769A4" w:rsidRPr="003769A4" w:rsidRDefault="003769A4" w:rsidP="003769A4">
      <w:pPr>
        <w:spacing w:line="360" w:lineRule="auto"/>
        <w:jc w:val="both"/>
        <w:rPr>
          <w:lang w:val="en-US"/>
        </w:rPr>
      </w:pPr>
      <w:r w:rsidRPr="003769A4">
        <w:rPr>
          <w:lang w:val="en-US"/>
        </w:rPr>
        <w:t xml:space="preserve">    self.env.display_screen = boolean_value</w:t>
      </w:r>
    </w:p>
    <w:p w14:paraId="121F3AC8" w14:textId="77777777" w:rsidR="003769A4" w:rsidRPr="003769A4" w:rsidRDefault="003769A4" w:rsidP="003769A4">
      <w:pPr>
        <w:spacing w:line="360" w:lineRule="auto"/>
        <w:jc w:val="both"/>
        <w:rPr>
          <w:lang w:val="en-US"/>
        </w:rPr>
      </w:pPr>
    </w:p>
    <w:p w14:paraId="531EC267" w14:textId="77777777" w:rsidR="003769A4" w:rsidRPr="003769A4" w:rsidRDefault="003769A4" w:rsidP="003769A4">
      <w:pPr>
        <w:spacing w:line="360" w:lineRule="auto"/>
        <w:jc w:val="both"/>
        <w:rPr>
          <w:lang w:val="en-US"/>
        </w:rPr>
      </w:pPr>
    </w:p>
    <w:p w14:paraId="5E14C8A6" w14:textId="77777777" w:rsidR="003769A4" w:rsidRPr="003769A4" w:rsidRDefault="003769A4" w:rsidP="003769A4">
      <w:pPr>
        <w:spacing w:line="360" w:lineRule="auto"/>
        <w:jc w:val="both"/>
        <w:rPr>
          <w:lang w:val="en-US"/>
        </w:rPr>
      </w:pPr>
      <w:r w:rsidRPr="003769A4">
        <w:rPr>
          <w:lang w:val="en-US"/>
        </w:rPr>
        <w:t># make a global environment to be used throughout the script</w:t>
      </w:r>
    </w:p>
    <w:p w14:paraId="5E628356" w14:textId="77777777" w:rsidR="003769A4" w:rsidRPr="003769A4" w:rsidRDefault="003769A4" w:rsidP="003769A4">
      <w:pPr>
        <w:spacing w:line="360" w:lineRule="auto"/>
        <w:jc w:val="both"/>
        <w:rPr>
          <w:lang w:val="en-US"/>
        </w:rPr>
      </w:pPr>
      <w:r w:rsidRPr="003769A4">
        <w:rPr>
          <w:lang w:val="en-US"/>
        </w:rPr>
        <w:t>env = Env()</w:t>
      </w:r>
    </w:p>
    <w:p w14:paraId="04555DD3" w14:textId="77777777" w:rsidR="003769A4" w:rsidRPr="003769A4" w:rsidRDefault="003769A4" w:rsidP="003769A4">
      <w:pPr>
        <w:spacing w:line="360" w:lineRule="auto"/>
        <w:jc w:val="both"/>
        <w:rPr>
          <w:lang w:val="en-US"/>
        </w:rPr>
      </w:pPr>
    </w:p>
    <w:p w14:paraId="59FD2A7D" w14:textId="77777777" w:rsidR="003769A4" w:rsidRPr="003769A4" w:rsidRDefault="003769A4" w:rsidP="003769A4">
      <w:pPr>
        <w:spacing w:line="360" w:lineRule="auto"/>
        <w:jc w:val="both"/>
        <w:rPr>
          <w:lang w:val="en-US"/>
        </w:rPr>
      </w:pPr>
    </w:p>
    <w:p w14:paraId="6053D826" w14:textId="77777777" w:rsidR="003769A4" w:rsidRPr="003769A4" w:rsidRDefault="003769A4" w:rsidP="003769A4">
      <w:pPr>
        <w:spacing w:line="360" w:lineRule="auto"/>
        <w:jc w:val="both"/>
        <w:rPr>
          <w:lang w:val="en-US"/>
        </w:rPr>
      </w:pPr>
      <w:r w:rsidRPr="003769A4">
        <w:rPr>
          <w:lang w:val="en-US"/>
        </w:rPr>
        <w:lastRenderedPageBreak/>
        <w:t># neural network</w:t>
      </w:r>
    </w:p>
    <w:p w14:paraId="0B980260" w14:textId="77777777" w:rsidR="003769A4" w:rsidRPr="003769A4" w:rsidRDefault="003769A4" w:rsidP="003769A4">
      <w:pPr>
        <w:spacing w:line="360" w:lineRule="auto"/>
        <w:jc w:val="both"/>
        <w:rPr>
          <w:lang w:val="en-US"/>
        </w:rPr>
      </w:pPr>
    </w:p>
    <w:p w14:paraId="619FC4CF" w14:textId="77777777" w:rsidR="003769A4" w:rsidRPr="003769A4" w:rsidRDefault="003769A4" w:rsidP="003769A4">
      <w:pPr>
        <w:spacing w:line="360" w:lineRule="auto"/>
        <w:jc w:val="both"/>
        <w:rPr>
          <w:lang w:val="en-US"/>
        </w:rPr>
      </w:pPr>
      <w:r w:rsidRPr="003769A4">
        <w:rPr>
          <w:lang w:val="en-US"/>
        </w:rPr>
        <w:t># hyperparameters</w:t>
      </w:r>
    </w:p>
    <w:p w14:paraId="494E3248" w14:textId="77777777" w:rsidR="003769A4" w:rsidRPr="003769A4" w:rsidRDefault="003769A4" w:rsidP="003769A4">
      <w:pPr>
        <w:spacing w:line="360" w:lineRule="auto"/>
        <w:jc w:val="both"/>
        <w:rPr>
          <w:lang w:val="en-US"/>
        </w:rPr>
      </w:pPr>
      <w:r w:rsidRPr="003769A4">
        <w:rPr>
          <w:lang w:val="en-US"/>
        </w:rPr>
        <w:t># input size = dimensionality of the data</w:t>
      </w:r>
    </w:p>
    <w:p w14:paraId="57EBE260" w14:textId="77777777" w:rsidR="003769A4" w:rsidRPr="003769A4" w:rsidRDefault="003769A4" w:rsidP="003769A4">
      <w:pPr>
        <w:spacing w:line="360" w:lineRule="auto"/>
        <w:jc w:val="both"/>
        <w:rPr>
          <w:lang w:val="en-US"/>
        </w:rPr>
      </w:pPr>
      <w:r w:rsidRPr="003769A4">
        <w:rPr>
          <w:lang w:val="en-US"/>
        </w:rPr>
        <w:t>D = len(env.reset()) * HISTORY_LENGTH</w:t>
      </w:r>
    </w:p>
    <w:p w14:paraId="0F585E23" w14:textId="77777777" w:rsidR="003769A4" w:rsidRPr="003769A4" w:rsidRDefault="003769A4" w:rsidP="003769A4">
      <w:pPr>
        <w:spacing w:line="360" w:lineRule="auto"/>
        <w:jc w:val="both"/>
        <w:rPr>
          <w:lang w:val="en-US"/>
        </w:rPr>
      </w:pPr>
      <w:r w:rsidRPr="003769A4">
        <w:rPr>
          <w:lang w:val="en-US"/>
        </w:rPr>
        <w:t>M = 50  # hidden layer size</w:t>
      </w:r>
    </w:p>
    <w:p w14:paraId="4C200F59" w14:textId="77777777" w:rsidR="003769A4" w:rsidRPr="003769A4" w:rsidRDefault="003769A4" w:rsidP="003769A4">
      <w:pPr>
        <w:spacing w:line="360" w:lineRule="auto"/>
        <w:jc w:val="both"/>
        <w:rPr>
          <w:lang w:val="en-US"/>
        </w:rPr>
      </w:pPr>
      <w:r w:rsidRPr="003769A4">
        <w:rPr>
          <w:lang w:val="en-US"/>
        </w:rPr>
        <w:t>K = 2  # output size</w:t>
      </w:r>
    </w:p>
    <w:p w14:paraId="04F9B0BD" w14:textId="77777777" w:rsidR="003769A4" w:rsidRPr="003769A4" w:rsidRDefault="003769A4" w:rsidP="003769A4">
      <w:pPr>
        <w:spacing w:line="360" w:lineRule="auto"/>
        <w:jc w:val="both"/>
        <w:rPr>
          <w:lang w:val="en-US"/>
        </w:rPr>
      </w:pPr>
    </w:p>
    <w:p w14:paraId="79FDE93F" w14:textId="77777777" w:rsidR="003769A4" w:rsidRPr="003769A4" w:rsidRDefault="003769A4" w:rsidP="003769A4">
      <w:pPr>
        <w:spacing w:line="360" w:lineRule="auto"/>
        <w:jc w:val="both"/>
        <w:rPr>
          <w:lang w:val="en-US"/>
        </w:rPr>
      </w:pPr>
    </w:p>
    <w:p w14:paraId="1CEA04A2" w14:textId="77777777" w:rsidR="003769A4" w:rsidRPr="003769A4" w:rsidRDefault="003769A4" w:rsidP="003769A4">
      <w:pPr>
        <w:spacing w:line="360" w:lineRule="auto"/>
        <w:jc w:val="both"/>
        <w:rPr>
          <w:lang w:val="en-US"/>
        </w:rPr>
      </w:pPr>
      <w:r w:rsidRPr="003769A4">
        <w:rPr>
          <w:lang w:val="en-US"/>
        </w:rPr>
        <w:t>def softmax(a):</w:t>
      </w:r>
    </w:p>
    <w:p w14:paraId="58C0804F" w14:textId="77777777" w:rsidR="003769A4" w:rsidRPr="003769A4" w:rsidRDefault="003769A4" w:rsidP="003769A4">
      <w:pPr>
        <w:spacing w:line="360" w:lineRule="auto"/>
        <w:jc w:val="both"/>
        <w:rPr>
          <w:lang w:val="en-US"/>
        </w:rPr>
      </w:pPr>
      <w:r w:rsidRPr="003769A4">
        <w:rPr>
          <w:lang w:val="en-US"/>
        </w:rPr>
        <w:t xml:space="preserve">  c = np.max(a, axis=1, keepdims=True)</w:t>
      </w:r>
    </w:p>
    <w:p w14:paraId="6C073F26" w14:textId="77777777" w:rsidR="003769A4" w:rsidRPr="003769A4" w:rsidRDefault="003769A4" w:rsidP="003769A4">
      <w:pPr>
        <w:spacing w:line="360" w:lineRule="auto"/>
        <w:jc w:val="both"/>
        <w:rPr>
          <w:lang w:val="en-US"/>
        </w:rPr>
      </w:pPr>
      <w:r w:rsidRPr="003769A4">
        <w:rPr>
          <w:lang w:val="en-US"/>
        </w:rPr>
        <w:t xml:space="preserve">  # subtracting the max of each column since we don't like exponentiating the large numbers</w:t>
      </w:r>
    </w:p>
    <w:p w14:paraId="6D0E7695" w14:textId="77777777" w:rsidR="003769A4" w:rsidRPr="003769A4" w:rsidRDefault="003769A4" w:rsidP="003769A4">
      <w:pPr>
        <w:spacing w:line="360" w:lineRule="auto"/>
        <w:jc w:val="both"/>
        <w:rPr>
          <w:lang w:val="en-US"/>
        </w:rPr>
      </w:pPr>
      <w:r w:rsidRPr="003769A4">
        <w:rPr>
          <w:lang w:val="en-US"/>
        </w:rPr>
        <w:t xml:space="preserve">  e = np.exp(a - c)</w:t>
      </w:r>
    </w:p>
    <w:p w14:paraId="5EE833FA" w14:textId="77777777" w:rsidR="003769A4" w:rsidRPr="003769A4" w:rsidRDefault="003769A4" w:rsidP="003769A4">
      <w:pPr>
        <w:spacing w:line="360" w:lineRule="auto"/>
        <w:jc w:val="both"/>
        <w:rPr>
          <w:lang w:val="en-US"/>
        </w:rPr>
      </w:pPr>
      <w:r w:rsidRPr="003769A4">
        <w:rPr>
          <w:lang w:val="en-US"/>
        </w:rPr>
        <w:t xml:space="preserve">  # then we divide it by the sum of the exponentiated values to give us the model output probabilities</w:t>
      </w:r>
    </w:p>
    <w:p w14:paraId="0D1EF5C9" w14:textId="77777777" w:rsidR="003769A4" w:rsidRPr="003769A4" w:rsidRDefault="003769A4" w:rsidP="003769A4">
      <w:pPr>
        <w:spacing w:line="360" w:lineRule="auto"/>
        <w:jc w:val="both"/>
        <w:rPr>
          <w:lang w:val="en-US"/>
        </w:rPr>
      </w:pPr>
      <w:r w:rsidRPr="003769A4">
        <w:rPr>
          <w:lang w:val="en-US"/>
        </w:rPr>
        <w:t xml:space="preserve">  return e / e.sum(axis=-1, keepdims=True)</w:t>
      </w:r>
    </w:p>
    <w:p w14:paraId="77C7CC13" w14:textId="77777777" w:rsidR="003769A4" w:rsidRPr="003769A4" w:rsidRDefault="003769A4" w:rsidP="003769A4">
      <w:pPr>
        <w:spacing w:line="360" w:lineRule="auto"/>
        <w:jc w:val="both"/>
        <w:rPr>
          <w:lang w:val="en-US"/>
        </w:rPr>
      </w:pPr>
    </w:p>
    <w:p w14:paraId="46ECED9D" w14:textId="77777777" w:rsidR="003769A4" w:rsidRPr="003769A4" w:rsidRDefault="003769A4" w:rsidP="003769A4">
      <w:pPr>
        <w:spacing w:line="360" w:lineRule="auto"/>
        <w:jc w:val="both"/>
        <w:rPr>
          <w:lang w:val="en-US"/>
        </w:rPr>
      </w:pPr>
    </w:p>
    <w:p w14:paraId="0A646B7E" w14:textId="77777777" w:rsidR="003769A4" w:rsidRPr="003769A4" w:rsidRDefault="003769A4" w:rsidP="003769A4">
      <w:pPr>
        <w:spacing w:line="360" w:lineRule="auto"/>
        <w:jc w:val="both"/>
        <w:rPr>
          <w:lang w:val="en-US"/>
        </w:rPr>
      </w:pPr>
      <w:r w:rsidRPr="003769A4">
        <w:rPr>
          <w:lang w:val="en-US"/>
        </w:rPr>
        <w:t>def relu(x):</w:t>
      </w:r>
    </w:p>
    <w:p w14:paraId="497C70E1" w14:textId="77777777" w:rsidR="003769A4" w:rsidRPr="003769A4" w:rsidRDefault="003769A4" w:rsidP="003769A4">
      <w:pPr>
        <w:spacing w:line="360" w:lineRule="auto"/>
        <w:jc w:val="both"/>
        <w:rPr>
          <w:lang w:val="en-US"/>
        </w:rPr>
      </w:pPr>
      <w:r w:rsidRPr="003769A4">
        <w:rPr>
          <w:lang w:val="en-US"/>
        </w:rPr>
        <w:t xml:space="preserve">  return x * (x &gt; 0)</w:t>
      </w:r>
    </w:p>
    <w:p w14:paraId="460332BE" w14:textId="77777777" w:rsidR="003769A4" w:rsidRPr="003769A4" w:rsidRDefault="003769A4" w:rsidP="003769A4">
      <w:pPr>
        <w:spacing w:line="360" w:lineRule="auto"/>
        <w:jc w:val="both"/>
        <w:rPr>
          <w:lang w:val="en-US"/>
        </w:rPr>
      </w:pPr>
    </w:p>
    <w:p w14:paraId="03BE760C" w14:textId="77777777" w:rsidR="003769A4" w:rsidRPr="003769A4" w:rsidRDefault="003769A4" w:rsidP="003769A4">
      <w:pPr>
        <w:spacing w:line="360" w:lineRule="auto"/>
        <w:jc w:val="both"/>
        <w:rPr>
          <w:lang w:val="en-US"/>
        </w:rPr>
      </w:pPr>
    </w:p>
    <w:p w14:paraId="3CC367BA" w14:textId="77777777" w:rsidR="003769A4" w:rsidRPr="003769A4" w:rsidRDefault="003769A4" w:rsidP="003769A4">
      <w:pPr>
        <w:spacing w:line="360" w:lineRule="auto"/>
        <w:jc w:val="both"/>
        <w:rPr>
          <w:lang w:val="en-US"/>
        </w:rPr>
      </w:pPr>
      <w:r w:rsidRPr="003769A4">
        <w:rPr>
          <w:lang w:val="en-US"/>
        </w:rPr>
        <w:t>class ANN:</w:t>
      </w:r>
    </w:p>
    <w:p w14:paraId="2F6F1B58" w14:textId="77777777" w:rsidR="003769A4" w:rsidRPr="003769A4" w:rsidRDefault="003769A4" w:rsidP="003769A4">
      <w:pPr>
        <w:spacing w:line="360" w:lineRule="auto"/>
        <w:jc w:val="both"/>
        <w:rPr>
          <w:lang w:val="en-US"/>
        </w:rPr>
      </w:pPr>
      <w:r w:rsidRPr="003769A4">
        <w:rPr>
          <w:lang w:val="en-US"/>
        </w:rPr>
        <w:t xml:space="preserve">  def __init__(self, D, M, K, f=relu):</w:t>
      </w:r>
    </w:p>
    <w:p w14:paraId="5478D177" w14:textId="77777777" w:rsidR="003769A4" w:rsidRPr="003769A4" w:rsidRDefault="003769A4" w:rsidP="003769A4">
      <w:pPr>
        <w:spacing w:line="360" w:lineRule="auto"/>
        <w:jc w:val="both"/>
        <w:rPr>
          <w:lang w:val="en-US"/>
        </w:rPr>
      </w:pPr>
      <w:r w:rsidRPr="003769A4">
        <w:rPr>
          <w:lang w:val="en-US"/>
        </w:rPr>
        <w:t xml:space="preserve">    self.D = D</w:t>
      </w:r>
    </w:p>
    <w:p w14:paraId="3A089B8C" w14:textId="77777777" w:rsidR="003769A4" w:rsidRPr="003769A4" w:rsidRDefault="003769A4" w:rsidP="003769A4">
      <w:pPr>
        <w:spacing w:line="360" w:lineRule="auto"/>
        <w:jc w:val="both"/>
        <w:rPr>
          <w:lang w:val="en-US"/>
        </w:rPr>
      </w:pPr>
      <w:r w:rsidRPr="003769A4">
        <w:rPr>
          <w:lang w:val="en-US"/>
        </w:rPr>
        <w:t xml:space="preserve">    self.M = M</w:t>
      </w:r>
    </w:p>
    <w:p w14:paraId="7744111D" w14:textId="77777777" w:rsidR="003769A4" w:rsidRPr="003769A4" w:rsidRDefault="003769A4" w:rsidP="003769A4">
      <w:pPr>
        <w:spacing w:line="360" w:lineRule="auto"/>
        <w:jc w:val="both"/>
        <w:rPr>
          <w:lang w:val="en-US"/>
        </w:rPr>
      </w:pPr>
      <w:r w:rsidRPr="003769A4">
        <w:rPr>
          <w:lang w:val="en-US"/>
        </w:rPr>
        <w:t xml:space="preserve">    self.K = K</w:t>
      </w:r>
    </w:p>
    <w:p w14:paraId="09517BC7" w14:textId="77777777" w:rsidR="003769A4" w:rsidRPr="003769A4" w:rsidRDefault="003769A4" w:rsidP="003769A4">
      <w:pPr>
        <w:spacing w:line="360" w:lineRule="auto"/>
        <w:jc w:val="both"/>
        <w:rPr>
          <w:lang w:val="en-US"/>
        </w:rPr>
      </w:pPr>
      <w:r w:rsidRPr="003769A4">
        <w:rPr>
          <w:lang w:val="en-US"/>
        </w:rPr>
        <w:t xml:space="preserve">    self.f = f</w:t>
      </w:r>
    </w:p>
    <w:p w14:paraId="160626AF" w14:textId="77777777" w:rsidR="003769A4" w:rsidRPr="003769A4" w:rsidRDefault="003769A4" w:rsidP="003769A4">
      <w:pPr>
        <w:spacing w:line="360" w:lineRule="auto"/>
        <w:jc w:val="both"/>
        <w:rPr>
          <w:lang w:val="en-US"/>
        </w:rPr>
      </w:pPr>
    </w:p>
    <w:p w14:paraId="0506D38E" w14:textId="77777777" w:rsidR="003769A4" w:rsidRPr="003769A4" w:rsidRDefault="003769A4" w:rsidP="003769A4">
      <w:pPr>
        <w:spacing w:line="360" w:lineRule="auto"/>
        <w:jc w:val="both"/>
        <w:rPr>
          <w:lang w:val="en-US"/>
        </w:rPr>
      </w:pPr>
      <w:r w:rsidRPr="003769A4">
        <w:rPr>
          <w:lang w:val="en-US"/>
        </w:rPr>
        <w:t xml:space="preserve">  # initialize neural network's weights</w:t>
      </w:r>
    </w:p>
    <w:p w14:paraId="71EEA91A" w14:textId="77777777" w:rsidR="003769A4" w:rsidRPr="003769A4" w:rsidRDefault="003769A4" w:rsidP="003769A4">
      <w:pPr>
        <w:spacing w:line="360" w:lineRule="auto"/>
        <w:jc w:val="both"/>
        <w:rPr>
          <w:lang w:val="en-US"/>
        </w:rPr>
      </w:pPr>
      <w:r w:rsidRPr="003769A4">
        <w:rPr>
          <w:lang w:val="en-US"/>
        </w:rPr>
        <w:t xml:space="preserve">  def init(self):</w:t>
      </w:r>
    </w:p>
    <w:p w14:paraId="6BDA4553" w14:textId="77777777" w:rsidR="003769A4" w:rsidRPr="003769A4" w:rsidRDefault="003769A4" w:rsidP="003769A4">
      <w:pPr>
        <w:spacing w:line="360" w:lineRule="auto"/>
        <w:jc w:val="both"/>
        <w:rPr>
          <w:lang w:val="en-US"/>
        </w:rPr>
      </w:pPr>
      <w:r w:rsidRPr="003769A4">
        <w:rPr>
          <w:lang w:val="en-US"/>
        </w:rPr>
        <w:t xml:space="preserve">    D, M, K = self.D, self.M, self.K</w:t>
      </w:r>
    </w:p>
    <w:p w14:paraId="2FA27D29" w14:textId="77777777" w:rsidR="003769A4" w:rsidRPr="003769A4" w:rsidRDefault="003769A4" w:rsidP="003769A4">
      <w:pPr>
        <w:spacing w:line="360" w:lineRule="auto"/>
        <w:jc w:val="both"/>
        <w:rPr>
          <w:lang w:val="en-US"/>
        </w:rPr>
      </w:pPr>
      <w:r w:rsidRPr="003769A4">
        <w:rPr>
          <w:lang w:val="en-US"/>
        </w:rPr>
        <w:t xml:space="preserve">    self.W1 = np.random.randn(D, M) / np.sqrt(D)</w:t>
      </w:r>
    </w:p>
    <w:p w14:paraId="07A8590D" w14:textId="77777777" w:rsidR="003769A4" w:rsidRPr="003769A4" w:rsidRDefault="003769A4" w:rsidP="003769A4">
      <w:pPr>
        <w:spacing w:line="360" w:lineRule="auto"/>
        <w:jc w:val="both"/>
        <w:rPr>
          <w:lang w:val="en-US"/>
        </w:rPr>
      </w:pPr>
      <w:r w:rsidRPr="003769A4">
        <w:rPr>
          <w:lang w:val="en-US"/>
        </w:rPr>
        <w:t xml:space="preserve">    # self.W1 = np.zeros((D, M))</w:t>
      </w:r>
    </w:p>
    <w:p w14:paraId="606D0251" w14:textId="77777777" w:rsidR="003769A4" w:rsidRPr="003769A4" w:rsidRDefault="003769A4" w:rsidP="003769A4">
      <w:pPr>
        <w:spacing w:line="360" w:lineRule="auto"/>
        <w:jc w:val="both"/>
        <w:rPr>
          <w:lang w:val="en-US"/>
        </w:rPr>
      </w:pPr>
      <w:r w:rsidRPr="003769A4">
        <w:rPr>
          <w:lang w:val="en-US"/>
        </w:rPr>
        <w:lastRenderedPageBreak/>
        <w:t xml:space="preserve">    self.b1 = np.zeros(M)</w:t>
      </w:r>
    </w:p>
    <w:p w14:paraId="50FEB8EA" w14:textId="77777777" w:rsidR="003769A4" w:rsidRPr="003769A4" w:rsidRDefault="003769A4" w:rsidP="003769A4">
      <w:pPr>
        <w:spacing w:line="360" w:lineRule="auto"/>
        <w:jc w:val="both"/>
        <w:rPr>
          <w:lang w:val="en-US"/>
        </w:rPr>
      </w:pPr>
      <w:r w:rsidRPr="003769A4">
        <w:rPr>
          <w:lang w:val="en-US"/>
        </w:rPr>
        <w:t xml:space="preserve">    self.W2 = np.random.randn(M, K) / np.sqrt(M)</w:t>
      </w:r>
    </w:p>
    <w:p w14:paraId="5708BA87" w14:textId="77777777" w:rsidR="003769A4" w:rsidRPr="003769A4" w:rsidRDefault="003769A4" w:rsidP="003769A4">
      <w:pPr>
        <w:spacing w:line="360" w:lineRule="auto"/>
        <w:jc w:val="both"/>
        <w:rPr>
          <w:lang w:val="en-US"/>
        </w:rPr>
      </w:pPr>
      <w:r w:rsidRPr="003769A4">
        <w:rPr>
          <w:lang w:val="en-US"/>
        </w:rPr>
        <w:t xml:space="preserve">    # self.W2 = np.zeros((M, K))</w:t>
      </w:r>
    </w:p>
    <w:p w14:paraId="04E8BEDD" w14:textId="77777777" w:rsidR="003769A4" w:rsidRPr="003769A4" w:rsidRDefault="003769A4" w:rsidP="003769A4">
      <w:pPr>
        <w:spacing w:line="360" w:lineRule="auto"/>
        <w:jc w:val="both"/>
        <w:rPr>
          <w:lang w:val="en-US"/>
        </w:rPr>
      </w:pPr>
      <w:r w:rsidRPr="003769A4">
        <w:rPr>
          <w:lang w:val="en-US"/>
        </w:rPr>
        <w:t xml:space="preserve">    self.b2 = np.zeros(K)</w:t>
      </w:r>
    </w:p>
    <w:p w14:paraId="6FEED463" w14:textId="77777777" w:rsidR="003769A4" w:rsidRPr="003769A4" w:rsidRDefault="003769A4" w:rsidP="003769A4">
      <w:pPr>
        <w:spacing w:line="360" w:lineRule="auto"/>
        <w:jc w:val="both"/>
        <w:rPr>
          <w:lang w:val="en-US"/>
        </w:rPr>
      </w:pPr>
    </w:p>
    <w:p w14:paraId="3856CB55" w14:textId="77777777" w:rsidR="003769A4" w:rsidRPr="003769A4" w:rsidRDefault="003769A4" w:rsidP="003769A4">
      <w:pPr>
        <w:spacing w:line="360" w:lineRule="auto"/>
        <w:jc w:val="both"/>
        <w:rPr>
          <w:lang w:val="en-US"/>
        </w:rPr>
      </w:pPr>
      <w:r w:rsidRPr="003769A4">
        <w:rPr>
          <w:lang w:val="en-US"/>
        </w:rPr>
        <w:t xml:space="preserve">  # returns a list of probabilities</w:t>
      </w:r>
    </w:p>
    <w:p w14:paraId="74C34EF9" w14:textId="77777777" w:rsidR="003769A4" w:rsidRPr="003769A4" w:rsidRDefault="003769A4" w:rsidP="003769A4">
      <w:pPr>
        <w:spacing w:line="360" w:lineRule="auto"/>
        <w:jc w:val="both"/>
        <w:rPr>
          <w:lang w:val="en-US"/>
        </w:rPr>
      </w:pPr>
      <w:r w:rsidRPr="003769A4">
        <w:rPr>
          <w:lang w:val="en-US"/>
        </w:rPr>
        <w:t xml:space="preserve">  def forward(self, X):</w:t>
      </w:r>
    </w:p>
    <w:p w14:paraId="03B99129" w14:textId="77777777" w:rsidR="003769A4" w:rsidRPr="003769A4" w:rsidRDefault="003769A4" w:rsidP="003769A4">
      <w:pPr>
        <w:spacing w:line="360" w:lineRule="auto"/>
        <w:jc w:val="both"/>
        <w:rPr>
          <w:lang w:val="en-US"/>
        </w:rPr>
      </w:pPr>
      <w:r w:rsidRPr="003769A4">
        <w:rPr>
          <w:lang w:val="en-US"/>
        </w:rPr>
        <w:t xml:space="preserve">    Z = self.f(X.dot(self.W1) + self.b1)</w:t>
      </w:r>
    </w:p>
    <w:p w14:paraId="01027830" w14:textId="77777777" w:rsidR="003769A4" w:rsidRPr="003769A4" w:rsidRDefault="003769A4" w:rsidP="003769A4">
      <w:pPr>
        <w:spacing w:line="360" w:lineRule="auto"/>
        <w:jc w:val="both"/>
        <w:rPr>
          <w:lang w:val="en-US"/>
        </w:rPr>
      </w:pPr>
      <w:r w:rsidRPr="003769A4">
        <w:rPr>
          <w:lang w:val="en-US"/>
        </w:rPr>
        <w:t xml:space="preserve">    return softmax(Z.dot(self.W2) + self.b2)</w:t>
      </w:r>
    </w:p>
    <w:p w14:paraId="56C975F2" w14:textId="77777777" w:rsidR="003769A4" w:rsidRPr="003769A4" w:rsidRDefault="003769A4" w:rsidP="003769A4">
      <w:pPr>
        <w:spacing w:line="360" w:lineRule="auto"/>
        <w:jc w:val="both"/>
        <w:rPr>
          <w:lang w:val="en-US"/>
        </w:rPr>
      </w:pPr>
    </w:p>
    <w:p w14:paraId="09BE9AB6" w14:textId="107B72AC" w:rsidR="003769A4" w:rsidRPr="003769A4" w:rsidRDefault="003769A4" w:rsidP="003769A4">
      <w:pPr>
        <w:spacing w:line="360" w:lineRule="auto"/>
        <w:jc w:val="both"/>
        <w:rPr>
          <w:lang w:val="en-US"/>
        </w:rPr>
      </w:pPr>
      <w:r w:rsidRPr="003769A4">
        <w:rPr>
          <w:lang w:val="en-US"/>
        </w:rPr>
        <w:t xml:space="preserve">  def </w:t>
      </w:r>
      <w:r w:rsidR="009248B3">
        <w:rPr>
          <w:lang w:val="en-US"/>
        </w:rPr>
        <w:t>action_sample</w:t>
      </w:r>
      <w:r w:rsidRPr="003769A4">
        <w:rPr>
          <w:lang w:val="en-US"/>
        </w:rPr>
        <w:t>(self, x):</w:t>
      </w:r>
    </w:p>
    <w:p w14:paraId="7041F63B" w14:textId="77777777" w:rsidR="003769A4" w:rsidRPr="003769A4" w:rsidRDefault="003769A4" w:rsidP="003769A4">
      <w:pPr>
        <w:spacing w:line="360" w:lineRule="auto"/>
        <w:jc w:val="both"/>
        <w:rPr>
          <w:lang w:val="en-US"/>
        </w:rPr>
      </w:pPr>
      <w:r w:rsidRPr="003769A4">
        <w:rPr>
          <w:lang w:val="en-US"/>
        </w:rPr>
        <w:t xml:space="preserve">    # assume input is a single state of size (D,)</w:t>
      </w:r>
    </w:p>
    <w:p w14:paraId="2D902587" w14:textId="77777777" w:rsidR="003769A4" w:rsidRPr="003769A4" w:rsidRDefault="003769A4" w:rsidP="003769A4">
      <w:pPr>
        <w:spacing w:line="360" w:lineRule="auto"/>
        <w:jc w:val="both"/>
        <w:rPr>
          <w:lang w:val="en-US"/>
        </w:rPr>
      </w:pPr>
      <w:r w:rsidRPr="003769A4">
        <w:rPr>
          <w:lang w:val="en-US"/>
        </w:rPr>
        <w:t xml:space="preserve">    # first make it (N, D) to fit ML conventions</w:t>
      </w:r>
    </w:p>
    <w:p w14:paraId="0DFC7BB2" w14:textId="77777777" w:rsidR="003769A4" w:rsidRPr="003769A4" w:rsidRDefault="003769A4" w:rsidP="003769A4">
      <w:pPr>
        <w:spacing w:line="360" w:lineRule="auto"/>
        <w:jc w:val="both"/>
        <w:rPr>
          <w:lang w:val="en-US"/>
        </w:rPr>
      </w:pPr>
      <w:r w:rsidRPr="003769A4">
        <w:rPr>
          <w:lang w:val="en-US"/>
        </w:rPr>
        <w:t xml:space="preserve">    X = np.atleast_2d(x)</w:t>
      </w:r>
    </w:p>
    <w:p w14:paraId="2A22125D" w14:textId="77777777" w:rsidR="003769A4" w:rsidRPr="003769A4" w:rsidRDefault="003769A4" w:rsidP="003769A4">
      <w:pPr>
        <w:spacing w:line="360" w:lineRule="auto"/>
        <w:jc w:val="both"/>
        <w:rPr>
          <w:lang w:val="en-US"/>
        </w:rPr>
      </w:pPr>
      <w:r w:rsidRPr="003769A4">
        <w:rPr>
          <w:lang w:val="en-US"/>
        </w:rPr>
        <w:t xml:space="preserve">    P = self.forward(X)</w:t>
      </w:r>
    </w:p>
    <w:p w14:paraId="78274430" w14:textId="77777777" w:rsidR="003769A4" w:rsidRPr="003769A4" w:rsidRDefault="003769A4" w:rsidP="003769A4">
      <w:pPr>
        <w:spacing w:line="360" w:lineRule="auto"/>
        <w:jc w:val="both"/>
        <w:rPr>
          <w:lang w:val="en-US"/>
        </w:rPr>
      </w:pPr>
      <w:r w:rsidRPr="003769A4">
        <w:rPr>
          <w:lang w:val="en-US"/>
        </w:rPr>
        <w:t xml:space="preserve">    p = P[0]  # the first row</w:t>
      </w:r>
    </w:p>
    <w:p w14:paraId="156FCD71" w14:textId="77777777" w:rsidR="003769A4" w:rsidRPr="003769A4" w:rsidRDefault="003769A4" w:rsidP="003769A4">
      <w:pPr>
        <w:spacing w:line="360" w:lineRule="auto"/>
        <w:jc w:val="both"/>
        <w:rPr>
          <w:lang w:val="en-US"/>
        </w:rPr>
      </w:pPr>
      <w:r w:rsidRPr="003769A4">
        <w:rPr>
          <w:lang w:val="en-US"/>
        </w:rPr>
        <w:t xml:space="preserve">    # return np.random.choice(len(p), p=p)</w:t>
      </w:r>
    </w:p>
    <w:p w14:paraId="7D292005" w14:textId="77777777" w:rsidR="003769A4" w:rsidRPr="003769A4" w:rsidRDefault="003769A4" w:rsidP="003769A4">
      <w:pPr>
        <w:spacing w:line="360" w:lineRule="auto"/>
        <w:jc w:val="both"/>
        <w:rPr>
          <w:lang w:val="en-US"/>
        </w:rPr>
      </w:pPr>
      <w:r w:rsidRPr="003769A4">
        <w:rPr>
          <w:lang w:val="en-US"/>
        </w:rPr>
        <w:t xml:space="preserve">    return np.argmax(p)</w:t>
      </w:r>
    </w:p>
    <w:p w14:paraId="2DBE53F5" w14:textId="77777777" w:rsidR="003769A4" w:rsidRPr="003769A4" w:rsidRDefault="003769A4" w:rsidP="003769A4">
      <w:pPr>
        <w:spacing w:line="360" w:lineRule="auto"/>
        <w:jc w:val="both"/>
        <w:rPr>
          <w:lang w:val="en-US"/>
        </w:rPr>
      </w:pPr>
    </w:p>
    <w:p w14:paraId="79A7A675" w14:textId="77777777" w:rsidR="003769A4" w:rsidRPr="003769A4" w:rsidRDefault="003769A4" w:rsidP="003769A4">
      <w:pPr>
        <w:spacing w:line="360" w:lineRule="auto"/>
        <w:jc w:val="both"/>
        <w:rPr>
          <w:lang w:val="en-US"/>
        </w:rPr>
      </w:pPr>
      <w:r w:rsidRPr="003769A4">
        <w:rPr>
          <w:lang w:val="en-US"/>
        </w:rPr>
        <w:t xml:space="preserve">  def get_params(self):</w:t>
      </w:r>
    </w:p>
    <w:p w14:paraId="2FA9C925" w14:textId="77777777" w:rsidR="003769A4" w:rsidRPr="003769A4" w:rsidRDefault="003769A4" w:rsidP="003769A4">
      <w:pPr>
        <w:spacing w:line="360" w:lineRule="auto"/>
        <w:jc w:val="both"/>
        <w:rPr>
          <w:lang w:val="en-US"/>
        </w:rPr>
      </w:pPr>
      <w:r w:rsidRPr="003769A4">
        <w:rPr>
          <w:lang w:val="en-US"/>
        </w:rPr>
        <w:t xml:space="preserve">    # return all parameters of a neural network as a 1D array</w:t>
      </w:r>
    </w:p>
    <w:p w14:paraId="1F9666FC" w14:textId="77777777" w:rsidR="003769A4" w:rsidRPr="003769A4" w:rsidRDefault="003769A4" w:rsidP="003769A4">
      <w:pPr>
        <w:spacing w:line="360" w:lineRule="auto"/>
        <w:jc w:val="both"/>
        <w:rPr>
          <w:lang w:val="en-US"/>
        </w:rPr>
      </w:pPr>
      <w:r w:rsidRPr="003769A4">
        <w:rPr>
          <w:lang w:val="en-US"/>
        </w:rPr>
        <w:t xml:space="preserve">    return np.concatenate([self.W1.flatten(), self.b1, self.W2.flatten(), self.b2])</w:t>
      </w:r>
    </w:p>
    <w:p w14:paraId="67F9A384" w14:textId="77777777" w:rsidR="003769A4" w:rsidRPr="003769A4" w:rsidRDefault="003769A4" w:rsidP="003769A4">
      <w:pPr>
        <w:spacing w:line="360" w:lineRule="auto"/>
        <w:jc w:val="both"/>
        <w:rPr>
          <w:lang w:val="en-US"/>
        </w:rPr>
      </w:pPr>
    </w:p>
    <w:p w14:paraId="6F02F437" w14:textId="77777777" w:rsidR="003769A4" w:rsidRPr="003769A4" w:rsidRDefault="003769A4" w:rsidP="003769A4">
      <w:pPr>
        <w:spacing w:line="360" w:lineRule="auto"/>
        <w:jc w:val="both"/>
        <w:rPr>
          <w:lang w:val="en-US"/>
        </w:rPr>
      </w:pPr>
      <w:r w:rsidRPr="003769A4">
        <w:rPr>
          <w:lang w:val="en-US"/>
        </w:rPr>
        <w:t xml:space="preserve">  # returns a dictionary of all the neural network's weights</w:t>
      </w:r>
    </w:p>
    <w:p w14:paraId="5F5FC615" w14:textId="77777777" w:rsidR="003769A4" w:rsidRPr="003769A4" w:rsidRDefault="003769A4" w:rsidP="003769A4">
      <w:pPr>
        <w:spacing w:line="360" w:lineRule="auto"/>
        <w:jc w:val="both"/>
        <w:rPr>
          <w:lang w:val="en-US"/>
        </w:rPr>
      </w:pPr>
      <w:r w:rsidRPr="003769A4">
        <w:rPr>
          <w:lang w:val="en-US"/>
        </w:rPr>
        <w:t xml:space="preserve">  def get_params_dict(self):</w:t>
      </w:r>
    </w:p>
    <w:p w14:paraId="783F073D" w14:textId="77777777" w:rsidR="003769A4" w:rsidRPr="003769A4" w:rsidRDefault="003769A4" w:rsidP="003769A4">
      <w:pPr>
        <w:spacing w:line="360" w:lineRule="auto"/>
        <w:jc w:val="both"/>
        <w:rPr>
          <w:lang w:val="en-US"/>
        </w:rPr>
      </w:pPr>
      <w:r w:rsidRPr="003769A4">
        <w:rPr>
          <w:lang w:val="en-US"/>
        </w:rPr>
        <w:t xml:space="preserve">    return {</w:t>
      </w:r>
    </w:p>
    <w:p w14:paraId="2505B9C8" w14:textId="77777777" w:rsidR="003769A4" w:rsidRPr="003769A4" w:rsidRDefault="003769A4" w:rsidP="003769A4">
      <w:pPr>
        <w:spacing w:line="360" w:lineRule="auto"/>
        <w:jc w:val="both"/>
        <w:rPr>
          <w:lang w:val="en-US"/>
        </w:rPr>
      </w:pPr>
      <w:r w:rsidRPr="003769A4">
        <w:rPr>
          <w:lang w:val="en-US"/>
        </w:rPr>
        <w:t xml:space="preserve">        'W1': self.W1,</w:t>
      </w:r>
    </w:p>
    <w:p w14:paraId="67B4E2A1" w14:textId="77777777" w:rsidR="003769A4" w:rsidRPr="003769A4" w:rsidRDefault="003769A4" w:rsidP="003769A4">
      <w:pPr>
        <w:spacing w:line="360" w:lineRule="auto"/>
        <w:jc w:val="both"/>
        <w:rPr>
          <w:lang w:val="en-US"/>
        </w:rPr>
      </w:pPr>
      <w:r w:rsidRPr="003769A4">
        <w:rPr>
          <w:lang w:val="en-US"/>
        </w:rPr>
        <w:t xml:space="preserve">        'b1': self.b1,</w:t>
      </w:r>
    </w:p>
    <w:p w14:paraId="21672470" w14:textId="77777777" w:rsidR="003769A4" w:rsidRPr="003769A4" w:rsidRDefault="003769A4" w:rsidP="003769A4">
      <w:pPr>
        <w:spacing w:line="360" w:lineRule="auto"/>
        <w:jc w:val="both"/>
        <w:rPr>
          <w:lang w:val="en-US"/>
        </w:rPr>
      </w:pPr>
      <w:r w:rsidRPr="003769A4">
        <w:rPr>
          <w:lang w:val="en-US"/>
        </w:rPr>
        <w:t xml:space="preserve">        'W2': self.W2,</w:t>
      </w:r>
    </w:p>
    <w:p w14:paraId="0CEDB063" w14:textId="77777777" w:rsidR="003769A4" w:rsidRPr="003769A4" w:rsidRDefault="003769A4" w:rsidP="003769A4">
      <w:pPr>
        <w:spacing w:line="360" w:lineRule="auto"/>
        <w:jc w:val="both"/>
        <w:rPr>
          <w:lang w:val="en-US"/>
        </w:rPr>
      </w:pPr>
      <w:r w:rsidRPr="003769A4">
        <w:rPr>
          <w:lang w:val="en-US"/>
        </w:rPr>
        <w:t xml:space="preserve">        'b2': self.b2,</w:t>
      </w:r>
    </w:p>
    <w:p w14:paraId="15947553" w14:textId="77777777" w:rsidR="003769A4" w:rsidRPr="003769A4" w:rsidRDefault="003769A4" w:rsidP="003769A4">
      <w:pPr>
        <w:spacing w:line="360" w:lineRule="auto"/>
        <w:jc w:val="both"/>
        <w:rPr>
          <w:lang w:val="en-US"/>
        </w:rPr>
      </w:pPr>
      <w:r w:rsidRPr="003769A4">
        <w:rPr>
          <w:lang w:val="en-US"/>
        </w:rPr>
        <w:t xml:space="preserve">    }</w:t>
      </w:r>
    </w:p>
    <w:p w14:paraId="7B659CD5" w14:textId="77777777" w:rsidR="003769A4" w:rsidRPr="003769A4" w:rsidRDefault="003769A4" w:rsidP="003769A4">
      <w:pPr>
        <w:spacing w:line="360" w:lineRule="auto"/>
        <w:jc w:val="both"/>
        <w:rPr>
          <w:lang w:val="en-US"/>
        </w:rPr>
      </w:pPr>
    </w:p>
    <w:p w14:paraId="043E939D" w14:textId="77777777" w:rsidR="003769A4" w:rsidRPr="003769A4" w:rsidRDefault="003769A4" w:rsidP="003769A4">
      <w:pPr>
        <w:spacing w:line="360" w:lineRule="auto"/>
        <w:jc w:val="both"/>
        <w:rPr>
          <w:lang w:val="en-US"/>
        </w:rPr>
      </w:pPr>
      <w:r w:rsidRPr="003769A4">
        <w:rPr>
          <w:lang w:val="en-US"/>
        </w:rPr>
        <w:t xml:space="preserve">  def set_params(self, params):</w:t>
      </w:r>
    </w:p>
    <w:p w14:paraId="6FB1A7CD" w14:textId="77777777" w:rsidR="003769A4" w:rsidRPr="003769A4" w:rsidRDefault="003769A4" w:rsidP="003769A4">
      <w:pPr>
        <w:spacing w:line="360" w:lineRule="auto"/>
        <w:jc w:val="both"/>
        <w:rPr>
          <w:lang w:val="en-US"/>
        </w:rPr>
      </w:pPr>
      <w:r w:rsidRPr="003769A4">
        <w:rPr>
          <w:lang w:val="en-US"/>
        </w:rPr>
        <w:lastRenderedPageBreak/>
        <w:t xml:space="preserve">    # takes 1D array of parameters and shapes them back into neural network weights and then assigns</w:t>
      </w:r>
    </w:p>
    <w:p w14:paraId="0D7F6567" w14:textId="77777777" w:rsidR="003769A4" w:rsidRPr="003769A4" w:rsidRDefault="003769A4" w:rsidP="003769A4">
      <w:pPr>
        <w:spacing w:line="360" w:lineRule="auto"/>
        <w:jc w:val="both"/>
        <w:rPr>
          <w:lang w:val="en-US"/>
        </w:rPr>
      </w:pPr>
      <w:r w:rsidRPr="003769A4">
        <w:rPr>
          <w:lang w:val="en-US"/>
        </w:rPr>
        <w:t xml:space="preserve">    # them to the neural network</w:t>
      </w:r>
    </w:p>
    <w:p w14:paraId="6B61D2B1" w14:textId="77777777" w:rsidR="003769A4" w:rsidRPr="003769A4" w:rsidRDefault="003769A4" w:rsidP="003769A4">
      <w:pPr>
        <w:spacing w:line="360" w:lineRule="auto"/>
        <w:jc w:val="both"/>
        <w:rPr>
          <w:lang w:val="en-US"/>
        </w:rPr>
      </w:pPr>
      <w:r w:rsidRPr="003769A4">
        <w:rPr>
          <w:lang w:val="en-US"/>
        </w:rPr>
        <w:t xml:space="preserve">    D, M, K = self.D, self.M, self.K</w:t>
      </w:r>
    </w:p>
    <w:p w14:paraId="22DCCBEF" w14:textId="77777777" w:rsidR="003769A4" w:rsidRPr="003769A4" w:rsidRDefault="003769A4" w:rsidP="003769A4">
      <w:pPr>
        <w:spacing w:line="360" w:lineRule="auto"/>
        <w:jc w:val="both"/>
        <w:rPr>
          <w:lang w:val="en-US"/>
        </w:rPr>
      </w:pPr>
      <w:r w:rsidRPr="003769A4">
        <w:rPr>
          <w:lang w:val="en-US"/>
        </w:rPr>
        <w:t xml:space="preserve">    self.W1 = params[:D * M].reshape(D, M)</w:t>
      </w:r>
    </w:p>
    <w:p w14:paraId="0B885E94" w14:textId="77777777" w:rsidR="003769A4" w:rsidRPr="003769A4" w:rsidRDefault="003769A4" w:rsidP="003769A4">
      <w:pPr>
        <w:spacing w:line="360" w:lineRule="auto"/>
        <w:jc w:val="both"/>
        <w:rPr>
          <w:lang w:val="en-US"/>
        </w:rPr>
      </w:pPr>
      <w:r w:rsidRPr="003769A4">
        <w:rPr>
          <w:lang w:val="en-US"/>
        </w:rPr>
        <w:t xml:space="preserve">    self.b1 = params[D * M:D * M + M]</w:t>
      </w:r>
    </w:p>
    <w:p w14:paraId="09A10393" w14:textId="77777777" w:rsidR="003769A4" w:rsidRPr="003769A4" w:rsidRDefault="003769A4" w:rsidP="003769A4">
      <w:pPr>
        <w:spacing w:line="360" w:lineRule="auto"/>
        <w:jc w:val="both"/>
        <w:rPr>
          <w:lang w:val="en-US"/>
        </w:rPr>
      </w:pPr>
      <w:r w:rsidRPr="003769A4">
        <w:rPr>
          <w:lang w:val="en-US"/>
        </w:rPr>
        <w:t xml:space="preserve">    self.W2 = params[D * M + M:D * M + M + M * K].reshape(M, K)</w:t>
      </w:r>
    </w:p>
    <w:p w14:paraId="0112CD89" w14:textId="77777777" w:rsidR="003769A4" w:rsidRPr="003769A4" w:rsidRDefault="003769A4" w:rsidP="003769A4">
      <w:pPr>
        <w:spacing w:line="360" w:lineRule="auto"/>
        <w:jc w:val="both"/>
        <w:rPr>
          <w:lang w:val="en-US"/>
        </w:rPr>
      </w:pPr>
      <w:r w:rsidRPr="003769A4">
        <w:rPr>
          <w:lang w:val="en-US"/>
        </w:rPr>
        <w:t xml:space="preserve">    self.b2 = params[-K:]</w:t>
      </w:r>
    </w:p>
    <w:p w14:paraId="4963BDE9" w14:textId="77777777" w:rsidR="003769A4" w:rsidRPr="003769A4" w:rsidRDefault="003769A4" w:rsidP="003769A4">
      <w:pPr>
        <w:spacing w:line="360" w:lineRule="auto"/>
        <w:jc w:val="both"/>
        <w:rPr>
          <w:lang w:val="en-US"/>
        </w:rPr>
      </w:pPr>
    </w:p>
    <w:p w14:paraId="127975E1" w14:textId="77777777" w:rsidR="003769A4" w:rsidRPr="003769A4" w:rsidRDefault="003769A4" w:rsidP="003769A4">
      <w:pPr>
        <w:spacing w:line="360" w:lineRule="auto"/>
        <w:jc w:val="both"/>
        <w:rPr>
          <w:lang w:val="en-US"/>
        </w:rPr>
      </w:pPr>
    </w:p>
    <w:p w14:paraId="58ABFCB2" w14:textId="77777777" w:rsidR="003769A4" w:rsidRPr="003769A4" w:rsidRDefault="003769A4" w:rsidP="003769A4">
      <w:pPr>
        <w:spacing w:line="360" w:lineRule="auto"/>
        <w:jc w:val="both"/>
        <w:rPr>
          <w:lang w:val="en-US"/>
        </w:rPr>
      </w:pPr>
      <w:r w:rsidRPr="003769A4">
        <w:rPr>
          <w:lang w:val="en-US"/>
        </w:rPr>
        <w:t>def evolution_strategy(</w:t>
      </w:r>
    </w:p>
    <w:p w14:paraId="590A2F33" w14:textId="77777777" w:rsidR="003769A4" w:rsidRPr="003769A4" w:rsidRDefault="003769A4" w:rsidP="003769A4">
      <w:pPr>
        <w:spacing w:line="360" w:lineRule="auto"/>
        <w:jc w:val="both"/>
        <w:rPr>
          <w:lang w:val="en-US"/>
        </w:rPr>
      </w:pPr>
      <w:r w:rsidRPr="003769A4">
        <w:rPr>
          <w:lang w:val="en-US"/>
        </w:rPr>
        <w:t xml:space="preserve">        f,  # f = reward_function</w:t>
      </w:r>
    </w:p>
    <w:p w14:paraId="76C19F00" w14:textId="77777777" w:rsidR="003769A4" w:rsidRPr="003769A4" w:rsidRDefault="003769A4" w:rsidP="003769A4">
      <w:pPr>
        <w:spacing w:line="360" w:lineRule="auto"/>
        <w:jc w:val="both"/>
        <w:rPr>
          <w:lang w:val="en-US"/>
        </w:rPr>
      </w:pPr>
      <w:r w:rsidRPr="003769A4">
        <w:rPr>
          <w:lang w:val="en-US"/>
        </w:rPr>
        <w:t xml:space="preserve">        population_size,</w:t>
      </w:r>
    </w:p>
    <w:p w14:paraId="7CFDBD48" w14:textId="77777777" w:rsidR="003769A4" w:rsidRPr="003769A4" w:rsidRDefault="003769A4" w:rsidP="003769A4">
      <w:pPr>
        <w:spacing w:line="360" w:lineRule="auto"/>
        <w:jc w:val="both"/>
        <w:rPr>
          <w:lang w:val="en-US"/>
        </w:rPr>
      </w:pPr>
      <w:r w:rsidRPr="003769A4">
        <w:rPr>
          <w:lang w:val="en-US"/>
        </w:rPr>
        <w:t xml:space="preserve">        sigma,  # noise standard deviation that gets added to the parameter for each offspring</w:t>
      </w:r>
    </w:p>
    <w:p w14:paraId="2D535DC8" w14:textId="77777777" w:rsidR="003769A4" w:rsidRPr="003769A4" w:rsidRDefault="003769A4" w:rsidP="003769A4">
      <w:pPr>
        <w:spacing w:line="360" w:lineRule="auto"/>
        <w:jc w:val="both"/>
        <w:rPr>
          <w:lang w:val="en-US"/>
        </w:rPr>
      </w:pPr>
      <w:r w:rsidRPr="003769A4">
        <w:rPr>
          <w:lang w:val="en-US"/>
        </w:rPr>
        <w:t xml:space="preserve">        lr, # learning rate</w:t>
      </w:r>
    </w:p>
    <w:p w14:paraId="72418769" w14:textId="77777777" w:rsidR="003769A4" w:rsidRPr="003769A4" w:rsidRDefault="003769A4" w:rsidP="003769A4">
      <w:pPr>
        <w:spacing w:line="360" w:lineRule="auto"/>
        <w:jc w:val="both"/>
        <w:rPr>
          <w:lang w:val="en-US"/>
        </w:rPr>
      </w:pPr>
      <w:r w:rsidRPr="003769A4">
        <w:rPr>
          <w:lang w:val="en-US"/>
        </w:rPr>
        <w:t xml:space="preserve">        initial_params,</w:t>
      </w:r>
    </w:p>
    <w:p w14:paraId="56F4CB78" w14:textId="77777777" w:rsidR="003769A4" w:rsidRPr="003769A4" w:rsidRDefault="003769A4" w:rsidP="003769A4">
      <w:pPr>
        <w:spacing w:line="360" w:lineRule="auto"/>
        <w:jc w:val="both"/>
        <w:rPr>
          <w:lang w:val="en-US"/>
        </w:rPr>
      </w:pPr>
      <w:r w:rsidRPr="003769A4">
        <w:rPr>
          <w:lang w:val="en-US"/>
        </w:rPr>
        <w:t xml:space="preserve">        num_iters):</w:t>
      </w:r>
    </w:p>
    <w:p w14:paraId="082E8C0B" w14:textId="77777777" w:rsidR="003769A4" w:rsidRPr="003769A4" w:rsidRDefault="003769A4" w:rsidP="003769A4">
      <w:pPr>
        <w:spacing w:line="360" w:lineRule="auto"/>
        <w:jc w:val="both"/>
        <w:rPr>
          <w:lang w:val="en-US"/>
        </w:rPr>
      </w:pPr>
    </w:p>
    <w:p w14:paraId="7CBF467A" w14:textId="77777777" w:rsidR="003769A4" w:rsidRPr="003769A4" w:rsidRDefault="003769A4" w:rsidP="003769A4">
      <w:pPr>
        <w:spacing w:line="360" w:lineRule="auto"/>
        <w:jc w:val="both"/>
        <w:rPr>
          <w:lang w:val="en-US"/>
        </w:rPr>
      </w:pPr>
      <w:r w:rsidRPr="003769A4">
        <w:rPr>
          <w:lang w:val="en-US"/>
        </w:rPr>
        <w:t xml:space="preserve">  # assume initial params is a 1-D array</w:t>
      </w:r>
    </w:p>
    <w:p w14:paraId="50FFB745" w14:textId="77777777" w:rsidR="003769A4" w:rsidRPr="003769A4" w:rsidRDefault="003769A4" w:rsidP="003769A4">
      <w:pPr>
        <w:spacing w:line="360" w:lineRule="auto"/>
        <w:jc w:val="both"/>
        <w:rPr>
          <w:lang w:val="en-US"/>
        </w:rPr>
      </w:pPr>
      <w:r w:rsidRPr="003769A4">
        <w:rPr>
          <w:lang w:val="en-US"/>
        </w:rPr>
        <w:t xml:space="preserve">  num_params = len(initial_params)</w:t>
      </w:r>
    </w:p>
    <w:p w14:paraId="7D26C321" w14:textId="77777777" w:rsidR="003769A4" w:rsidRPr="003769A4" w:rsidRDefault="003769A4" w:rsidP="003769A4">
      <w:pPr>
        <w:spacing w:line="360" w:lineRule="auto"/>
        <w:jc w:val="both"/>
        <w:rPr>
          <w:lang w:val="en-US"/>
        </w:rPr>
      </w:pPr>
      <w:r w:rsidRPr="003769A4">
        <w:rPr>
          <w:lang w:val="en-US"/>
        </w:rPr>
        <w:t xml:space="preserve">  reward_per_iteration = np.zeros(num_iters)</w:t>
      </w:r>
    </w:p>
    <w:p w14:paraId="5318CCDC" w14:textId="77777777" w:rsidR="003769A4" w:rsidRPr="003769A4" w:rsidRDefault="003769A4" w:rsidP="003769A4">
      <w:pPr>
        <w:spacing w:line="360" w:lineRule="auto"/>
        <w:jc w:val="both"/>
        <w:rPr>
          <w:lang w:val="en-US"/>
        </w:rPr>
      </w:pPr>
    </w:p>
    <w:p w14:paraId="79780822" w14:textId="77777777" w:rsidR="003769A4" w:rsidRPr="003769A4" w:rsidRDefault="003769A4" w:rsidP="003769A4">
      <w:pPr>
        <w:spacing w:line="360" w:lineRule="auto"/>
        <w:jc w:val="both"/>
        <w:rPr>
          <w:lang w:val="en-US"/>
        </w:rPr>
      </w:pPr>
      <w:r w:rsidRPr="003769A4">
        <w:rPr>
          <w:lang w:val="en-US"/>
        </w:rPr>
        <w:t xml:space="preserve">  full_time = datetime.now()</w:t>
      </w:r>
    </w:p>
    <w:p w14:paraId="0CDCF5FE" w14:textId="77777777" w:rsidR="003769A4" w:rsidRPr="003769A4" w:rsidRDefault="003769A4" w:rsidP="003769A4">
      <w:pPr>
        <w:spacing w:line="360" w:lineRule="auto"/>
        <w:jc w:val="both"/>
        <w:rPr>
          <w:lang w:val="en-US"/>
        </w:rPr>
      </w:pPr>
      <w:r w:rsidRPr="003769A4">
        <w:rPr>
          <w:lang w:val="en-US"/>
        </w:rPr>
        <w:t xml:space="preserve">  params = initial_params</w:t>
      </w:r>
    </w:p>
    <w:p w14:paraId="13D5CBA5" w14:textId="77777777" w:rsidR="003769A4" w:rsidRPr="003769A4" w:rsidRDefault="003769A4" w:rsidP="003769A4">
      <w:pPr>
        <w:spacing w:line="360" w:lineRule="auto"/>
        <w:jc w:val="both"/>
        <w:rPr>
          <w:lang w:val="en-US"/>
        </w:rPr>
      </w:pPr>
      <w:r w:rsidRPr="003769A4">
        <w:rPr>
          <w:lang w:val="en-US"/>
        </w:rPr>
        <w:t xml:space="preserve">  for t in range(num_iters):</w:t>
      </w:r>
    </w:p>
    <w:p w14:paraId="0BF23F87" w14:textId="77777777" w:rsidR="003769A4" w:rsidRPr="003769A4" w:rsidRDefault="003769A4" w:rsidP="003769A4">
      <w:pPr>
        <w:spacing w:line="360" w:lineRule="auto"/>
        <w:jc w:val="both"/>
        <w:rPr>
          <w:lang w:val="en-US"/>
        </w:rPr>
      </w:pPr>
      <w:r w:rsidRPr="003769A4">
        <w:rPr>
          <w:lang w:val="en-US"/>
        </w:rPr>
        <w:t xml:space="preserve">    t0 = datetime.now()</w:t>
      </w:r>
    </w:p>
    <w:p w14:paraId="677BD590" w14:textId="77777777" w:rsidR="003769A4" w:rsidRPr="003769A4" w:rsidRDefault="003769A4" w:rsidP="003769A4">
      <w:pPr>
        <w:spacing w:line="360" w:lineRule="auto"/>
        <w:jc w:val="both"/>
        <w:rPr>
          <w:lang w:val="en-US"/>
        </w:rPr>
      </w:pPr>
      <w:r w:rsidRPr="003769A4">
        <w:rPr>
          <w:lang w:val="en-US"/>
        </w:rPr>
        <w:t xml:space="preserve">    N = np.random.randn(population_size, num_params)  # generates the noise</w:t>
      </w:r>
    </w:p>
    <w:p w14:paraId="14BCE602" w14:textId="77777777" w:rsidR="003769A4" w:rsidRPr="003769A4" w:rsidRDefault="003769A4" w:rsidP="003769A4">
      <w:pPr>
        <w:spacing w:line="360" w:lineRule="auto"/>
        <w:jc w:val="both"/>
        <w:rPr>
          <w:lang w:val="en-US"/>
        </w:rPr>
      </w:pPr>
    </w:p>
    <w:p w14:paraId="2DD09566" w14:textId="77777777" w:rsidR="003769A4" w:rsidRPr="003769A4" w:rsidRDefault="003769A4" w:rsidP="003769A4">
      <w:pPr>
        <w:spacing w:line="360" w:lineRule="auto"/>
        <w:jc w:val="both"/>
        <w:rPr>
          <w:lang w:val="en-US"/>
        </w:rPr>
      </w:pPr>
      <w:r w:rsidRPr="003769A4">
        <w:rPr>
          <w:lang w:val="en-US"/>
        </w:rPr>
        <w:t xml:space="preserve">    R = np.zeros(population_size)  # stores the reward</w:t>
      </w:r>
    </w:p>
    <w:p w14:paraId="36002626" w14:textId="77777777" w:rsidR="003769A4" w:rsidRPr="003769A4" w:rsidRDefault="003769A4" w:rsidP="003769A4">
      <w:pPr>
        <w:spacing w:line="360" w:lineRule="auto"/>
        <w:jc w:val="both"/>
        <w:rPr>
          <w:lang w:val="en-US"/>
        </w:rPr>
      </w:pPr>
    </w:p>
    <w:p w14:paraId="3EC44D35" w14:textId="77777777" w:rsidR="003769A4" w:rsidRPr="003769A4" w:rsidRDefault="003769A4" w:rsidP="003769A4">
      <w:pPr>
        <w:spacing w:line="360" w:lineRule="auto"/>
        <w:jc w:val="both"/>
        <w:rPr>
          <w:lang w:val="en-US"/>
        </w:rPr>
      </w:pPr>
      <w:r w:rsidRPr="003769A4">
        <w:rPr>
          <w:lang w:val="en-US"/>
        </w:rPr>
        <w:t xml:space="preserve">    # loop through each "offspring"</w:t>
      </w:r>
    </w:p>
    <w:p w14:paraId="0BD2B616" w14:textId="77777777" w:rsidR="003769A4" w:rsidRPr="003769A4" w:rsidRDefault="003769A4" w:rsidP="003769A4">
      <w:pPr>
        <w:spacing w:line="360" w:lineRule="auto"/>
        <w:jc w:val="both"/>
        <w:rPr>
          <w:lang w:val="en-US"/>
        </w:rPr>
      </w:pPr>
      <w:r w:rsidRPr="003769A4">
        <w:rPr>
          <w:lang w:val="en-US"/>
        </w:rPr>
        <w:t xml:space="preserve">    for j in range(population_size):</w:t>
      </w:r>
    </w:p>
    <w:p w14:paraId="2DA01693" w14:textId="77777777" w:rsidR="003769A4" w:rsidRPr="003769A4" w:rsidRDefault="003769A4" w:rsidP="003769A4">
      <w:pPr>
        <w:spacing w:line="360" w:lineRule="auto"/>
        <w:jc w:val="both"/>
        <w:rPr>
          <w:lang w:val="en-US"/>
        </w:rPr>
      </w:pPr>
      <w:r w:rsidRPr="003769A4">
        <w:rPr>
          <w:lang w:val="en-US"/>
        </w:rPr>
        <w:t xml:space="preserve">      params_try = params + sigma * N[j]  # N[j] = noise for this offspring</w:t>
      </w:r>
    </w:p>
    <w:p w14:paraId="718EE229" w14:textId="77777777" w:rsidR="003769A4" w:rsidRPr="003769A4" w:rsidRDefault="003769A4" w:rsidP="003769A4">
      <w:pPr>
        <w:spacing w:line="360" w:lineRule="auto"/>
        <w:jc w:val="both"/>
        <w:rPr>
          <w:lang w:val="en-US"/>
        </w:rPr>
      </w:pPr>
      <w:r w:rsidRPr="003769A4">
        <w:rPr>
          <w:lang w:val="en-US"/>
        </w:rPr>
        <w:t xml:space="preserve">      R[j] = f(params_try)</w:t>
      </w:r>
    </w:p>
    <w:p w14:paraId="11873A28" w14:textId="77777777" w:rsidR="003769A4" w:rsidRPr="003769A4" w:rsidRDefault="003769A4" w:rsidP="003769A4">
      <w:pPr>
        <w:spacing w:line="360" w:lineRule="auto"/>
        <w:jc w:val="both"/>
        <w:rPr>
          <w:lang w:val="en-US"/>
        </w:rPr>
      </w:pPr>
    </w:p>
    <w:p w14:paraId="0BCEBC5E" w14:textId="77777777" w:rsidR="003769A4" w:rsidRPr="003769A4" w:rsidRDefault="003769A4" w:rsidP="003769A4">
      <w:pPr>
        <w:spacing w:line="360" w:lineRule="auto"/>
        <w:jc w:val="both"/>
        <w:rPr>
          <w:lang w:val="en-US"/>
        </w:rPr>
      </w:pPr>
      <w:r w:rsidRPr="003769A4">
        <w:rPr>
          <w:lang w:val="en-US"/>
        </w:rPr>
        <w:t xml:space="preserve">    m = R.mean()</w:t>
      </w:r>
    </w:p>
    <w:p w14:paraId="151D1F98" w14:textId="77777777" w:rsidR="003769A4" w:rsidRPr="003769A4" w:rsidRDefault="003769A4" w:rsidP="003769A4">
      <w:pPr>
        <w:spacing w:line="360" w:lineRule="auto"/>
        <w:jc w:val="both"/>
        <w:rPr>
          <w:lang w:val="en-US"/>
        </w:rPr>
      </w:pPr>
      <w:r w:rsidRPr="003769A4">
        <w:rPr>
          <w:lang w:val="en-US"/>
        </w:rPr>
        <w:t xml:space="preserve">    s = R.std()</w:t>
      </w:r>
    </w:p>
    <w:p w14:paraId="1951BB99" w14:textId="77777777" w:rsidR="003769A4" w:rsidRPr="003769A4" w:rsidRDefault="003769A4" w:rsidP="003769A4">
      <w:pPr>
        <w:spacing w:line="360" w:lineRule="auto"/>
        <w:jc w:val="both"/>
        <w:rPr>
          <w:lang w:val="en-US"/>
        </w:rPr>
      </w:pPr>
      <w:r w:rsidRPr="003769A4">
        <w:rPr>
          <w:lang w:val="en-US"/>
        </w:rPr>
        <w:t xml:space="preserve">    if s == 0:</w:t>
      </w:r>
    </w:p>
    <w:p w14:paraId="6F96AAF4" w14:textId="77777777" w:rsidR="003769A4" w:rsidRPr="003769A4" w:rsidRDefault="003769A4" w:rsidP="003769A4">
      <w:pPr>
        <w:spacing w:line="360" w:lineRule="auto"/>
        <w:jc w:val="both"/>
        <w:rPr>
          <w:lang w:val="en-US"/>
        </w:rPr>
      </w:pPr>
      <w:r w:rsidRPr="003769A4">
        <w:rPr>
          <w:lang w:val="en-US"/>
        </w:rPr>
        <w:t xml:space="preserve">      # we can't apply the following equation</w:t>
      </w:r>
    </w:p>
    <w:p w14:paraId="022952B2" w14:textId="77777777" w:rsidR="003769A4" w:rsidRPr="003769A4" w:rsidRDefault="003769A4" w:rsidP="003769A4">
      <w:pPr>
        <w:spacing w:line="360" w:lineRule="auto"/>
        <w:jc w:val="both"/>
        <w:rPr>
          <w:lang w:val="en-US"/>
        </w:rPr>
      </w:pPr>
      <w:r w:rsidRPr="003769A4">
        <w:rPr>
          <w:lang w:val="en-US"/>
        </w:rPr>
        <w:t xml:space="preserve">      print("Skipping")</w:t>
      </w:r>
    </w:p>
    <w:p w14:paraId="06563A7A" w14:textId="77777777" w:rsidR="003769A4" w:rsidRPr="003769A4" w:rsidRDefault="003769A4" w:rsidP="003769A4">
      <w:pPr>
        <w:spacing w:line="360" w:lineRule="auto"/>
        <w:jc w:val="both"/>
        <w:rPr>
          <w:lang w:val="en-US"/>
        </w:rPr>
      </w:pPr>
      <w:r w:rsidRPr="003769A4">
        <w:rPr>
          <w:lang w:val="en-US"/>
        </w:rPr>
        <w:t xml:space="preserve">      continue</w:t>
      </w:r>
    </w:p>
    <w:p w14:paraId="350E1C8F" w14:textId="77777777" w:rsidR="003769A4" w:rsidRPr="003769A4" w:rsidRDefault="003769A4" w:rsidP="003769A4">
      <w:pPr>
        <w:spacing w:line="360" w:lineRule="auto"/>
        <w:jc w:val="both"/>
        <w:rPr>
          <w:lang w:val="en-US"/>
        </w:rPr>
      </w:pPr>
    </w:p>
    <w:p w14:paraId="796A7A4B" w14:textId="77777777" w:rsidR="003769A4" w:rsidRPr="003769A4" w:rsidRDefault="003769A4" w:rsidP="003769A4">
      <w:pPr>
        <w:spacing w:line="360" w:lineRule="auto"/>
        <w:jc w:val="both"/>
        <w:rPr>
          <w:lang w:val="en-US"/>
        </w:rPr>
      </w:pPr>
      <w:r w:rsidRPr="003769A4">
        <w:rPr>
          <w:lang w:val="en-US"/>
        </w:rPr>
        <w:t xml:space="preserve">    A = (R - m) / s  # standardizing reward</w:t>
      </w:r>
    </w:p>
    <w:p w14:paraId="04E296D5" w14:textId="77777777" w:rsidR="003769A4" w:rsidRPr="003769A4" w:rsidRDefault="003769A4" w:rsidP="003769A4">
      <w:pPr>
        <w:spacing w:line="360" w:lineRule="auto"/>
        <w:jc w:val="both"/>
        <w:rPr>
          <w:lang w:val="en-US"/>
        </w:rPr>
      </w:pPr>
      <w:r w:rsidRPr="003769A4">
        <w:rPr>
          <w:lang w:val="en-US"/>
        </w:rPr>
        <w:t xml:space="preserve">    reward_per_iteration[t] = m</w:t>
      </w:r>
    </w:p>
    <w:p w14:paraId="03C123C1" w14:textId="77777777" w:rsidR="003769A4" w:rsidRPr="003769A4" w:rsidRDefault="003769A4" w:rsidP="003769A4">
      <w:pPr>
        <w:spacing w:line="360" w:lineRule="auto"/>
        <w:jc w:val="both"/>
        <w:rPr>
          <w:lang w:val="en-US"/>
        </w:rPr>
      </w:pPr>
      <w:r w:rsidRPr="003769A4">
        <w:rPr>
          <w:lang w:val="en-US"/>
        </w:rPr>
        <w:t xml:space="preserve">    params = params + lr / (population_size * sigma) * np.dot(N.T, A)</w:t>
      </w:r>
    </w:p>
    <w:p w14:paraId="23854356" w14:textId="77777777" w:rsidR="003769A4" w:rsidRPr="003769A4" w:rsidRDefault="003769A4" w:rsidP="003769A4">
      <w:pPr>
        <w:spacing w:line="360" w:lineRule="auto"/>
        <w:jc w:val="both"/>
        <w:rPr>
          <w:lang w:val="en-US"/>
        </w:rPr>
      </w:pPr>
    </w:p>
    <w:p w14:paraId="4A74F1C4" w14:textId="77777777" w:rsidR="003769A4" w:rsidRPr="003769A4" w:rsidRDefault="003769A4" w:rsidP="003769A4">
      <w:pPr>
        <w:spacing w:line="360" w:lineRule="auto"/>
        <w:jc w:val="both"/>
        <w:rPr>
          <w:lang w:val="en-US"/>
        </w:rPr>
      </w:pPr>
      <w:r w:rsidRPr="003769A4">
        <w:rPr>
          <w:lang w:val="en-US"/>
        </w:rPr>
        <w:t xml:space="preserve">    # update the learning rate</w:t>
      </w:r>
    </w:p>
    <w:p w14:paraId="036BB689" w14:textId="77777777" w:rsidR="003769A4" w:rsidRPr="003769A4" w:rsidRDefault="003769A4" w:rsidP="003769A4">
      <w:pPr>
        <w:spacing w:line="360" w:lineRule="auto"/>
        <w:jc w:val="both"/>
        <w:rPr>
          <w:lang w:val="en-US"/>
        </w:rPr>
      </w:pPr>
      <w:r w:rsidRPr="003769A4">
        <w:rPr>
          <w:lang w:val="en-US"/>
        </w:rPr>
        <w:t xml:space="preserve">    lr *= 0.992354</w:t>
      </w:r>
    </w:p>
    <w:p w14:paraId="56466070" w14:textId="77777777" w:rsidR="003769A4" w:rsidRPr="003769A4" w:rsidRDefault="003769A4" w:rsidP="003769A4">
      <w:pPr>
        <w:spacing w:line="360" w:lineRule="auto"/>
        <w:jc w:val="both"/>
        <w:rPr>
          <w:lang w:val="en-US"/>
        </w:rPr>
      </w:pPr>
      <w:r w:rsidRPr="003769A4">
        <w:rPr>
          <w:lang w:val="en-US"/>
        </w:rPr>
        <w:t xml:space="preserve">    # sigma *= 0.99</w:t>
      </w:r>
    </w:p>
    <w:p w14:paraId="64EE8B24" w14:textId="77777777" w:rsidR="003769A4" w:rsidRPr="003769A4" w:rsidRDefault="003769A4" w:rsidP="003769A4">
      <w:pPr>
        <w:spacing w:line="360" w:lineRule="auto"/>
        <w:jc w:val="both"/>
        <w:rPr>
          <w:lang w:val="en-US"/>
        </w:rPr>
      </w:pPr>
    </w:p>
    <w:p w14:paraId="2E5CD7D8" w14:textId="77777777" w:rsidR="003769A4" w:rsidRPr="003769A4" w:rsidRDefault="003769A4" w:rsidP="003769A4">
      <w:pPr>
        <w:spacing w:line="360" w:lineRule="auto"/>
        <w:jc w:val="both"/>
        <w:rPr>
          <w:lang w:val="en-US"/>
        </w:rPr>
      </w:pPr>
      <w:r w:rsidRPr="003769A4">
        <w:rPr>
          <w:lang w:val="en-US"/>
        </w:rPr>
        <w:t xml:space="preserve">    print("Iter:", t, "Avg Reward: %.3f" % m, "Max:",</w:t>
      </w:r>
    </w:p>
    <w:p w14:paraId="3AD1454C" w14:textId="77777777" w:rsidR="003769A4" w:rsidRPr="003769A4" w:rsidRDefault="003769A4" w:rsidP="003769A4">
      <w:pPr>
        <w:spacing w:line="360" w:lineRule="auto"/>
        <w:jc w:val="both"/>
        <w:rPr>
          <w:lang w:val="en-US"/>
        </w:rPr>
      </w:pPr>
      <w:r w:rsidRPr="003769A4">
        <w:rPr>
          <w:lang w:val="en-US"/>
        </w:rPr>
        <w:t xml:space="preserve">          R.max(), "Duration:", (datetime.now() - t0))</w:t>
      </w:r>
    </w:p>
    <w:p w14:paraId="095C478F" w14:textId="77777777" w:rsidR="003769A4" w:rsidRPr="003769A4" w:rsidRDefault="003769A4" w:rsidP="003769A4">
      <w:pPr>
        <w:spacing w:line="360" w:lineRule="auto"/>
        <w:jc w:val="both"/>
        <w:rPr>
          <w:lang w:val="en-US"/>
        </w:rPr>
      </w:pPr>
    </w:p>
    <w:p w14:paraId="3431EF59" w14:textId="77777777" w:rsidR="003769A4" w:rsidRPr="003769A4" w:rsidRDefault="003769A4" w:rsidP="003769A4">
      <w:pPr>
        <w:spacing w:line="360" w:lineRule="auto"/>
        <w:jc w:val="both"/>
        <w:rPr>
          <w:lang w:val="en-US"/>
        </w:rPr>
      </w:pPr>
      <w:r w:rsidRPr="003769A4">
        <w:rPr>
          <w:lang w:val="en-US"/>
        </w:rPr>
        <w:t xml:space="preserve">  print("Full time training: ", (datetime.now() - full_time))</w:t>
      </w:r>
    </w:p>
    <w:p w14:paraId="7AB7FE39" w14:textId="77777777" w:rsidR="003769A4" w:rsidRPr="003769A4" w:rsidRDefault="003769A4" w:rsidP="003769A4">
      <w:pPr>
        <w:spacing w:line="360" w:lineRule="auto"/>
        <w:jc w:val="both"/>
        <w:rPr>
          <w:lang w:val="en-US"/>
        </w:rPr>
      </w:pPr>
    </w:p>
    <w:p w14:paraId="7FA0C930" w14:textId="77777777" w:rsidR="003769A4" w:rsidRPr="003769A4" w:rsidRDefault="003769A4" w:rsidP="003769A4">
      <w:pPr>
        <w:spacing w:line="360" w:lineRule="auto"/>
        <w:jc w:val="both"/>
        <w:rPr>
          <w:lang w:val="en-US"/>
        </w:rPr>
      </w:pPr>
      <w:r w:rsidRPr="003769A4">
        <w:rPr>
          <w:lang w:val="en-US"/>
        </w:rPr>
        <w:t xml:space="preserve">  return params, reward_per_iteration</w:t>
      </w:r>
    </w:p>
    <w:p w14:paraId="565339A3" w14:textId="77777777" w:rsidR="003769A4" w:rsidRPr="003769A4" w:rsidRDefault="003769A4" w:rsidP="003769A4">
      <w:pPr>
        <w:spacing w:line="360" w:lineRule="auto"/>
        <w:jc w:val="both"/>
        <w:rPr>
          <w:lang w:val="en-US"/>
        </w:rPr>
      </w:pPr>
    </w:p>
    <w:p w14:paraId="51D6FE27" w14:textId="77777777" w:rsidR="003769A4" w:rsidRPr="003769A4" w:rsidRDefault="003769A4" w:rsidP="003769A4">
      <w:pPr>
        <w:spacing w:line="360" w:lineRule="auto"/>
        <w:jc w:val="both"/>
        <w:rPr>
          <w:lang w:val="en-US"/>
        </w:rPr>
      </w:pPr>
    </w:p>
    <w:p w14:paraId="3FE0F323" w14:textId="77777777" w:rsidR="003769A4" w:rsidRPr="003769A4" w:rsidRDefault="003769A4" w:rsidP="003769A4">
      <w:pPr>
        <w:spacing w:line="360" w:lineRule="auto"/>
        <w:jc w:val="both"/>
        <w:rPr>
          <w:lang w:val="en-US"/>
        </w:rPr>
      </w:pPr>
      <w:r w:rsidRPr="003769A4">
        <w:rPr>
          <w:lang w:val="en-US"/>
        </w:rPr>
        <w:t># using a neural network policy to play episode of the game and return the reward</w:t>
      </w:r>
    </w:p>
    <w:p w14:paraId="33DC5ECE" w14:textId="77777777" w:rsidR="003769A4" w:rsidRPr="003769A4" w:rsidRDefault="003769A4" w:rsidP="003769A4">
      <w:pPr>
        <w:spacing w:line="360" w:lineRule="auto"/>
        <w:jc w:val="both"/>
        <w:rPr>
          <w:lang w:val="en-US"/>
        </w:rPr>
      </w:pPr>
      <w:r w:rsidRPr="003769A4">
        <w:rPr>
          <w:lang w:val="en-US"/>
        </w:rPr>
        <w:t>def reward_function(params):</w:t>
      </w:r>
    </w:p>
    <w:p w14:paraId="282DDD8E" w14:textId="77777777" w:rsidR="003769A4" w:rsidRPr="003769A4" w:rsidRDefault="003769A4" w:rsidP="003769A4">
      <w:pPr>
        <w:spacing w:line="360" w:lineRule="auto"/>
        <w:jc w:val="both"/>
        <w:rPr>
          <w:lang w:val="en-US"/>
        </w:rPr>
      </w:pPr>
      <w:r w:rsidRPr="003769A4">
        <w:rPr>
          <w:lang w:val="en-US"/>
        </w:rPr>
        <w:t xml:space="preserve">  model = ANN(D, M, K)</w:t>
      </w:r>
    </w:p>
    <w:p w14:paraId="02994677" w14:textId="77777777" w:rsidR="003769A4" w:rsidRPr="003769A4" w:rsidRDefault="003769A4" w:rsidP="003769A4">
      <w:pPr>
        <w:spacing w:line="360" w:lineRule="auto"/>
        <w:jc w:val="both"/>
        <w:rPr>
          <w:lang w:val="en-US"/>
        </w:rPr>
      </w:pPr>
      <w:r w:rsidRPr="003769A4">
        <w:rPr>
          <w:lang w:val="en-US"/>
        </w:rPr>
        <w:t xml:space="preserve">  model.set_params(params)</w:t>
      </w:r>
    </w:p>
    <w:p w14:paraId="4D30E758" w14:textId="77777777" w:rsidR="003769A4" w:rsidRPr="003769A4" w:rsidRDefault="003769A4" w:rsidP="003769A4">
      <w:pPr>
        <w:spacing w:line="360" w:lineRule="auto"/>
        <w:jc w:val="both"/>
        <w:rPr>
          <w:lang w:val="en-US"/>
        </w:rPr>
      </w:pPr>
    </w:p>
    <w:p w14:paraId="682809F0" w14:textId="77777777" w:rsidR="003769A4" w:rsidRPr="003769A4" w:rsidRDefault="003769A4" w:rsidP="003769A4">
      <w:pPr>
        <w:spacing w:line="360" w:lineRule="auto"/>
        <w:jc w:val="both"/>
        <w:rPr>
          <w:lang w:val="en-US"/>
        </w:rPr>
      </w:pPr>
      <w:r w:rsidRPr="003769A4">
        <w:rPr>
          <w:lang w:val="en-US"/>
        </w:rPr>
        <w:t xml:space="preserve">  # play one episode and return the total reward</w:t>
      </w:r>
    </w:p>
    <w:p w14:paraId="63122D67" w14:textId="77777777" w:rsidR="003769A4" w:rsidRPr="003769A4" w:rsidRDefault="003769A4" w:rsidP="003769A4">
      <w:pPr>
        <w:spacing w:line="360" w:lineRule="auto"/>
        <w:jc w:val="both"/>
        <w:rPr>
          <w:lang w:val="en-US"/>
        </w:rPr>
      </w:pPr>
      <w:r w:rsidRPr="003769A4">
        <w:rPr>
          <w:lang w:val="en-US"/>
        </w:rPr>
        <w:t xml:space="preserve">  episode_reward = 0</w:t>
      </w:r>
    </w:p>
    <w:p w14:paraId="4B64B3DD" w14:textId="77777777" w:rsidR="003769A4" w:rsidRPr="003769A4" w:rsidRDefault="003769A4" w:rsidP="003769A4">
      <w:pPr>
        <w:spacing w:line="360" w:lineRule="auto"/>
        <w:jc w:val="both"/>
        <w:rPr>
          <w:lang w:val="en-US"/>
        </w:rPr>
      </w:pPr>
      <w:r w:rsidRPr="003769A4">
        <w:rPr>
          <w:lang w:val="en-US"/>
        </w:rPr>
        <w:t xml:space="preserve">  episode_length = 0</w:t>
      </w:r>
    </w:p>
    <w:p w14:paraId="71551141" w14:textId="77777777" w:rsidR="003769A4" w:rsidRPr="003769A4" w:rsidRDefault="003769A4" w:rsidP="003769A4">
      <w:pPr>
        <w:spacing w:line="360" w:lineRule="auto"/>
        <w:jc w:val="both"/>
        <w:rPr>
          <w:lang w:val="en-US"/>
        </w:rPr>
      </w:pPr>
      <w:r w:rsidRPr="003769A4">
        <w:rPr>
          <w:lang w:val="en-US"/>
        </w:rPr>
        <w:t xml:space="preserve">  done = False</w:t>
      </w:r>
    </w:p>
    <w:p w14:paraId="6783E0FF" w14:textId="77777777" w:rsidR="003769A4" w:rsidRPr="003769A4" w:rsidRDefault="003769A4" w:rsidP="003769A4">
      <w:pPr>
        <w:spacing w:line="360" w:lineRule="auto"/>
        <w:jc w:val="both"/>
        <w:rPr>
          <w:lang w:val="en-US"/>
        </w:rPr>
      </w:pPr>
      <w:r w:rsidRPr="003769A4">
        <w:rPr>
          <w:lang w:val="en-US"/>
        </w:rPr>
        <w:t xml:space="preserve">  obs = env.reset()</w:t>
      </w:r>
    </w:p>
    <w:p w14:paraId="495B968A" w14:textId="77777777" w:rsidR="003769A4" w:rsidRPr="003769A4" w:rsidRDefault="003769A4" w:rsidP="003769A4">
      <w:pPr>
        <w:spacing w:line="360" w:lineRule="auto"/>
        <w:jc w:val="both"/>
        <w:rPr>
          <w:lang w:val="en-US"/>
        </w:rPr>
      </w:pPr>
      <w:r w:rsidRPr="003769A4">
        <w:rPr>
          <w:lang w:val="en-US"/>
        </w:rPr>
        <w:lastRenderedPageBreak/>
        <w:t xml:space="preserve">  obs_dim = len(obs)</w:t>
      </w:r>
    </w:p>
    <w:p w14:paraId="59AB084B" w14:textId="77777777" w:rsidR="003769A4" w:rsidRPr="003769A4" w:rsidRDefault="003769A4" w:rsidP="003769A4">
      <w:pPr>
        <w:spacing w:line="360" w:lineRule="auto"/>
        <w:jc w:val="both"/>
        <w:rPr>
          <w:lang w:val="en-US"/>
        </w:rPr>
      </w:pPr>
      <w:r w:rsidRPr="003769A4">
        <w:rPr>
          <w:lang w:val="en-US"/>
        </w:rPr>
        <w:t xml:space="preserve">  if HISTORY_LENGTH &gt; 1:</w:t>
      </w:r>
    </w:p>
    <w:p w14:paraId="116A0F1F" w14:textId="77777777" w:rsidR="003769A4" w:rsidRPr="003769A4" w:rsidRDefault="003769A4" w:rsidP="003769A4">
      <w:pPr>
        <w:spacing w:line="360" w:lineRule="auto"/>
        <w:jc w:val="both"/>
        <w:rPr>
          <w:lang w:val="en-US"/>
        </w:rPr>
      </w:pPr>
      <w:r w:rsidRPr="003769A4">
        <w:rPr>
          <w:lang w:val="en-US"/>
        </w:rPr>
        <w:t xml:space="preserve">    state = np.zeros(HISTORY_LENGTH * obs_dim)  # current state</w:t>
      </w:r>
    </w:p>
    <w:p w14:paraId="2CD2E4FD" w14:textId="77777777" w:rsidR="003769A4" w:rsidRPr="003769A4" w:rsidRDefault="003769A4" w:rsidP="003769A4">
      <w:pPr>
        <w:spacing w:line="360" w:lineRule="auto"/>
        <w:jc w:val="both"/>
        <w:rPr>
          <w:lang w:val="en-US"/>
        </w:rPr>
      </w:pPr>
      <w:r w:rsidRPr="003769A4">
        <w:rPr>
          <w:lang w:val="en-US"/>
        </w:rPr>
        <w:t xml:space="preserve">    state[-obs_dim:] = obs</w:t>
      </w:r>
    </w:p>
    <w:p w14:paraId="31A797C0" w14:textId="77777777" w:rsidR="003769A4" w:rsidRPr="003769A4" w:rsidRDefault="003769A4" w:rsidP="003769A4">
      <w:pPr>
        <w:spacing w:line="360" w:lineRule="auto"/>
        <w:jc w:val="both"/>
        <w:rPr>
          <w:lang w:val="en-US"/>
        </w:rPr>
      </w:pPr>
      <w:r w:rsidRPr="003769A4">
        <w:rPr>
          <w:lang w:val="en-US"/>
        </w:rPr>
        <w:t xml:space="preserve">  else:</w:t>
      </w:r>
    </w:p>
    <w:p w14:paraId="0575726D" w14:textId="77777777" w:rsidR="003769A4" w:rsidRPr="003769A4" w:rsidRDefault="003769A4" w:rsidP="003769A4">
      <w:pPr>
        <w:spacing w:line="360" w:lineRule="auto"/>
        <w:jc w:val="both"/>
        <w:rPr>
          <w:lang w:val="en-US"/>
        </w:rPr>
      </w:pPr>
      <w:r w:rsidRPr="003769A4">
        <w:rPr>
          <w:lang w:val="en-US"/>
        </w:rPr>
        <w:t xml:space="preserve">    state = obs</w:t>
      </w:r>
    </w:p>
    <w:p w14:paraId="05B372A1" w14:textId="77777777" w:rsidR="003769A4" w:rsidRPr="003769A4" w:rsidRDefault="003769A4" w:rsidP="003769A4">
      <w:pPr>
        <w:spacing w:line="360" w:lineRule="auto"/>
        <w:jc w:val="both"/>
        <w:rPr>
          <w:lang w:val="en-US"/>
        </w:rPr>
      </w:pPr>
      <w:r w:rsidRPr="003769A4">
        <w:rPr>
          <w:lang w:val="en-US"/>
        </w:rPr>
        <w:t xml:space="preserve">  while not done:</w:t>
      </w:r>
    </w:p>
    <w:p w14:paraId="50413259" w14:textId="77777777" w:rsidR="003769A4" w:rsidRPr="003769A4" w:rsidRDefault="003769A4" w:rsidP="003769A4">
      <w:pPr>
        <w:spacing w:line="360" w:lineRule="auto"/>
        <w:jc w:val="both"/>
        <w:rPr>
          <w:lang w:val="en-US"/>
        </w:rPr>
      </w:pPr>
      <w:r w:rsidRPr="003769A4">
        <w:rPr>
          <w:lang w:val="en-US"/>
        </w:rPr>
        <w:t xml:space="preserve">    # get the action</w:t>
      </w:r>
    </w:p>
    <w:p w14:paraId="70357272" w14:textId="77777777" w:rsidR="003769A4" w:rsidRPr="003769A4" w:rsidRDefault="003769A4" w:rsidP="003769A4">
      <w:pPr>
        <w:spacing w:line="360" w:lineRule="auto"/>
        <w:jc w:val="both"/>
        <w:rPr>
          <w:lang w:val="en-US"/>
        </w:rPr>
      </w:pPr>
      <w:r w:rsidRPr="003769A4">
        <w:rPr>
          <w:lang w:val="en-US"/>
        </w:rPr>
        <w:t xml:space="preserve">    action = model.sample_action(state)</w:t>
      </w:r>
    </w:p>
    <w:p w14:paraId="4D7471C1" w14:textId="77777777" w:rsidR="003769A4" w:rsidRPr="003769A4" w:rsidRDefault="003769A4" w:rsidP="003769A4">
      <w:pPr>
        <w:spacing w:line="360" w:lineRule="auto"/>
        <w:jc w:val="both"/>
        <w:rPr>
          <w:lang w:val="en-US"/>
        </w:rPr>
      </w:pPr>
    </w:p>
    <w:p w14:paraId="073CDA26" w14:textId="77777777" w:rsidR="003769A4" w:rsidRPr="003769A4" w:rsidRDefault="003769A4" w:rsidP="003769A4">
      <w:pPr>
        <w:spacing w:line="360" w:lineRule="auto"/>
        <w:jc w:val="both"/>
        <w:rPr>
          <w:lang w:val="en-US"/>
        </w:rPr>
      </w:pPr>
      <w:r w:rsidRPr="003769A4">
        <w:rPr>
          <w:lang w:val="en-US"/>
        </w:rPr>
        <w:t xml:space="preserve">    # perform the action</w:t>
      </w:r>
    </w:p>
    <w:p w14:paraId="44899FE6" w14:textId="77777777" w:rsidR="003769A4" w:rsidRPr="003769A4" w:rsidRDefault="003769A4" w:rsidP="003769A4">
      <w:pPr>
        <w:spacing w:line="360" w:lineRule="auto"/>
        <w:jc w:val="both"/>
        <w:rPr>
          <w:lang w:val="en-US"/>
        </w:rPr>
      </w:pPr>
      <w:r w:rsidRPr="003769A4">
        <w:rPr>
          <w:lang w:val="en-US"/>
        </w:rPr>
        <w:t xml:space="preserve">    obs, reward, done = env.step(action)</w:t>
      </w:r>
    </w:p>
    <w:p w14:paraId="6EC807F4" w14:textId="77777777" w:rsidR="003769A4" w:rsidRPr="003769A4" w:rsidRDefault="003769A4" w:rsidP="003769A4">
      <w:pPr>
        <w:spacing w:line="360" w:lineRule="auto"/>
        <w:jc w:val="both"/>
        <w:rPr>
          <w:lang w:val="en-US"/>
        </w:rPr>
      </w:pPr>
    </w:p>
    <w:p w14:paraId="0AE60DD6" w14:textId="77777777" w:rsidR="003769A4" w:rsidRPr="003769A4" w:rsidRDefault="003769A4" w:rsidP="003769A4">
      <w:pPr>
        <w:spacing w:line="360" w:lineRule="auto"/>
        <w:jc w:val="both"/>
        <w:rPr>
          <w:lang w:val="en-US"/>
        </w:rPr>
      </w:pPr>
      <w:r w:rsidRPr="003769A4">
        <w:rPr>
          <w:lang w:val="en-US"/>
        </w:rPr>
        <w:t xml:space="preserve">    # update total reward</w:t>
      </w:r>
    </w:p>
    <w:p w14:paraId="36AD7753" w14:textId="77777777" w:rsidR="003769A4" w:rsidRPr="003769A4" w:rsidRDefault="003769A4" w:rsidP="003769A4">
      <w:pPr>
        <w:spacing w:line="360" w:lineRule="auto"/>
        <w:jc w:val="both"/>
        <w:rPr>
          <w:lang w:val="en-US"/>
        </w:rPr>
      </w:pPr>
      <w:r w:rsidRPr="003769A4">
        <w:rPr>
          <w:lang w:val="en-US"/>
        </w:rPr>
        <w:t xml:space="preserve">    episode_reward += reward</w:t>
      </w:r>
    </w:p>
    <w:p w14:paraId="37C787EA" w14:textId="77777777" w:rsidR="003769A4" w:rsidRPr="003769A4" w:rsidRDefault="003769A4" w:rsidP="003769A4">
      <w:pPr>
        <w:spacing w:line="360" w:lineRule="auto"/>
        <w:jc w:val="both"/>
        <w:rPr>
          <w:lang w:val="en-US"/>
        </w:rPr>
      </w:pPr>
      <w:r w:rsidRPr="003769A4">
        <w:rPr>
          <w:lang w:val="en-US"/>
        </w:rPr>
        <w:t xml:space="preserve">    episode_length += 1</w:t>
      </w:r>
    </w:p>
    <w:p w14:paraId="7CB5F0E6" w14:textId="77777777" w:rsidR="003769A4" w:rsidRPr="003769A4" w:rsidRDefault="003769A4" w:rsidP="003769A4">
      <w:pPr>
        <w:spacing w:line="360" w:lineRule="auto"/>
        <w:jc w:val="both"/>
        <w:rPr>
          <w:lang w:val="en-US"/>
        </w:rPr>
      </w:pPr>
    </w:p>
    <w:p w14:paraId="6AE7A009" w14:textId="77777777" w:rsidR="003769A4" w:rsidRPr="003769A4" w:rsidRDefault="003769A4" w:rsidP="003769A4">
      <w:pPr>
        <w:spacing w:line="360" w:lineRule="auto"/>
        <w:jc w:val="both"/>
        <w:rPr>
          <w:lang w:val="en-US"/>
        </w:rPr>
      </w:pPr>
      <w:r w:rsidRPr="003769A4">
        <w:rPr>
          <w:lang w:val="en-US"/>
        </w:rPr>
        <w:t xml:space="preserve">    # update state</w:t>
      </w:r>
    </w:p>
    <w:p w14:paraId="52F37C78" w14:textId="77777777" w:rsidR="003769A4" w:rsidRPr="003769A4" w:rsidRDefault="003769A4" w:rsidP="003769A4">
      <w:pPr>
        <w:spacing w:line="360" w:lineRule="auto"/>
        <w:jc w:val="both"/>
        <w:rPr>
          <w:lang w:val="en-US"/>
        </w:rPr>
      </w:pPr>
      <w:r w:rsidRPr="003769A4">
        <w:rPr>
          <w:lang w:val="en-US"/>
        </w:rPr>
        <w:t xml:space="preserve">    if HISTORY_LENGTH &gt; 1:</w:t>
      </w:r>
    </w:p>
    <w:p w14:paraId="61FAE387" w14:textId="77777777" w:rsidR="003769A4" w:rsidRPr="003769A4" w:rsidRDefault="003769A4" w:rsidP="003769A4">
      <w:pPr>
        <w:spacing w:line="360" w:lineRule="auto"/>
        <w:jc w:val="both"/>
        <w:rPr>
          <w:lang w:val="en-US"/>
        </w:rPr>
      </w:pPr>
      <w:r w:rsidRPr="003769A4">
        <w:rPr>
          <w:lang w:val="en-US"/>
        </w:rPr>
        <w:t xml:space="preserve">      state = np.roll(state, -obs_dim)</w:t>
      </w:r>
    </w:p>
    <w:p w14:paraId="70F7AD5F" w14:textId="77777777" w:rsidR="003769A4" w:rsidRPr="003769A4" w:rsidRDefault="003769A4" w:rsidP="003769A4">
      <w:pPr>
        <w:spacing w:line="360" w:lineRule="auto"/>
        <w:jc w:val="both"/>
        <w:rPr>
          <w:lang w:val="en-US"/>
        </w:rPr>
      </w:pPr>
      <w:r w:rsidRPr="003769A4">
        <w:rPr>
          <w:lang w:val="en-US"/>
        </w:rPr>
        <w:t xml:space="preserve">      state[-obs_dim:] = obs</w:t>
      </w:r>
    </w:p>
    <w:p w14:paraId="68C314F6" w14:textId="77777777" w:rsidR="003769A4" w:rsidRPr="003769A4" w:rsidRDefault="003769A4" w:rsidP="003769A4">
      <w:pPr>
        <w:spacing w:line="360" w:lineRule="auto"/>
        <w:jc w:val="both"/>
        <w:rPr>
          <w:lang w:val="en-US"/>
        </w:rPr>
      </w:pPr>
      <w:r w:rsidRPr="003769A4">
        <w:rPr>
          <w:lang w:val="en-US"/>
        </w:rPr>
        <w:t xml:space="preserve">    else:</w:t>
      </w:r>
    </w:p>
    <w:p w14:paraId="1F082086" w14:textId="77777777" w:rsidR="003769A4" w:rsidRPr="003769A4" w:rsidRDefault="003769A4" w:rsidP="003769A4">
      <w:pPr>
        <w:spacing w:line="360" w:lineRule="auto"/>
        <w:jc w:val="both"/>
        <w:rPr>
          <w:lang w:val="en-US"/>
        </w:rPr>
      </w:pPr>
      <w:r w:rsidRPr="003769A4">
        <w:rPr>
          <w:lang w:val="en-US"/>
        </w:rPr>
        <w:t xml:space="preserve">      state = obs</w:t>
      </w:r>
    </w:p>
    <w:p w14:paraId="15D47186" w14:textId="77777777" w:rsidR="003769A4" w:rsidRPr="003769A4" w:rsidRDefault="003769A4" w:rsidP="003769A4">
      <w:pPr>
        <w:spacing w:line="360" w:lineRule="auto"/>
        <w:jc w:val="both"/>
        <w:rPr>
          <w:lang w:val="en-US"/>
        </w:rPr>
      </w:pPr>
      <w:r w:rsidRPr="003769A4">
        <w:rPr>
          <w:lang w:val="en-US"/>
        </w:rPr>
        <w:t xml:space="preserve">  return episode_reward</w:t>
      </w:r>
    </w:p>
    <w:p w14:paraId="1213E80A" w14:textId="77777777" w:rsidR="003769A4" w:rsidRPr="003769A4" w:rsidRDefault="003769A4" w:rsidP="003769A4">
      <w:pPr>
        <w:spacing w:line="360" w:lineRule="auto"/>
        <w:jc w:val="both"/>
        <w:rPr>
          <w:lang w:val="en-US"/>
        </w:rPr>
      </w:pPr>
    </w:p>
    <w:p w14:paraId="20B9909D" w14:textId="77777777" w:rsidR="003769A4" w:rsidRPr="003769A4" w:rsidRDefault="003769A4" w:rsidP="003769A4">
      <w:pPr>
        <w:spacing w:line="360" w:lineRule="auto"/>
        <w:jc w:val="both"/>
        <w:rPr>
          <w:lang w:val="en-US"/>
        </w:rPr>
      </w:pPr>
    </w:p>
    <w:p w14:paraId="09EDADBB" w14:textId="77777777" w:rsidR="003769A4" w:rsidRPr="003769A4" w:rsidRDefault="003769A4" w:rsidP="003769A4">
      <w:pPr>
        <w:spacing w:line="360" w:lineRule="auto"/>
        <w:jc w:val="both"/>
        <w:rPr>
          <w:lang w:val="en-US"/>
        </w:rPr>
      </w:pPr>
      <w:r w:rsidRPr="003769A4">
        <w:rPr>
          <w:lang w:val="en-US"/>
        </w:rPr>
        <w:t>if __name__ == '__main__':</w:t>
      </w:r>
    </w:p>
    <w:p w14:paraId="7E2E987A" w14:textId="77777777" w:rsidR="003769A4" w:rsidRPr="003769A4" w:rsidRDefault="003769A4" w:rsidP="003769A4">
      <w:pPr>
        <w:spacing w:line="360" w:lineRule="auto"/>
        <w:jc w:val="both"/>
        <w:rPr>
          <w:lang w:val="en-US"/>
        </w:rPr>
      </w:pPr>
      <w:r w:rsidRPr="003769A4">
        <w:rPr>
          <w:lang w:val="en-US"/>
        </w:rPr>
        <w:t xml:space="preserve">  model = ANN(D, M, K)</w:t>
      </w:r>
    </w:p>
    <w:p w14:paraId="5C9C6D57" w14:textId="77777777" w:rsidR="003769A4" w:rsidRPr="003769A4" w:rsidRDefault="003769A4" w:rsidP="003769A4">
      <w:pPr>
        <w:spacing w:line="360" w:lineRule="auto"/>
        <w:jc w:val="both"/>
        <w:rPr>
          <w:lang w:val="en-US"/>
        </w:rPr>
      </w:pPr>
    </w:p>
    <w:p w14:paraId="781B8788" w14:textId="77777777" w:rsidR="003769A4" w:rsidRPr="003769A4" w:rsidRDefault="003769A4" w:rsidP="003769A4">
      <w:pPr>
        <w:spacing w:line="360" w:lineRule="auto"/>
        <w:jc w:val="both"/>
        <w:rPr>
          <w:lang w:val="en-US"/>
        </w:rPr>
      </w:pPr>
      <w:r w:rsidRPr="003769A4">
        <w:rPr>
          <w:lang w:val="en-US"/>
        </w:rPr>
        <w:t xml:space="preserve">  if len(sys.argv) &gt; 1 and sys.argv[1] == 'play':</w:t>
      </w:r>
    </w:p>
    <w:p w14:paraId="532B5FF2" w14:textId="77777777" w:rsidR="003769A4" w:rsidRPr="003769A4" w:rsidRDefault="003769A4" w:rsidP="003769A4">
      <w:pPr>
        <w:spacing w:line="360" w:lineRule="auto"/>
        <w:jc w:val="both"/>
        <w:rPr>
          <w:lang w:val="en-US"/>
        </w:rPr>
      </w:pPr>
      <w:r w:rsidRPr="003769A4">
        <w:rPr>
          <w:lang w:val="en-US"/>
        </w:rPr>
        <w:t xml:space="preserve">    # play with a saved model</w:t>
      </w:r>
    </w:p>
    <w:p w14:paraId="420CA45A" w14:textId="77777777" w:rsidR="003769A4" w:rsidRPr="003769A4" w:rsidRDefault="003769A4" w:rsidP="003769A4">
      <w:pPr>
        <w:spacing w:line="360" w:lineRule="auto"/>
        <w:jc w:val="both"/>
        <w:rPr>
          <w:lang w:val="en-US"/>
        </w:rPr>
      </w:pPr>
      <w:r w:rsidRPr="003769A4">
        <w:rPr>
          <w:lang w:val="en-US"/>
        </w:rPr>
        <w:t xml:space="preserve">    j = np.load('es_flappy_results.npz')</w:t>
      </w:r>
    </w:p>
    <w:p w14:paraId="7A09D793" w14:textId="77777777" w:rsidR="003769A4" w:rsidRPr="003769A4" w:rsidRDefault="003769A4" w:rsidP="003769A4">
      <w:pPr>
        <w:spacing w:line="360" w:lineRule="auto"/>
        <w:jc w:val="both"/>
        <w:rPr>
          <w:lang w:val="en-US"/>
        </w:rPr>
      </w:pPr>
      <w:r w:rsidRPr="003769A4">
        <w:rPr>
          <w:lang w:val="en-US"/>
        </w:rPr>
        <w:t xml:space="preserve">    best_params = np.concatenate(</w:t>
      </w:r>
    </w:p>
    <w:p w14:paraId="66A01C29" w14:textId="77777777" w:rsidR="003769A4" w:rsidRPr="003769A4" w:rsidRDefault="003769A4" w:rsidP="003769A4">
      <w:pPr>
        <w:spacing w:line="360" w:lineRule="auto"/>
        <w:jc w:val="both"/>
        <w:rPr>
          <w:lang w:val="en-US"/>
        </w:rPr>
      </w:pPr>
      <w:r w:rsidRPr="003769A4">
        <w:rPr>
          <w:lang w:val="en-US"/>
        </w:rPr>
        <w:t xml:space="preserve">        [j['W1'].flatten(), j['b1'], j['W2'].flatten(), j['b2']])</w:t>
      </w:r>
    </w:p>
    <w:p w14:paraId="2765312E" w14:textId="77777777" w:rsidR="003769A4" w:rsidRPr="003769A4" w:rsidRDefault="003769A4" w:rsidP="003769A4">
      <w:pPr>
        <w:spacing w:line="360" w:lineRule="auto"/>
        <w:jc w:val="both"/>
        <w:rPr>
          <w:lang w:val="en-US"/>
        </w:rPr>
      </w:pPr>
    </w:p>
    <w:p w14:paraId="701C74D8" w14:textId="77777777" w:rsidR="003769A4" w:rsidRPr="003769A4" w:rsidRDefault="003769A4" w:rsidP="003769A4">
      <w:pPr>
        <w:spacing w:line="360" w:lineRule="auto"/>
        <w:jc w:val="both"/>
        <w:rPr>
          <w:lang w:val="en-US"/>
        </w:rPr>
      </w:pPr>
      <w:r w:rsidRPr="003769A4">
        <w:rPr>
          <w:lang w:val="en-US"/>
        </w:rPr>
        <w:t xml:space="preserve">    # in case initial shapes are not correct</w:t>
      </w:r>
    </w:p>
    <w:p w14:paraId="0EBB7915" w14:textId="77777777" w:rsidR="003769A4" w:rsidRPr="003769A4" w:rsidRDefault="003769A4" w:rsidP="003769A4">
      <w:pPr>
        <w:spacing w:line="360" w:lineRule="auto"/>
        <w:jc w:val="both"/>
        <w:rPr>
          <w:lang w:val="en-US"/>
        </w:rPr>
      </w:pPr>
      <w:r w:rsidRPr="003769A4">
        <w:rPr>
          <w:lang w:val="en-US"/>
        </w:rPr>
        <w:t xml:space="preserve">    D, M = j['W1'].shape</w:t>
      </w:r>
    </w:p>
    <w:p w14:paraId="4920E2C9" w14:textId="77777777" w:rsidR="003769A4" w:rsidRPr="003769A4" w:rsidRDefault="003769A4" w:rsidP="003769A4">
      <w:pPr>
        <w:spacing w:line="360" w:lineRule="auto"/>
        <w:jc w:val="both"/>
        <w:rPr>
          <w:lang w:val="en-US"/>
        </w:rPr>
      </w:pPr>
      <w:r w:rsidRPr="003769A4">
        <w:rPr>
          <w:lang w:val="en-US"/>
        </w:rPr>
        <w:t xml:space="preserve">    K = len(j['b2'])</w:t>
      </w:r>
    </w:p>
    <w:p w14:paraId="0DA90FCA" w14:textId="77777777" w:rsidR="003769A4" w:rsidRPr="003769A4" w:rsidRDefault="003769A4" w:rsidP="003769A4">
      <w:pPr>
        <w:spacing w:line="360" w:lineRule="auto"/>
        <w:jc w:val="both"/>
        <w:rPr>
          <w:lang w:val="en-US"/>
        </w:rPr>
      </w:pPr>
      <w:r w:rsidRPr="003769A4">
        <w:rPr>
          <w:lang w:val="en-US"/>
        </w:rPr>
        <w:t xml:space="preserve">    model.D, model.M, model.K = D, M, K</w:t>
      </w:r>
    </w:p>
    <w:p w14:paraId="29CF78E6" w14:textId="77777777" w:rsidR="003769A4" w:rsidRPr="003769A4" w:rsidRDefault="003769A4" w:rsidP="003769A4">
      <w:pPr>
        <w:spacing w:line="360" w:lineRule="auto"/>
        <w:jc w:val="both"/>
        <w:rPr>
          <w:lang w:val="en-US"/>
        </w:rPr>
      </w:pPr>
      <w:r w:rsidRPr="003769A4">
        <w:rPr>
          <w:lang w:val="en-US"/>
        </w:rPr>
        <w:t xml:space="preserve">  else:</w:t>
      </w:r>
    </w:p>
    <w:p w14:paraId="175DD218" w14:textId="77777777" w:rsidR="003769A4" w:rsidRPr="003769A4" w:rsidRDefault="003769A4" w:rsidP="003769A4">
      <w:pPr>
        <w:spacing w:line="360" w:lineRule="auto"/>
        <w:jc w:val="both"/>
        <w:rPr>
          <w:lang w:val="en-US"/>
        </w:rPr>
      </w:pPr>
      <w:r w:rsidRPr="003769A4">
        <w:rPr>
          <w:lang w:val="en-US"/>
        </w:rPr>
        <w:t xml:space="preserve">    # train and save</w:t>
      </w:r>
    </w:p>
    <w:p w14:paraId="0551A196" w14:textId="77777777" w:rsidR="003769A4" w:rsidRPr="003769A4" w:rsidRDefault="003769A4" w:rsidP="003769A4">
      <w:pPr>
        <w:spacing w:line="360" w:lineRule="auto"/>
        <w:jc w:val="both"/>
        <w:rPr>
          <w:lang w:val="en-US"/>
        </w:rPr>
      </w:pPr>
      <w:r w:rsidRPr="003769A4">
        <w:rPr>
          <w:lang w:val="en-US"/>
        </w:rPr>
        <w:t xml:space="preserve">    # env.set_display(True)</w:t>
      </w:r>
    </w:p>
    <w:p w14:paraId="27B0BA2E" w14:textId="77777777" w:rsidR="003769A4" w:rsidRPr="003769A4" w:rsidRDefault="003769A4" w:rsidP="003769A4">
      <w:pPr>
        <w:spacing w:line="360" w:lineRule="auto"/>
        <w:jc w:val="both"/>
        <w:rPr>
          <w:lang w:val="en-US"/>
        </w:rPr>
      </w:pPr>
      <w:r w:rsidRPr="003769A4">
        <w:rPr>
          <w:lang w:val="en-US"/>
        </w:rPr>
        <w:t xml:space="preserve">    model.init()</w:t>
      </w:r>
    </w:p>
    <w:p w14:paraId="41E34383" w14:textId="77777777" w:rsidR="003769A4" w:rsidRPr="003769A4" w:rsidRDefault="003769A4" w:rsidP="003769A4">
      <w:pPr>
        <w:spacing w:line="360" w:lineRule="auto"/>
        <w:jc w:val="both"/>
        <w:rPr>
          <w:lang w:val="en-US"/>
        </w:rPr>
      </w:pPr>
      <w:r w:rsidRPr="003769A4">
        <w:rPr>
          <w:lang w:val="en-US"/>
        </w:rPr>
        <w:t xml:space="preserve">    params = model.get_params()</w:t>
      </w:r>
    </w:p>
    <w:p w14:paraId="46A1D966" w14:textId="77777777" w:rsidR="003769A4" w:rsidRPr="003769A4" w:rsidRDefault="003769A4" w:rsidP="003769A4">
      <w:pPr>
        <w:spacing w:line="360" w:lineRule="auto"/>
        <w:jc w:val="both"/>
        <w:rPr>
          <w:lang w:val="en-US"/>
        </w:rPr>
      </w:pPr>
      <w:r w:rsidRPr="003769A4">
        <w:rPr>
          <w:lang w:val="en-US"/>
        </w:rPr>
        <w:t xml:space="preserve">    best_params, rewards = evolution_strategy(</w:t>
      </w:r>
    </w:p>
    <w:p w14:paraId="4A1DEB9B" w14:textId="77777777" w:rsidR="003769A4" w:rsidRPr="003769A4" w:rsidRDefault="003769A4" w:rsidP="003769A4">
      <w:pPr>
        <w:spacing w:line="360" w:lineRule="auto"/>
        <w:jc w:val="both"/>
        <w:rPr>
          <w:lang w:val="en-US"/>
        </w:rPr>
      </w:pPr>
      <w:r w:rsidRPr="003769A4">
        <w:rPr>
          <w:lang w:val="en-US"/>
        </w:rPr>
        <w:t xml:space="preserve">        f=reward_function,</w:t>
      </w:r>
    </w:p>
    <w:p w14:paraId="78E47312" w14:textId="77777777" w:rsidR="003769A4" w:rsidRPr="003769A4" w:rsidRDefault="003769A4" w:rsidP="003769A4">
      <w:pPr>
        <w:spacing w:line="360" w:lineRule="auto"/>
        <w:jc w:val="both"/>
        <w:rPr>
          <w:lang w:val="en-US"/>
        </w:rPr>
      </w:pPr>
      <w:r w:rsidRPr="003769A4">
        <w:rPr>
          <w:lang w:val="en-US"/>
        </w:rPr>
        <w:t xml:space="preserve">        population_size=50,</w:t>
      </w:r>
    </w:p>
    <w:p w14:paraId="6F1F6A9A" w14:textId="77777777" w:rsidR="003769A4" w:rsidRPr="003769A4" w:rsidRDefault="003769A4" w:rsidP="003769A4">
      <w:pPr>
        <w:spacing w:line="360" w:lineRule="auto"/>
        <w:jc w:val="both"/>
        <w:rPr>
          <w:lang w:val="en-US"/>
        </w:rPr>
      </w:pPr>
      <w:r w:rsidRPr="003769A4">
        <w:rPr>
          <w:lang w:val="en-US"/>
        </w:rPr>
        <w:t xml:space="preserve">        sigma=0.1,</w:t>
      </w:r>
    </w:p>
    <w:p w14:paraId="234999E5" w14:textId="77777777" w:rsidR="003769A4" w:rsidRPr="003769A4" w:rsidRDefault="003769A4" w:rsidP="003769A4">
      <w:pPr>
        <w:spacing w:line="360" w:lineRule="auto"/>
        <w:jc w:val="both"/>
        <w:rPr>
          <w:lang w:val="en-US"/>
        </w:rPr>
      </w:pPr>
      <w:r w:rsidRPr="003769A4">
        <w:rPr>
          <w:lang w:val="en-US"/>
        </w:rPr>
        <w:t xml:space="preserve">        lr=0.03,</w:t>
      </w:r>
    </w:p>
    <w:p w14:paraId="59A1BB15" w14:textId="77777777" w:rsidR="003769A4" w:rsidRPr="003769A4" w:rsidRDefault="003769A4" w:rsidP="003769A4">
      <w:pPr>
        <w:spacing w:line="360" w:lineRule="auto"/>
        <w:jc w:val="both"/>
        <w:rPr>
          <w:lang w:val="en-US"/>
        </w:rPr>
      </w:pPr>
      <w:r w:rsidRPr="003769A4">
        <w:rPr>
          <w:lang w:val="en-US"/>
        </w:rPr>
        <w:t xml:space="preserve">        initial_params=params,</w:t>
      </w:r>
    </w:p>
    <w:p w14:paraId="2C930D1D" w14:textId="77777777" w:rsidR="003769A4" w:rsidRPr="003769A4" w:rsidRDefault="003769A4" w:rsidP="003769A4">
      <w:pPr>
        <w:spacing w:line="360" w:lineRule="auto"/>
        <w:jc w:val="both"/>
        <w:rPr>
          <w:lang w:val="en-US"/>
        </w:rPr>
      </w:pPr>
      <w:r w:rsidRPr="003769A4">
        <w:rPr>
          <w:lang w:val="en-US"/>
        </w:rPr>
        <w:t xml:space="preserve">        num_iters=300,</w:t>
      </w:r>
    </w:p>
    <w:p w14:paraId="206AEE60" w14:textId="77777777" w:rsidR="003769A4" w:rsidRPr="003769A4" w:rsidRDefault="003769A4" w:rsidP="003769A4">
      <w:pPr>
        <w:spacing w:line="360" w:lineRule="auto"/>
        <w:jc w:val="both"/>
        <w:rPr>
          <w:lang w:val="en-US"/>
        </w:rPr>
      </w:pPr>
      <w:r w:rsidRPr="003769A4">
        <w:rPr>
          <w:lang w:val="en-US"/>
        </w:rPr>
        <w:t xml:space="preserve">    )</w:t>
      </w:r>
    </w:p>
    <w:p w14:paraId="41478E60" w14:textId="77777777" w:rsidR="003769A4" w:rsidRPr="003769A4" w:rsidRDefault="003769A4" w:rsidP="003769A4">
      <w:pPr>
        <w:spacing w:line="360" w:lineRule="auto"/>
        <w:jc w:val="both"/>
        <w:rPr>
          <w:lang w:val="en-US"/>
        </w:rPr>
      </w:pPr>
    </w:p>
    <w:p w14:paraId="712DC6DF" w14:textId="77777777" w:rsidR="003769A4" w:rsidRPr="003769A4" w:rsidRDefault="003769A4" w:rsidP="003769A4">
      <w:pPr>
        <w:spacing w:line="360" w:lineRule="auto"/>
        <w:jc w:val="both"/>
        <w:rPr>
          <w:lang w:val="en-US"/>
        </w:rPr>
      </w:pPr>
      <w:r w:rsidRPr="003769A4">
        <w:rPr>
          <w:lang w:val="en-US"/>
        </w:rPr>
        <w:t xml:space="preserve">    # plot the rewards per iteration</w:t>
      </w:r>
    </w:p>
    <w:p w14:paraId="04335C97" w14:textId="77777777" w:rsidR="003769A4" w:rsidRPr="003769A4" w:rsidRDefault="003769A4" w:rsidP="003769A4">
      <w:pPr>
        <w:spacing w:line="360" w:lineRule="auto"/>
        <w:jc w:val="both"/>
        <w:rPr>
          <w:lang w:val="en-US"/>
        </w:rPr>
      </w:pPr>
      <w:r w:rsidRPr="003769A4">
        <w:rPr>
          <w:lang w:val="en-US"/>
        </w:rPr>
        <w:t xml:space="preserve">    # plt.plot(rewards)</w:t>
      </w:r>
    </w:p>
    <w:p w14:paraId="4173BED5" w14:textId="77777777" w:rsidR="003769A4" w:rsidRPr="003769A4" w:rsidRDefault="003769A4" w:rsidP="003769A4">
      <w:pPr>
        <w:spacing w:line="360" w:lineRule="auto"/>
        <w:jc w:val="both"/>
        <w:rPr>
          <w:lang w:val="en-US"/>
        </w:rPr>
      </w:pPr>
      <w:r w:rsidRPr="003769A4">
        <w:rPr>
          <w:lang w:val="en-US"/>
        </w:rPr>
        <w:t xml:space="preserve">    # plt.show()</w:t>
      </w:r>
    </w:p>
    <w:p w14:paraId="106CD124" w14:textId="77777777" w:rsidR="003769A4" w:rsidRPr="003769A4" w:rsidRDefault="003769A4" w:rsidP="003769A4">
      <w:pPr>
        <w:spacing w:line="360" w:lineRule="auto"/>
        <w:jc w:val="both"/>
        <w:rPr>
          <w:lang w:val="en-US"/>
        </w:rPr>
      </w:pPr>
      <w:r w:rsidRPr="003769A4">
        <w:rPr>
          <w:lang w:val="en-US"/>
        </w:rPr>
        <w:t xml:space="preserve">    model.set_params(best_params)</w:t>
      </w:r>
    </w:p>
    <w:p w14:paraId="39A00ACD" w14:textId="77777777" w:rsidR="003769A4" w:rsidRPr="003769A4" w:rsidRDefault="003769A4" w:rsidP="003769A4">
      <w:pPr>
        <w:spacing w:line="360" w:lineRule="auto"/>
        <w:jc w:val="both"/>
        <w:rPr>
          <w:lang w:val="en-US"/>
        </w:rPr>
      </w:pPr>
      <w:r w:rsidRPr="003769A4">
        <w:rPr>
          <w:lang w:val="en-US"/>
        </w:rPr>
        <w:t xml:space="preserve">    np.savez(</w:t>
      </w:r>
    </w:p>
    <w:p w14:paraId="4BCB2134" w14:textId="77777777" w:rsidR="003769A4" w:rsidRPr="003769A4" w:rsidRDefault="003769A4" w:rsidP="003769A4">
      <w:pPr>
        <w:spacing w:line="360" w:lineRule="auto"/>
        <w:jc w:val="both"/>
        <w:rPr>
          <w:lang w:val="en-US"/>
        </w:rPr>
      </w:pPr>
      <w:r w:rsidRPr="003769A4">
        <w:rPr>
          <w:lang w:val="en-US"/>
        </w:rPr>
        <w:t xml:space="preserve">        'es_flappy_results.npz',</w:t>
      </w:r>
    </w:p>
    <w:p w14:paraId="4AC5B3B6" w14:textId="77777777" w:rsidR="003769A4" w:rsidRPr="003769A4" w:rsidRDefault="003769A4" w:rsidP="003769A4">
      <w:pPr>
        <w:spacing w:line="360" w:lineRule="auto"/>
        <w:jc w:val="both"/>
        <w:rPr>
          <w:lang w:val="en-US"/>
        </w:rPr>
      </w:pPr>
      <w:r w:rsidRPr="003769A4">
        <w:rPr>
          <w:lang w:val="en-US"/>
        </w:rPr>
        <w:t xml:space="preserve">        train=rewards,</w:t>
      </w:r>
    </w:p>
    <w:p w14:paraId="1D8C3592" w14:textId="77777777" w:rsidR="003769A4" w:rsidRPr="003769A4" w:rsidRDefault="003769A4" w:rsidP="003769A4">
      <w:pPr>
        <w:spacing w:line="360" w:lineRule="auto"/>
        <w:jc w:val="both"/>
        <w:rPr>
          <w:lang w:val="en-US"/>
        </w:rPr>
      </w:pPr>
      <w:r w:rsidRPr="003769A4">
        <w:rPr>
          <w:lang w:val="en-US"/>
        </w:rPr>
        <w:t xml:space="preserve">        **model.get_params_dict()</w:t>
      </w:r>
    </w:p>
    <w:p w14:paraId="26EFDD76" w14:textId="77777777" w:rsidR="003769A4" w:rsidRPr="003769A4" w:rsidRDefault="003769A4" w:rsidP="003769A4">
      <w:pPr>
        <w:spacing w:line="360" w:lineRule="auto"/>
        <w:jc w:val="both"/>
        <w:rPr>
          <w:lang w:val="en-US"/>
        </w:rPr>
      </w:pPr>
      <w:r w:rsidRPr="003769A4">
        <w:rPr>
          <w:lang w:val="en-US"/>
        </w:rPr>
        <w:t xml:space="preserve">    )</w:t>
      </w:r>
    </w:p>
    <w:p w14:paraId="5B0FACEA" w14:textId="77777777" w:rsidR="003769A4" w:rsidRPr="003769A4" w:rsidRDefault="003769A4" w:rsidP="003769A4">
      <w:pPr>
        <w:spacing w:line="360" w:lineRule="auto"/>
        <w:jc w:val="both"/>
        <w:rPr>
          <w:lang w:val="en-US"/>
        </w:rPr>
      </w:pPr>
    </w:p>
    <w:p w14:paraId="03697DEE" w14:textId="77777777" w:rsidR="003769A4" w:rsidRPr="003769A4" w:rsidRDefault="003769A4" w:rsidP="003769A4">
      <w:pPr>
        <w:spacing w:line="360" w:lineRule="auto"/>
        <w:jc w:val="both"/>
        <w:rPr>
          <w:lang w:val="en-US"/>
        </w:rPr>
      </w:pPr>
      <w:r w:rsidRPr="003769A4">
        <w:rPr>
          <w:lang w:val="en-US"/>
        </w:rPr>
        <w:t xml:space="preserve">  # play 5 test episodes</w:t>
      </w:r>
    </w:p>
    <w:p w14:paraId="0110BCAD" w14:textId="77777777" w:rsidR="003769A4" w:rsidRPr="003769A4" w:rsidRDefault="003769A4" w:rsidP="003769A4">
      <w:pPr>
        <w:spacing w:line="360" w:lineRule="auto"/>
        <w:jc w:val="both"/>
        <w:rPr>
          <w:lang w:val="en-US"/>
        </w:rPr>
      </w:pPr>
      <w:r w:rsidRPr="003769A4">
        <w:rPr>
          <w:lang w:val="en-US"/>
        </w:rPr>
        <w:t xml:space="preserve">  env.set_display(True)</w:t>
      </w:r>
    </w:p>
    <w:p w14:paraId="7A22E893" w14:textId="77777777" w:rsidR="003769A4" w:rsidRPr="003769A4" w:rsidRDefault="003769A4" w:rsidP="003769A4">
      <w:pPr>
        <w:spacing w:line="360" w:lineRule="auto"/>
        <w:jc w:val="both"/>
        <w:rPr>
          <w:lang w:val="en-US"/>
        </w:rPr>
      </w:pPr>
      <w:r w:rsidRPr="003769A4">
        <w:rPr>
          <w:lang w:val="en-US"/>
        </w:rPr>
        <w:t xml:space="preserve">  for _ in range(5):</w:t>
      </w:r>
    </w:p>
    <w:p w14:paraId="11CF5AC9" w14:textId="6C16CA74" w:rsidR="004D00C4" w:rsidRDefault="003769A4" w:rsidP="00082F3D">
      <w:pPr>
        <w:spacing w:line="360" w:lineRule="auto"/>
        <w:jc w:val="both"/>
        <w:rPr>
          <w:lang w:val="en-US"/>
        </w:rPr>
      </w:pPr>
      <w:r w:rsidRPr="003769A4">
        <w:rPr>
          <w:lang w:val="en-US"/>
        </w:rPr>
        <w:t xml:space="preserve">    print("Test:", reward_function(best_params))</w:t>
      </w:r>
    </w:p>
    <w:p w14:paraId="4161AA58" w14:textId="77777777" w:rsidR="001B5F8B" w:rsidRDefault="001B5F8B" w:rsidP="00082F3D">
      <w:pPr>
        <w:spacing w:line="360" w:lineRule="auto"/>
        <w:jc w:val="both"/>
        <w:rPr>
          <w:lang w:val="en-US"/>
        </w:rPr>
      </w:pPr>
    </w:p>
    <w:p w14:paraId="4E145AF0" w14:textId="2AE0653E" w:rsidR="00770E06" w:rsidRPr="0002566D" w:rsidRDefault="00FB12D8" w:rsidP="00082F3D">
      <w:pPr>
        <w:spacing w:line="360" w:lineRule="auto"/>
        <w:jc w:val="both"/>
        <w:rPr>
          <w:ins w:id="449" w:author="Олександр Романченко" w:date="2020-05-16T19:24:00Z"/>
          <w:b/>
          <w:bCs/>
          <w:lang w:val="en-US"/>
        </w:rPr>
      </w:pPr>
      <w:r w:rsidRPr="0002566D">
        <w:rPr>
          <w:b/>
          <w:bCs/>
          <w:lang w:val="en-US"/>
        </w:rPr>
        <w:lastRenderedPageBreak/>
        <w:t>S</w:t>
      </w:r>
      <w:r w:rsidR="00770E06" w:rsidRPr="0002566D">
        <w:rPr>
          <w:b/>
          <w:bCs/>
          <w:lang w:val="en-US"/>
        </w:rPr>
        <w:t>ources:</w:t>
      </w:r>
    </w:p>
    <w:p w14:paraId="7D98C660" w14:textId="2C96EC1C" w:rsidR="000648E4" w:rsidRPr="0002566D" w:rsidRDefault="00834755" w:rsidP="000648E4">
      <w:pPr>
        <w:pStyle w:val="ListParagraph"/>
        <w:numPr>
          <w:ilvl w:val="0"/>
          <w:numId w:val="22"/>
        </w:numPr>
        <w:spacing w:line="360" w:lineRule="auto"/>
        <w:jc w:val="both"/>
        <w:rPr>
          <w:ins w:id="450" w:author="Олександр Романченко" w:date="2020-05-16T19:24:00Z"/>
          <w:rFonts w:ascii="Times New Roman" w:hAnsi="Times New Roman" w:cs="Times New Roman"/>
          <w:lang w:val="en-US"/>
        </w:rPr>
      </w:pPr>
      <w:ins w:id="451" w:author="Олександр Романченко" w:date="2020-05-16T19:24:00Z">
        <w:r w:rsidRPr="0002566D">
          <w:rPr>
            <w:rFonts w:ascii="Times New Roman" w:hAnsi="Times New Roman" w:cs="Times New Roman"/>
            <w:lang w:val="en-US"/>
            <w:rPrChange w:id="452" w:author="Олександр Романченко" w:date="2020-05-16T19:24:00Z">
              <w:rPr>
                <w:b/>
                <w:bCs/>
                <w:lang w:val="en-US"/>
              </w:rPr>
            </w:rPrChange>
          </w:rPr>
          <w:t>implementation of “Flappy Bird” with Q-learning algorithm</w:t>
        </w:r>
        <w:r w:rsidRPr="0002566D">
          <w:rPr>
            <w:rFonts w:ascii="Times New Roman" w:hAnsi="Times New Roman" w:cs="Times New Roman"/>
            <w:lang w:val="en-US"/>
          </w:rPr>
          <w:t xml:space="preserve">: </w:t>
        </w:r>
      </w:ins>
    </w:p>
    <w:p w14:paraId="34ECC337" w14:textId="0A51C1AD" w:rsidR="00834755" w:rsidRPr="0002566D" w:rsidRDefault="00834755">
      <w:pPr>
        <w:pStyle w:val="ListParagraph"/>
        <w:rPr>
          <w:lang w:val="en-US"/>
        </w:rPr>
        <w:pPrChange w:id="453" w:author="Олександр Романченко" w:date="2020-05-16T19:24:00Z">
          <w:pPr>
            <w:spacing w:line="360" w:lineRule="auto"/>
            <w:jc w:val="both"/>
          </w:pPr>
        </w:pPrChange>
      </w:pPr>
      <w:ins w:id="454" w:author="Олександр Романченко" w:date="2020-05-16T19:24:00Z">
        <w:r w:rsidRPr="0002566D">
          <w:rPr>
            <w:rFonts w:ascii="Times New Roman" w:hAnsi="Times New Roman" w:cs="Times New Roman"/>
            <w:lang w:val="en-US"/>
          </w:rPr>
          <w:fldChar w:fldCharType="begin"/>
        </w:r>
        <w:r w:rsidRPr="0002566D">
          <w:rPr>
            <w:rFonts w:ascii="Times New Roman" w:hAnsi="Times New Roman" w:cs="Times New Roman"/>
            <w:lang w:val="en-US"/>
          </w:rPr>
          <w:instrText xml:space="preserve"> HYPERLINK "</w:instrText>
        </w:r>
        <w:r w:rsidRPr="0002566D">
          <w:rPr>
            <w:lang w:val="en-US"/>
            <w:rPrChange w:id="455" w:author="Олександр Романченко" w:date="2020-05-16T19:24:00Z">
              <w:rPr>
                <w:rStyle w:val="Hyperlink"/>
              </w:rPr>
            </w:rPrChange>
          </w:rPr>
          <w:instrText>https://sarvagyavaish.github.io/FlappyBirdRL/</w:instrText>
        </w:r>
        <w:r w:rsidRPr="0002566D">
          <w:rPr>
            <w:rFonts w:ascii="Times New Roman" w:hAnsi="Times New Roman" w:cs="Times New Roman"/>
            <w:lang w:val="en-US"/>
          </w:rPr>
          <w:instrText xml:space="preserve">" </w:instrText>
        </w:r>
        <w:r w:rsidRPr="0002566D">
          <w:rPr>
            <w:rFonts w:ascii="Times New Roman" w:hAnsi="Times New Roman" w:cs="Times New Roman"/>
            <w:lang w:val="en-US"/>
          </w:rPr>
          <w:fldChar w:fldCharType="separate"/>
        </w:r>
        <w:r w:rsidRPr="0002566D">
          <w:rPr>
            <w:rStyle w:val="Hyperlink"/>
            <w:rFonts w:ascii="Times New Roman" w:hAnsi="Times New Roman" w:cs="Times New Roman"/>
            <w:lang w:val="en-US"/>
            <w:rPrChange w:id="456" w:author="Олександр Романченко" w:date="2020-05-16T19:24:00Z">
              <w:rPr>
                <w:rStyle w:val="Hyperlink"/>
              </w:rPr>
            </w:rPrChange>
          </w:rPr>
          <w:t>https://sarvagyavaish.github.io/FlappyBirdRL/</w:t>
        </w:r>
        <w:r w:rsidRPr="0002566D">
          <w:rPr>
            <w:rFonts w:ascii="Times New Roman" w:hAnsi="Times New Roman" w:cs="Times New Roman"/>
            <w:lang w:val="en-US"/>
          </w:rPr>
          <w:fldChar w:fldCharType="end"/>
        </w:r>
      </w:ins>
    </w:p>
    <w:p w14:paraId="7DF196F4" w14:textId="77777777" w:rsidR="00770E06" w:rsidRPr="0002566D" w:rsidRDefault="009939EE" w:rsidP="00082F3D">
      <w:pPr>
        <w:pStyle w:val="ListParagraph"/>
        <w:numPr>
          <w:ilvl w:val="0"/>
          <w:numId w:val="16"/>
        </w:numPr>
        <w:spacing w:line="360" w:lineRule="auto"/>
        <w:jc w:val="both"/>
        <w:rPr>
          <w:rFonts w:ascii="Times New Roman" w:hAnsi="Times New Roman" w:cs="Times New Roman"/>
          <w:lang w:val="en-US"/>
        </w:rPr>
      </w:pPr>
      <w:hyperlink r:id="rId28" w:history="1">
        <w:r w:rsidR="00770E06" w:rsidRPr="0002566D">
          <w:rPr>
            <w:rStyle w:val="Teksttreci2"/>
            <w:rFonts w:ascii="Times New Roman" w:hAnsi="Times New Roman" w:cs="Times New Roman"/>
            <w:sz w:val="24"/>
            <w:szCs w:val="24"/>
            <w:lang w:val="en-US"/>
          </w:rPr>
          <w:t>https://towardsdatascience.com/introduction-to-machine-learning-for-beginners-eed6024fdb08</w:t>
        </w:r>
      </w:hyperlink>
    </w:p>
    <w:p w14:paraId="383912D1" w14:textId="6066A9F2" w:rsidR="00770E06" w:rsidRPr="0002566D" w:rsidRDefault="009939EE" w:rsidP="00082F3D">
      <w:pPr>
        <w:pStyle w:val="ListParagraph"/>
        <w:numPr>
          <w:ilvl w:val="0"/>
          <w:numId w:val="16"/>
        </w:numPr>
        <w:spacing w:line="360" w:lineRule="auto"/>
        <w:jc w:val="both"/>
        <w:rPr>
          <w:rStyle w:val="Teksttreci2"/>
          <w:rFonts w:ascii="Times New Roman" w:hAnsi="Times New Roman" w:cs="Times New Roman"/>
          <w:sz w:val="24"/>
          <w:szCs w:val="24"/>
          <w:lang w:val="en-US"/>
        </w:rPr>
      </w:pPr>
      <w:hyperlink r:id="rId29" w:history="1">
        <w:r w:rsidR="00770E06" w:rsidRPr="0002566D">
          <w:rPr>
            <w:rStyle w:val="Teksttreci2"/>
            <w:rFonts w:ascii="Times New Roman" w:hAnsi="Times New Roman" w:cs="Times New Roman"/>
            <w:sz w:val="24"/>
            <w:szCs w:val="24"/>
            <w:lang w:val="en-US"/>
          </w:rPr>
          <w:t>https://blog.soshace.com/deep-learning-vs-machine-learning-overview-comparison/</w:t>
        </w:r>
      </w:hyperlink>
    </w:p>
    <w:p w14:paraId="5D9290B0" w14:textId="517E3412" w:rsidR="00B53E5B" w:rsidRPr="0002566D" w:rsidRDefault="00B53E5B" w:rsidP="00082F3D">
      <w:pPr>
        <w:pStyle w:val="ListParagraph"/>
        <w:numPr>
          <w:ilvl w:val="0"/>
          <w:numId w:val="16"/>
        </w:numPr>
        <w:spacing w:line="360" w:lineRule="auto"/>
        <w:jc w:val="both"/>
        <w:rPr>
          <w:rStyle w:val="Teksttreci2"/>
          <w:rFonts w:ascii="Times New Roman" w:hAnsi="Times New Roman" w:cs="Times New Roman"/>
          <w:sz w:val="24"/>
          <w:szCs w:val="24"/>
          <w:lang w:val="en-US"/>
        </w:rPr>
      </w:pPr>
      <w:r w:rsidRPr="0002566D">
        <w:rPr>
          <w:rStyle w:val="Teksttreci2"/>
          <w:rFonts w:ascii="Times New Roman" w:hAnsi="Times New Roman" w:cs="Times New Roman"/>
          <w:sz w:val="24"/>
          <w:szCs w:val="24"/>
          <w:lang w:val="en-US"/>
        </w:rPr>
        <w:t>Reinforcement Learning: An Introduction (</w:t>
      </w:r>
      <w:r w:rsidRPr="0002566D">
        <w:rPr>
          <w:rFonts w:ascii="Times New Roman" w:hAnsi="Times New Roman" w:cs="Times New Roman"/>
          <w:lang w:val="en-GB"/>
        </w:rPr>
        <w:t>Richard S. Sutton and Andrew G. Barto, 2014-2015</w:t>
      </w:r>
      <w:r w:rsidRPr="0002566D">
        <w:rPr>
          <w:rStyle w:val="Teksttreci2"/>
          <w:rFonts w:ascii="Times New Roman" w:hAnsi="Times New Roman" w:cs="Times New Roman"/>
          <w:sz w:val="24"/>
          <w:szCs w:val="24"/>
          <w:lang w:val="en-US"/>
        </w:rPr>
        <w:t>)</w:t>
      </w:r>
    </w:p>
    <w:p w14:paraId="71A06B6E" w14:textId="0B3A5E1F" w:rsidR="00B53E5B" w:rsidRPr="0002566D" w:rsidRDefault="00A0275D" w:rsidP="00082F3D">
      <w:pPr>
        <w:pStyle w:val="ListParagraph"/>
        <w:numPr>
          <w:ilvl w:val="0"/>
          <w:numId w:val="16"/>
        </w:numPr>
        <w:spacing w:line="360" w:lineRule="auto"/>
        <w:jc w:val="both"/>
        <w:rPr>
          <w:rStyle w:val="Teksttreci2"/>
          <w:rFonts w:ascii="Times New Roman" w:hAnsi="Times New Roman" w:cs="Times New Roman"/>
          <w:sz w:val="24"/>
          <w:szCs w:val="24"/>
          <w:lang w:val="en-US"/>
        </w:rPr>
      </w:pPr>
      <w:r w:rsidRPr="0002566D">
        <w:rPr>
          <w:rStyle w:val="Teksttreci2"/>
          <w:rFonts w:ascii="Times New Roman" w:hAnsi="Times New Roman" w:cs="Times New Roman"/>
          <w:sz w:val="24"/>
          <w:szCs w:val="24"/>
          <w:lang w:val="en-US"/>
        </w:rPr>
        <w:t>u</w:t>
      </w:r>
      <w:r w:rsidR="004F1CB0" w:rsidRPr="0002566D">
        <w:rPr>
          <w:rStyle w:val="Teksttreci2"/>
          <w:rFonts w:ascii="Times New Roman" w:hAnsi="Times New Roman" w:cs="Times New Roman"/>
          <w:sz w:val="24"/>
          <w:szCs w:val="24"/>
          <w:lang w:val="en-US"/>
        </w:rPr>
        <w:t>demy.com</w:t>
      </w:r>
    </w:p>
    <w:p w14:paraId="2B363EEF" w14:textId="77777777" w:rsidR="00030317" w:rsidRPr="0002566D" w:rsidRDefault="009939EE" w:rsidP="00082F3D">
      <w:pPr>
        <w:pStyle w:val="ListParagraph"/>
        <w:numPr>
          <w:ilvl w:val="0"/>
          <w:numId w:val="16"/>
        </w:numPr>
        <w:spacing w:line="360" w:lineRule="auto"/>
        <w:jc w:val="both"/>
        <w:rPr>
          <w:rFonts w:ascii="Times New Roman" w:hAnsi="Times New Roman" w:cs="Times New Roman"/>
          <w:lang w:val="en-US"/>
        </w:rPr>
      </w:pPr>
      <w:hyperlink r:id="rId30" w:history="1">
        <w:r w:rsidR="00030317" w:rsidRPr="0002566D">
          <w:rPr>
            <w:rStyle w:val="Hyperlink"/>
            <w:rFonts w:ascii="Times New Roman" w:hAnsi="Times New Roman" w:cs="Times New Roman"/>
            <w:lang w:val="en-US"/>
          </w:rPr>
          <w:t>https://en.wikipedia.org/wiki/Reinforcement_learning</w:t>
        </w:r>
      </w:hyperlink>
    </w:p>
    <w:p w14:paraId="30DE9ED5" w14:textId="701369CB" w:rsidR="004F1CB0" w:rsidRPr="0002566D" w:rsidRDefault="009E30E2" w:rsidP="00082F3D">
      <w:pPr>
        <w:pStyle w:val="ListParagraph"/>
        <w:numPr>
          <w:ilvl w:val="0"/>
          <w:numId w:val="16"/>
        </w:numPr>
        <w:spacing w:line="360" w:lineRule="auto"/>
        <w:jc w:val="both"/>
        <w:rPr>
          <w:rFonts w:ascii="Times New Roman" w:eastAsia="Times New Roman" w:hAnsi="Times New Roman" w:cs="Times New Roman"/>
          <w:lang w:val="en-US"/>
        </w:rPr>
      </w:pPr>
      <w:r w:rsidRPr="0002566D">
        <w:rPr>
          <w:rStyle w:val="Teksttreci2"/>
          <w:rFonts w:ascii="Times New Roman" w:hAnsi="Times New Roman" w:cs="Times New Roman"/>
          <w:sz w:val="24"/>
          <w:szCs w:val="24"/>
          <w:lang w:val="en-US"/>
        </w:rPr>
        <w:t>Reinforcement Learning: Theory and Practice (</w:t>
      </w:r>
      <w:r w:rsidRPr="0002566D">
        <w:rPr>
          <w:rFonts w:ascii="Times New Roman" w:hAnsi="Times New Roman" w:cs="Times New Roman"/>
          <w:lang w:val="en-US"/>
        </w:rPr>
        <w:t>Csaba Szepesvari)</w:t>
      </w:r>
    </w:p>
    <w:p w14:paraId="64B213F7" w14:textId="77777777" w:rsidR="00E2374E" w:rsidRPr="0002566D" w:rsidRDefault="009939EE" w:rsidP="00082F3D">
      <w:pPr>
        <w:pStyle w:val="ListParagraph"/>
        <w:numPr>
          <w:ilvl w:val="0"/>
          <w:numId w:val="16"/>
        </w:numPr>
        <w:spacing w:line="360" w:lineRule="auto"/>
        <w:jc w:val="both"/>
        <w:rPr>
          <w:rFonts w:ascii="Times New Roman" w:hAnsi="Times New Roman" w:cs="Times New Roman"/>
          <w:lang w:val="en-US"/>
        </w:rPr>
      </w:pPr>
      <w:hyperlink r:id="rId31" w:history="1">
        <w:r w:rsidR="00E2374E" w:rsidRPr="0002566D">
          <w:rPr>
            <w:rStyle w:val="Hyperlink"/>
            <w:rFonts w:ascii="Times New Roman" w:hAnsi="Times New Roman" w:cs="Times New Roman"/>
            <w:lang w:val="en-US"/>
          </w:rPr>
          <w:t>https://openai.com/blog/evolution-strategies/</w:t>
        </w:r>
      </w:hyperlink>
    </w:p>
    <w:p w14:paraId="33CE8975" w14:textId="48CC62B4" w:rsidR="00F37507" w:rsidRPr="0002566D" w:rsidRDefault="009939EE" w:rsidP="00082F3D">
      <w:pPr>
        <w:pStyle w:val="ListParagraph"/>
        <w:numPr>
          <w:ilvl w:val="0"/>
          <w:numId w:val="16"/>
        </w:numPr>
        <w:spacing w:line="360" w:lineRule="auto"/>
        <w:jc w:val="both"/>
        <w:rPr>
          <w:rFonts w:ascii="Times New Roman" w:hAnsi="Times New Roman" w:cs="Times New Roman"/>
          <w:lang w:val="en-US"/>
        </w:rPr>
      </w:pPr>
      <w:hyperlink r:id="rId32" w:history="1">
        <w:r w:rsidR="004361DD" w:rsidRPr="0002566D">
          <w:rPr>
            <w:rStyle w:val="Hyperlink"/>
            <w:rFonts w:ascii="Times New Roman" w:hAnsi="Times New Roman" w:cs="Times New Roman"/>
            <w:lang w:val="en-US"/>
          </w:rPr>
          <w:t>https://pygame-learning-environment.readthedocs.io/en/latest/</w:t>
        </w:r>
      </w:hyperlink>
    </w:p>
    <w:p w14:paraId="607030BC" w14:textId="7501290C" w:rsidR="000648E4" w:rsidRPr="0002566D" w:rsidRDefault="009939EE" w:rsidP="00C94C70">
      <w:pPr>
        <w:pStyle w:val="ListParagraph"/>
        <w:numPr>
          <w:ilvl w:val="0"/>
          <w:numId w:val="16"/>
        </w:numPr>
        <w:jc w:val="both"/>
        <w:rPr>
          <w:rFonts w:ascii="Times New Roman" w:hAnsi="Times New Roman" w:cs="Times New Roman"/>
        </w:rPr>
      </w:pPr>
      <w:hyperlink r:id="rId33" w:history="1">
        <w:r w:rsidR="00D97AD3" w:rsidRPr="0002566D">
          <w:rPr>
            <w:rFonts w:ascii="Times New Roman" w:hAnsi="Times New Roman" w:cs="Times New Roman"/>
            <w:color w:val="0000FF"/>
            <w:u w:val="single"/>
          </w:rPr>
          <w:t>https://stackoverflow.com/</w:t>
        </w:r>
      </w:hyperlink>
    </w:p>
    <w:p w14:paraId="09D24FE7" w14:textId="77777777" w:rsidR="00700E56" w:rsidRPr="00C94C70" w:rsidRDefault="00700E56" w:rsidP="00082F3D">
      <w:pPr>
        <w:spacing w:line="360" w:lineRule="auto"/>
        <w:jc w:val="both"/>
      </w:pPr>
    </w:p>
    <w:p w14:paraId="6837B437" w14:textId="77777777" w:rsidR="00770E06" w:rsidRPr="009F0089" w:rsidRDefault="00770E06" w:rsidP="00082F3D">
      <w:pPr>
        <w:spacing w:line="360" w:lineRule="auto"/>
        <w:jc w:val="both"/>
        <w:rPr>
          <w:lang w:val="en-US"/>
        </w:rPr>
      </w:pPr>
    </w:p>
    <w:sectPr w:rsidR="00770E06" w:rsidRPr="009F0089" w:rsidSect="00082F3D">
      <w:footerReference w:type="even" r:id="rId34"/>
      <w:footerReference w:type="default" r:id="rId35"/>
      <w:pgSz w:w="11900" w:h="16840"/>
      <w:pgMar w:top="1418" w:right="1134" w:bottom="1418" w:left="1701" w:header="709" w:footer="709" w:gutter="0"/>
      <w:cols w:space="708"/>
      <w:vAlign w:val="both"/>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7" w:author="Jarosław Olejniczak" w:date="2020-04-14T11:53:00Z" w:initials="JO">
    <w:p w14:paraId="3E3FC477" w14:textId="77777777" w:rsidR="00084070" w:rsidRPr="0004243B" w:rsidRDefault="00084070" w:rsidP="00304CC0">
      <w:pPr>
        <w:pStyle w:val="CommentText"/>
        <w:rPr>
          <w:lang w:val="en-US"/>
        </w:rPr>
      </w:pPr>
      <w:r>
        <w:rPr>
          <w:rStyle w:val="CommentReference"/>
        </w:rPr>
        <w:annotationRef/>
      </w:r>
      <w:r w:rsidRPr="0004243B">
        <w:rPr>
          <w:lang w:val="en-US"/>
        </w:rPr>
        <w:t>At the very begining of Your thesis should be small chapter Introduction . Where you define the objective of Your thesis and shortly describe the structure.</w:t>
      </w:r>
    </w:p>
  </w:comment>
  <w:comment w:id="58" w:author="Олександр Романченко" w:date="2020-04-18T12:48:00Z" w:initials="ОР">
    <w:p w14:paraId="3A24D0D2" w14:textId="1CA84374" w:rsidR="00084070" w:rsidRPr="00186749" w:rsidRDefault="00084070">
      <w:pPr>
        <w:pStyle w:val="CommentText"/>
        <w:rPr>
          <w:lang w:val="en-US"/>
        </w:rPr>
      </w:pPr>
      <w:r>
        <w:rPr>
          <w:rStyle w:val="CommentReference"/>
        </w:rPr>
        <w:annotationRef/>
      </w:r>
      <w:r w:rsidRPr="00186749">
        <w:rPr>
          <w:lang w:val="en-US"/>
        </w:rPr>
        <w:t>Added</w:t>
      </w:r>
      <w:r>
        <w:rPr>
          <w:lang w:val="en-US"/>
        </w:rPr>
        <w:t xml:space="preserve"> above</w:t>
      </w:r>
    </w:p>
  </w:comment>
  <w:comment w:id="59" w:author="Jarosław Olejniczak" w:date="2020-04-14T11:58:00Z" w:initials="JO">
    <w:p w14:paraId="2F60CC71" w14:textId="77777777" w:rsidR="00084070" w:rsidRPr="0004243B" w:rsidRDefault="00084070" w:rsidP="00304CC0">
      <w:pPr>
        <w:pStyle w:val="CommentText"/>
        <w:rPr>
          <w:lang w:val="en-US"/>
        </w:rPr>
      </w:pPr>
      <w:r>
        <w:rPr>
          <w:rStyle w:val="CommentReference"/>
        </w:rPr>
        <w:annotationRef/>
      </w:r>
      <w:r w:rsidRPr="0004243B">
        <w:rPr>
          <w:lang w:val="en-US"/>
        </w:rPr>
        <w:t>Please numer all sections.</w:t>
      </w:r>
    </w:p>
  </w:comment>
  <w:comment w:id="75" w:author="Jarosław Olejniczak" w:date="2020-04-14T11:58:00Z" w:initials="JO">
    <w:p w14:paraId="54D0C9B0" w14:textId="4342E9C1" w:rsidR="00084070" w:rsidRPr="0004243B" w:rsidRDefault="00084070">
      <w:pPr>
        <w:pStyle w:val="CommentText"/>
        <w:rPr>
          <w:lang w:val="en-US"/>
        </w:rPr>
      </w:pPr>
      <w:r>
        <w:rPr>
          <w:rStyle w:val="CommentReference"/>
        </w:rPr>
        <w:annotationRef/>
      </w:r>
      <w:r w:rsidRPr="0004243B">
        <w:rPr>
          <w:lang w:val="en-US"/>
        </w:rPr>
        <w:t>the chapter should not start with a drawing</w:t>
      </w:r>
    </w:p>
  </w:comment>
  <w:comment w:id="76" w:author="Олександр Романченко" w:date="2020-04-18T11:58:00Z" w:initials="ОР">
    <w:p w14:paraId="6148D96E" w14:textId="035F3DCF" w:rsidR="00084070" w:rsidRPr="005009AE" w:rsidRDefault="00084070">
      <w:pPr>
        <w:pStyle w:val="CommentText"/>
        <w:rPr>
          <w:lang w:val="en-US"/>
        </w:rPr>
      </w:pPr>
      <w:r>
        <w:rPr>
          <w:rStyle w:val="CommentReference"/>
        </w:rPr>
        <w:annotationRef/>
      </w:r>
      <w:r>
        <w:rPr>
          <w:lang w:val="en-US"/>
        </w:rPr>
        <w:t>removed it</w:t>
      </w:r>
    </w:p>
  </w:comment>
  <w:comment w:id="90" w:author="Jarosław Olejniczak" w:date="2020-04-14T12:11:00Z" w:initials="JO">
    <w:p w14:paraId="09EC0D96" w14:textId="74F28C3F" w:rsidR="00084070" w:rsidRPr="0004243B" w:rsidRDefault="00084070">
      <w:pPr>
        <w:pStyle w:val="CommentText"/>
        <w:rPr>
          <w:lang w:val="en-US"/>
        </w:rPr>
      </w:pPr>
      <w:r>
        <w:rPr>
          <w:rStyle w:val="CommentReference"/>
        </w:rPr>
        <w:annotationRef/>
      </w:r>
      <w:r w:rsidRPr="0004243B">
        <w:rPr>
          <w:lang w:val="en-US"/>
        </w:rPr>
        <w:t>There are no references to literature sources in your work. Attention applies to all work</w:t>
      </w:r>
    </w:p>
  </w:comment>
  <w:comment w:id="91" w:author="Олександр Романченко" w:date="2020-04-18T12:59:00Z" w:initials="ОР">
    <w:p w14:paraId="73C77CA0" w14:textId="6006C5F8" w:rsidR="00084070" w:rsidRPr="00633982" w:rsidRDefault="00084070">
      <w:pPr>
        <w:pStyle w:val="CommentText"/>
        <w:rPr>
          <w:lang w:val="en-US"/>
        </w:rPr>
      </w:pPr>
      <w:r>
        <w:rPr>
          <w:rStyle w:val="CommentReference"/>
        </w:rPr>
        <w:annotationRef/>
      </w:r>
      <w:r>
        <w:rPr>
          <w:lang w:val="en-US"/>
        </w:rPr>
        <w:t>Yes, most of the sources are educational websites on the internet. But also there are literature sources which can be seen at Figures 9, 10. Please let me know if it’s necessary to have more literature sources and I’ll add it.</w:t>
      </w:r>
    </w:p>
  </w:comment>
  <w:comment w:id="210" w:author="Jarosław Olejniczak" w:date="2020-04-14T12:06:00Z" w:initials="JO">
    <w:p w14:paraId="71271600" w14:textId="2A3C0D15" w:rsidR="00084070" w:rsidRPr="0004243B" w:rsidRDefault="00084070">
      <w:pPr>
        <w:pStyle w:val="CommentText"/>
        <w:rPr>
          <w:lang w:val="en-US"/>
        </w:rPr>
      </w:pPr>
      <w:r>
        <w:rPr>
          <w:rStyle w:val="CommentReference"/>
        </w:rPr>
        <w:annotationRef/>
      </w:r>
      <w:r w:rsidRPr="0004243B">
        <w:rPr>
          <w:lang w:val="en-US"/>
        </w:rPr>
        <w:t>Please adjust all text</w:t>
      </w:r>
    </w:p>
  </w:comment>
  <w:comment w:id="211" w:author="Олександр Романченко" w:date="2020-04-18T11:08:00Z" w:initials="ОР">
    <w:p w14:paraId="1CB07216" w14:textId="51E21EF8" w:rsidR="00084070" w:rsidRPr="002B0B42" w:rsidRDefault="00084070">
      <w:pPr>
        <w:pStyle w:val="CommentText"/>
        <w:rPr>
          <w:lang w:val="en-US"/>
        </w:rPr>
      </w:pPr>
      <w:r>
        <w:rPr>
          <w:rStyle w:val="CommentReference"/>
        </w:rPr>
        <w:annotationRef/>
      </w:r>
      <w:r>
        <w:rPr>
          <w:lang w:val="en-US"/>
        </w:rPr>
        <w:t xml:space="preserve"> done</w:t>
      </w:r>
    </w:p>
  </w:comment>
  <w:comment w:id="266" w:author="Jarosław Olejniczak" w:date="2020-04-14T12:13:00Z" w:initials="JO">
    <w:p w14:paraId="6A80A163" w14:textId="7B7EE231" w:rsidR="00084070" w:rsidRPr="0004243B" w:rsidRDefault="00084070">
      <w:pPr>
        <w:pStyle w:val="CommentText"/>
        <w:rPr>
          <w:lang w:val="en-US"/>
        </w:rPr>
      </w:pPr>
      <w:r>
        <w:rPr>
          <w:rStyle w:val="CommentReference"/>
        </w:rPr>
        <w:annotationRef/>
      </w:r>
      <w:r w:rsidRPr="0004243B">
        <w:rPr>
          <w:lang w:val="en-US"/>
        </w:rPr>
        <w:t>Exampleas of what ? Please expand</w:t>
      </w:r>
    </w:p>
  </w:comment>
  <w:comment w:id="267" w:author="Олександр Романченко" w:date="2020-04-18T11:25:00Z" w:initials="ОР">
    <w:p w14:paraId="46EF08B9" w14:textId="44709083" w:rsidR="00084070" w:rsidRPr="003C0558" w:rsidRDefault="00084070">
      <w:pPr>
        <w:pStyle w:val="CommentText"/>
        <w:rPr>
          <w:lang w:val="en-US"/>
        </w:rPr>
      </w:pPr>
      <w:r>
        <w:rPr>
          <w:rStyle w:val="CommentReference"/>
        </w:rPr>
        <w:annotationRef/>
      </w:r>
      <w:r w:rsidRPr="003C0558">
        <w:rPr>
          <w:lang w:val="en-US"/>
        </w:rPr>
        <w:t>done</w:t>
      </w:r>
    </w:p>
  </w:comment>
  <w:comment w:id="396" w:author="Jarosław Olejniczak" w:date="2020-04-14T12:15:00Z" w:initials="JO">
    <w:p w14:paraId="4DB860FE" w14:textId="6F47AF90" w:rsidR="00084070" w:rsidRPr="0004243B" w:rsidRDefault="00084070">
      <w:pPr>
        <w:pStyle w:val="CommentText"/>
        <w:rPr>
          <w:lang w:val="en-US"/>
        </w:rPr>
      </w:pPr>
      <w:r>
        <w:rPr>
          <w:rStyle w:val="CommentReference"/>
        </w:rPr>
        <w:annotationRef/>
      </w:r>
      <w:r w:rsidRPr="0004243B">
        <w:rPr>
          <w:lang w:val="en-US"/>
        </w:rPr>
        <w:t>Please expand</w:t>
      </w:r>
    </w:p>
  </w:comment>
  <w:comment w:id="397" w:author="Олександр Романченко" w:date="2020-04-18T11:30:00Z" w:initials="ОР">
    <w:p w14:paraId="782EC879" w14:textId="2C0139E6" w:rsidR="00084070" w:rsidRPr="003C0558" w:rsidRDefault="00084070">
      <w:pPr>
        <w:pStyle w:val="CommentText"/>
        <w:rPr>
          <w:lang w:val="en-US"/>
        </w:rPr>
      </w:pPr>
      <w:r>
        <w:rPr>
          <w:rStyle w:val="CommentReference"/>
        </w:rPr>
        <w:annotationRef/>
      </w:r>
      <w:r>
        <w:rPr>
          <w:lang w:val="en-US"/>
        </w:rPr>
        <w:t>done</w:t>
      </w:r>
    </w:p>
  </w:comment>
  <w:comment w:id="446" w:author="Jarosław Olejniczak" w:date="2020-04-14T12:16:00Z" w:initials="JO">
    <w:p w14:paraId="2C27226C" w14:textId="0C19938C" w:rsidR="00084070" w:rsidRPr="0004243B" w:rsidRDefault="00084070">
      <w:pPr>
        <w:pStyle w:val="CommentText"/>
        <w:rPr>
          <w:lang w:val="en-US"/>
        </w:rPr>
      </w:pPr>
      <w:r>
        <w:rPr>
          <w:rStyle w:val="CommentReference"/>
        </w:rPr>
        <w:annotationRef/>
      </w:r>
      <w:r w:rsidRPr="0004243B">
        <w:rPr>
          <w:lang w:val="en-US"/>
        </w:rPr>
        <w:t>Specify the source</w:t>
      </w:r>
    </w:p>
  </w:comment>
  <w:comment w:id="447" w:author="Jarosław Olejniczak" w:date="2020-04-14T12:16:00Z" w:initials="JO">
    <w:p w14:paraId="4C3E2751" w14:textId="1F44CAAB" w:rsidR="00084070" w:rsidRPr="0004243B" w:rsidRDefault="00084070">
      <w:pPr>
        <w:pStyle w:val="CommentText"/>
        <w:rPr>
          <w:lang w:val="en-US"/>
        </w:rPr>
      </w:pPr>
      <w:r>
        <w:rPr>
          <w:rStyle w:val="CommentReference"/>
        </w:rPr>
        <w:annotationRef/>
      </w:r>
      <w:r w:rsidRPr="0004243B">
        <w:rPr>
          <w:lang w:val="en-US"/>
        </w:rPr>
        <w:t>Code shoud be moved to the apppendix</w:t>
      </w:r>
    </w:p>
  </w:comment>
  <w:comment w:id="448" w:author="Олександр Романченко" w:date="2020-04-18T11:47:00Z" w:initials="ОР">
    <w:p w14:paraId="01CDBE4A" w14:textId="20086AF3" w:rsidR="00084070" w:rsidRPr="00B745AB" w:rsidRDefault="00084070">
      <w:pPr>
        <w:pStyle w:val="CommentText"/>
        <w:rPr>
          <w:lang w:val="en-US"/>
        </w:rPr>
      </w:pPr>
      <w:r>
        <w:rPr>
          <w:rStyle w:val="CommentReference"/>
        </w:rPr>
        <w:annotationRef/>
      </w:r>
      <w:r>
        <w:rPr>
          <w:lang w:val="en-US"/>
        </w:rPr>
        <w:t>Added appendix in the line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3FC477" w15:done="0"/>
  <w15:commentEx w15:paraId="3A24D0D2" w15:paraIdParent="3E3FC477" w15:done="0"/>
  <w15:commentEx w15:paraId="2F60CC71" w15:done="0"/>
  <w15:commentEx w15:paraId="54D0C9B0" w15:done="0"/>
  <w15:commentEx w15:paraId="6148D96E" w15:paraIdParent="54D0C9B0" w15:done="0"/>
  <w15:commentEx w15:paraId="09EC0D96" w15:done="0"/>
  <w15:commentEx w15:paraId="73C77CA0" w15:paraIdParent="09EC0D96" w15:done="0"/>
  <w15:commentEx w15:paraId="71271600" w15:done="0"/>
  <w15:commentEx w15:paraId="1CB07216" w15:paraIdParent="71271600" w15:done="0"/>
  <w15:commentEx w15:paraId="6A80A163" w15:done="0"/>
  <w15:commentEx w15:paraId="46EF08B9" w15:paraIdParent="6A80A163" w15:done="0"/>
  <w15:commentEx w15:paraId="4DB860FE" w15:done="0"/>
  <w15:commentEx w15:paraId="782EC879" w15:paraIdParent="4DB860FE" w15:done="0"/>
  <w15:commentEx w15:paraId="2C27226C" w15:done="0"/>
  <w15:commentEx w15:paraId="4C3E2751" w15:done="0"/>
  <w15:commentEx w15:paraId="01CDBE4A" w15:paraIdParent="4C3E27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7589" w16cex:dateUtc="2020-04-18T10:48:00Z"/>
  <w16cex:commentExtensible w16cex:durableId="224569E8" w16cex:dateUtc="2020-04-18T09:58:00Z"/>
  <w16cex:commentExtensible w16cex:durableId="22457841" w16cex:dateUtc="2020-04-18T10:59:00Z"/>
  <w16cex:commentExtensible w16cex:durableId="22455E1F" w16cex:dateUtc="2020-04-18T09:08:00Z"/>
  <w16cex:commentExtensible w16cex:durableId="22456236" w16cex:dateUtc="2020-04-18T09:25:00Z"/>
  <w16cex:commentExtensible w16cex:durableId="2245634A" w16cex:dateUtc="2020-04-18T09:30:00Z"/>
  <w16cex:commentExtensible w16cex:durableId="22456746" w16cex:dateUtc="2020-04-18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3FC477" w16cid:durableId="224022AB"/>
  <w16cid:commentId w16cid:paraId="3A24D0D2" w16cid:durableId="22457589"/>
  <w16cid:commentId w16cid:paraId="2F60CC71" w16cid:durableId="224023F8"/>
  <w16cid:commentId w16cid:paraId="54D0C9B0" w16cid:durableId="224023E8"/>
  <w16cid:commentId w16cid:paraId="6148D96E" w16cid:durableId="224569E8"/>
  <w16cid:commentId w16cid:paraId="09EC0D96" w16cid:durableId="22402700"/>
  <w16cid:commentId w16cid:paraId="73C77CA0" w16cid:durableId="22457841"/>
  <w16cid:commentId w16cid:paraId="71271600" w16cid:durableId="224025D9"/>
  <w16cid:commentId w16cid:paraId="1CB07216" w16cid:durableId="22455E1F"/>
  <w16cid:commentId w16cid:paraId="6A80A163" w16cid:durableId="22402776"/>
  <w16cid:commentId w16cid:paraId="46EF08B9" w16cid:durableId="22456236"/>
  <w16cid:commentId w16cid:paraId="4DB860FE" w16cid:durableId="224027F5"/>
  <w16cid:commentId w16cid:paraId="782EC879" w16cid:durableId="2245634A"/>
  <w16cid:commentId w16cid:paraId="2C27226C" w16cid:durableId="22402813"/>
  <w16cid:commentId w16cid:paraId="4C3E2751" w16cid:durableId="22402838"/>
  <w16cid:commentId w16cid:paraId="01CDBE4A" w16cid:durableId="22456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4D2A5" w14:textId="77777777" w:rsidR="009939EE" w:rsidRDefault="009939EE" w:rsidP="00B228E1">
      <w:r>
        <w:separator/>
      </w:r>
    </w:p>
  </w:endnote>
  <w:endnote w:type="continuationSeparator" w:id="0">
    <w:p w14:paraId="5F68B722" w14:textId="77777777" w:rsidR="009939EE" w:rsidRDefault="009939EE" w:rsidP="00B2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1002AFF" w:usb1="C000ACFF" w:usb2="00000009" w:usb3="00000000" w:csb0="000001F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altName w:val="Sylfaen"/>
    <w:panose1 w:val="020B0604020202020204"/>
    <w:charset w:val="EE"/>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341038"/>
      <w:docPartObj>
        <w:docPartGallery w:val="Page Numbers (Bottom of Page)"/>
        <w:docPartUnique/>
      </w:docPartObj>
    </w:sdtPr>
    <w:sdtEndPr>
      <w:rPr>
        <w:rStyle w:val="PageNumber"/>
      </w:rPr>
    </w:sdtEndPr>
    <w:sdtContent>
      <w:p w14:paraId="1D9A7560" w14:textId="0D93CA13" w:rsidR="00084070" w:rsidRDefault="00084070"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398D2" w14:textId="77777777" w:rsidR="00084070" w:rsidRDefault="0008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1200890"/>
      <w:docPartObj>
        <w:docPartGallery w:val="Page Numbers (Bottom of Page)"/>
        <w:docPartUnique/>
      </w:docPartObj>
    </w:sdtPr>
    <w:sdtEndPr>
      <w:rPr>
        <w:rStyle w:val="PageNumber"/>
      </w:rPr>
    </w:sdtEndPr>
    <w:sdtContent>
      <w:p w14:paraId="76546931" w14:textId="1C0888CB" w:rsidR="00084070" w:rsidRDefault="00084070"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C2A6E" w14:textId="77777777" w:rsidR="00084070" w:rsidRDefault="00084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AEFBB" w14:textId="77777777" w:rsidR="009939EE" w:rsidRDefault="009939EE" w:rsidP="00B228E1">
      <w:r>
        <w:separator/>
      </w:r>
    </w:p>
  </w:footnote>
  <w:footnote w:type="continuationSeparator" w:id="0">
    <w:p w14:paraId="5BB1B363" w14:textId="77777777" w:rsidR="009939EE" w:rsidRDefault="009939EE" w:rsidP="00B228E1">
      <w:r>
        <w:continuationSeparator/>
      </w:r>
    </w:p>
  </w:footnote>
  <w:footnote w:id="1">
    <w:p w14:paraId="4725468B" w14:textId="6BD333D2" w:rsidR="00084070" w:rsidRPr="00E539E5" w:rsidRDefault="00084070" w:rsidP="000648E4">
      <w:pPr>
        <w:rPr>
          <w:ins w:id="8" w:author="Олександр Романченко" w:date="2020-05-16T19:20:00Z"/>
          <w:sz w:val="20"/>
          <w:szCs w:val="20"/>
          <w:lang w:val="en-US"/>
        </w:rPr>
      </w:pPr>
      <w:ins w:id="9" w:author="Олександр Романченко" w:date="2020-05-16T19:20:00Z">
        <w:r w:rsidRPr="00F25F10">
          <w:rPr>
            <w:rStyle w:val="FootnoteReference"/>
            <w:sz w:val="20"/>
            <w:szCs w:val="20"/>
          </w:rPr>
          <w:footnoteRef/>
        </w:r>
        <w:r w:rsidRPr="00E539E5">
          <w:rPr>
            <w:sz w:val="20"/>
            <w:szCs w:val="20"/>
            <w:lang w:val="en-US"/>
          </w:rPr>
          <w:t xml:space="preserve"> Richard S. Sutton</w:t>
        </w:r>
      </w:ins>
      <w:ins w:id="10" w:author="Олександр Романченко" w:date="2020-05-16T19:40:00Z">
        <w:r>
          <w:rPr>
            <w:sz w:val="20"/>
            <w:szCs w:val="20"/>
            <w:lang w:val="en-US"/>
          </w:rPr>
          <w:t xml:space="preserve"> &amp; </w:t>
        </w:r>
      </w:ins>
      <w:ins w:id="11" w:author="Олександр Романченко" w:date="2020-05-16T19:20:00Z">
        <w:r w:rsidRPr="00E539E5">
          <w:rPr>
            <w:sz w:val="20"/>
            <w:szCs w:val="20"/>
            <w:lang w:val="en-US"/>
          </w:rPr>
          <w:t>Andrew G. Barto</w:t>
        </w:r>
      </w:ins>
      <w:ins w:id="12" w:author="Олександр Романченко" w:date="2020-05-16T19:41:00Z">
        <w:r>
          <w:rPr>
            <w:sz w:val="20"/>
            <w:szCs w:val="20"/>
            <w:lang w:val="en-US"/>
          </w:rPr>
          <w:t xml:space="preserve"> (2014).</w:t>
        </w:r>
      </w:ins>
      <w:ins w:id="13" w:author="Олександр Романченко" w:date="2020-05-16T19:37:00Z">
        <w:r>
          <w:rPr>
            <w:sz w:val="20"/>
            <w:szCs w:val="20"/>
            <w:lang w:val="en-US"/>
          </w:rPr>
          <w:t xml:space="preserve"> </w:t>
        </w:r>
      </w:ins>
      <w:ins w:id="14" w:author="Олександр Романченко" w:date="2020-05-16T19:20:00Z">
        <w:r w:rsidRPr="00E539E5">
          <w:rPr>
            <w:i/>
            <w:iCs/>
            <w:sz w:val="20"/>
            <w:szCs w:val="20"/>
            <w:lang w:val="en-US"/>
          </w:rPr>
          <w:t>Reinforcement Learning: An Introduction</w:t>
        </w:r>
      </w:ins>
      <w:ins w:id="15" w:author="Олександр Романченко" w:date="2020-05-16T19:38:00Z">
        <w:r>
          <w:rPr>
            <w:sz w:val="20"/>
            <w:szCs w:val="20"/>
            <w:lang w:val="en-US"/>
          </w:rPr>
          <w:t xml:space="preserve">, </w:t>
        </w:r>
      </w:ins>
      <w:ins w:id="16" w:author="Олександр Романченко" w:date="2020-05-16T19:54:00Z">
        <w:r w:rsidRPr="00E539E5">
          <w:rPr>
            <w:sz w:val="20"/>
            <w:szCs w:val="20"/>
            <w:lang w:val="en-US"/>
          </w:rPr>
          <w:t>The MIT Press Cambridge, Massachusetts London, England</w:t>
        </w:r>
        <w:r>
          <w:rPr>
            <w:sz w:val="20"/>
            <w:szCs w:val="20"/>
            <w:lang w:val="en-US"/>
          </w:rPr>
          <w:t xml:space="preserve">, </w:t>
        </w:r>
      </w:ins>
      <w:ins w:id="17" w:author="Олександр Романченко" w:date="2020-05-16T19:38:00Z">
        <w:r w:rsidRPr="007E14EC">
          <w:rPr>
            <w:sz w:val="20"/>
            <w:szCs w:val="20"/>
            <w:lang w:val="en-US"/>
          </w:rPr>
          <w:t>p. 67-69</w:t>
        </w:r>
      </w:ins>
    </w:p>
    <w:p w14:paraId="13A3335F" w14:textId="7C1024A6" w:rsidR="00084070" w:rsidRPr="000648E4" w:rsidRDefault="00084070">
      <w:pPr>
        <w:pStyle w:val="FootnoteText"/>
        <w:rPr>
          <w:lang w:val="en-US"/>
          <w:rPrChange w:id="18" w:author="Олександр Романченко" w:date="2020-05-16T19:20:00Z">
            <w:rPr/>
          </w:rPrChange>
        </w:rPr>
      </w:pPr>
    </w:p>
  </w:footnote>
  <w:footnote w:id="2">
    <w:p w14:paraId="548F13E2" w14:textId="5A9E59DF" w:rsidR="00084070" w:rsidRPr="00F25F10" w:rsidRDefault="00084070" w:rsidP="00A14B2B">
      <w:pPr>
        <w:rPr>
          <w:ins w:id="21" w:author="Олександр Романченко" w:date="2020-05-16T20:08:00Z"/>
          <w:lang w:val="en-US"/>
        </w:rPr>
      </w:pPr>
      <w:ins w:id="22" w:author="Олександр Романченко" w:date="2020-05-16T20:07:00Z">
        <w:r>
          <w:rPr>
            <w:rStyle w:val="FootnoteReference"/>
          </w:rPr>
          <w:footnoteRef/>
        </w:r>
        <w:r w:rsidRPr="00E539E5">
          <w:rPr>
            <w:lang w:val="en-US"/>
          </w:rPr>
          <w:t xml:space="preserve"> </w:t>
        </w:r>
      </w:ins>
      <w:ins w:id="23" w:author="Олександр Романченко" w:date="2020-05-16T20:08:00Z">
        <w:r w:rsidRPr="00E539E5">
          <w:rPr>
            <w:rFonts w:ascii="Times" w:hAnsi="Times" w:cs="Arial"/>
            <w:color w:val="202122"/>
            <w:sz w:val="20"/>
            <w:szCs w:val="20"/>
            <w:shd w:val="clear" w:color="auto" w:fill="FFFFFF"/>
            <w:lang w:val="en-US"/>
          </w:rPr>
          <w:t xml:space="preserve">Bellman, R.E. </w:t>
        </w:r>
      </w:ins>
      <w:ins w:id="24" w:author="Олександр Романченко" w:date="2020-05-16T20:09:00Z">
        <w:r>
          <w:rPr>
            <w:rFonts w:ascii="Times" w:hAnsi="Times" w:cs="Arial"/>
            <w:color w:val="202122"/>
            <w:sz w:val="20"/>
            <w:szCs w:val="20"/>
            <w:shd w:val="clear" w:color="auto" w:fill="FFFFFF"/>
            <w:lang w:val="en-US"/>
          </w:rPr>
          <w:t>(</w:t>
        </w:r>
      </w:ins>
      <w:ins w:id="25" w:author="Олександр Романченко" w:date="2020-05-16T20:08:00Z">
        <w:r w:rsidRPr="00F25F10">
          <w:rPr>
            <w:rFonts w:ascii="Times" w:hAnsi="Times" w:cs="Arial"/>
            <w:color w:val="202122"/>
            <w:sz w:val="20"/>
            <w:szCs w:val="20"/>
            <w:shd w:val="clear" w:color="auto" w:fill="FFFFFF"/>
            <w:lang w:val="en-US"/>
          </w:rPr>
          <w:t>1957</w:t>
        </w:r>
      </w:ins>
      <w:ins w:id="26" w:author="Олександр Романченко" w:date="2020-05-16T20:09:00Z">
        <w:r>
          <w:rPr>
            <w:rFonts w:ascii="Times" w:hAnsi="Times" w:cs="Arial"/>
            <w:color w:val="202122"/>
            <w:sz w:val="20"/>
            <w:szCs w:val="20"/>
            <w:shd w:val="clear" w:color="auto" w:fill="FFFFFF"/>
            <w:lang w:val="en-US"/>
          </w:rPr>
          <w:t>)</w:t>
        </w:r>
      </w:ins>
      <w:ins w:id="27" w:author="Олександр Романченко" w:date="2020-05-16T20:08:00Z">
        <w:r w:rsidRPr="00F25F10">
          <w:rPr>
            <w:rFonts w:ascii="Times" w:hAnsi="Times" w:cs="Arial"/>
            <w:color w:val="202122"/>
            <w:sz w:val="20"/>
            <w:szCs w:val="20"/>
            <w:shd w:val="clear" w:color="auto" w:fill="FFFFFF"/>
            <w:lang w:val="en-US"/>
          </w:rPr>
          <w:t>. </w:t>
        </w:r>
        <w:r w:rsidRPr="00F25F10">
          <w:rPr>
            <w:rFonts w:ascii="Times" w:hAnsi="Times" w:cs="Arial"/>
            <w:i/>
            <w:iCs/>
            <w:color w:val="202122"/>
            <w:sz w:val="20"/>
            <w:szCs w:val="20"/>
            <w:shd w:val="clear" w:color="auto" w:fill="FFFFFF"/>
            <w:lang w:val="en-US"/>
          </w:rPr>
          <w:t>Dynamic Programming</w:t>
        </w:r>
        <w:r w:rsidRPr="00F25F10">
          <w:rPr>
            <w:rFonts w:ascii="Times" w:hAnsi="Times" w:cs="Arial"/>
            <w:color w:val="202122"/>
            <w:sz w:val="20"/>
            <w:szCs w:val="20"/>
            <w:shd w:val="clear" w:color="auto" w:fill="FFFFFF"/>
            <w:lang w:val="en-US"/>
          </w:rPr>
          <w:t>. Dover.</w:t>
        </w:r>
      </w:ins>
    </w:p>
    <w:p w14:paraId="707925AB" w14:textId="0FFAB0C7" w:rsidR="00084070" w:rsidRPr="00F25F10" w:rsidRDefault="00084070">
      <w:pPr>
        <w:pStyle w:val="FootnoteText"/>
        <w:rPr>
          <w:lang w:val="en-US"/>
        </w:rPr>
      </w:pPr>
    </w:p>
  </w:footnote>
  <w:footnote w:id="3">
    <w:p w14:paraId="22238B92" w14:textId="4EE72D2A" w:rsidR="00084070" w:rsidRPr="00F25F10" w:rsidRDefault="00084070" w:rsidP="00E539E5">
      <w:pPr>
        <w:rPr>
          <w:ins w:id="49" w:author="Олександр Романченко" w:date="2020-05-16T23:58:00Z"/>
          <w:lang w:val="en-US"/>
        </w:rPr>
      </w:pPr>
      <w:ins w:id="50" w:author="Олександр Романченко" w:date="2020-05-16T23:58:00Z">
        <w:r>
          <w:rPr>
            <w:rStyle w:val="FootnoteReference"/>
          </w:rPr>
          <w:footnoteRef/>
        </w:r>
        <w:r w:rsidRPr="00F25F10">
          <w:rPr>
            <w:lang w:val="en-US"/>
          </w:rPr>
          <w:t xml:space="preserve"> </w:t>
        </w:r>
        <w:r w:rsidRPr="00F25F10">
          <w:rPr>
            <w:sz w:val="20"/>
            <w:szCs w:val="20"/>
          </w:rPr>
          <w:fldChar w:fldCharType="begin"/>
        </w:r>
        <w:r w:rsidRPr="00E539E5">
          <w:rPr>
            <w:sz w:val="20"/>
            <w:szCs w:val="20"/>
            <w:lang w:val="en-US"/>
            <w:rPrChange w:id="51" w:author="Олександр Романченко" w:date="2020-05-16T23:59:00Z">
              <w:rPr/>
            </w:rPrChange>
          </w:rPr>
          <w:instrText xml:space="preserve"> HYPERLINK "http://www.technologyreview.com/news/546066/googles-ai-masters-the-game-of-go-a-decade-earlier-than-expected/" </w:instrText>
        </w:r>
        <w:r w:rsidRPr="00F25F10">
          <w:rPr>
            <w:sz w:val="20"/>
            <w:szCs w:val="20"/>
          </w:rPr>
          <w:fldChar w:fldCharType="separate"/>
        </w:r>
        <w:r w:rsidRPr="00F25F10">
          <w:rPr>
            <w:rStyle w:val="Hyperlink"/>
            <w:color w:val="663366"/>
            <w:sz w:val="20"/>
            <w:szCs w:val="20"/>
            <w:lang w:val="en-US"/>
          </w:rPr>
          <w:t>"A Google DeepMind Algorithm Uses Deep Learning and More to Master the Game of Go | MIT Technology Review"</w:t>
        </w:r>
        <w:r w:rsidRPr="00F25F10">
          <w:rPr>
            <w:sz w:val="20"/>
            <w:szCs w:val="20"/>
          </w:rPr>
          <w:fldChar w:fldCharType="end"/>
        </w:r>
      </w:ins>
      <w:ins w:id="52" w:author="Олександр Романченко" w:date="2020-05-16T23:59:00Z">
        <w:r>
          <w:rPr>
            <w:color w:val="202122"/>
            <w:sz w:val="20"/>
            <w:szCs w:val="20"/>
            <w:shd w:val="clear" w:color="auto" w:fill="FFFFFF"/>
            <w:lang w:val="en-US"/>
          </w:rPr>
          <w:t xml:space="preserve"> (2016). </w:t>
        </w:r>
      </w:ins>
      <w:ins w:id="53" w:author="Олександр Романченко" w:date="2020-05-16T23:58:00Z">
        <w:r w:rsidRPr="00F25F10">
          <w:rPr>
            <w:i/>
            <w:iCs/>
            <w:color w:val="202122"/>
            <w:sz w:val="20"/>
            <w:szCs w:val="20"/>
            <w:shd w:val="clear" w:color="auto" w:fill="FFFFFF"/>
            <w:lang w:val="en-US"/>
            <w:rPrChange w:id="54" w:author="Олександр Романченко" w:date="2020-05-16T23:59:00Z">
              <w:rPr>
                <w:rFonts w:ascii="Arial" w:hAnsi="Arial" w:cs="Arial"/>
                <w:i/>
                <w:iCs/>
                <w:color w:val="202122"/>
                <w:sz w:val="19"/>
                <w:szCs w:val="19"/>
                <w:shd w:val="clear" w:color="auto" w:fill="FFFFFF"/>
              </w:rPr>
            </w:rPrChange>
          </w:rPr>
          <w:t>MIT Technology Review</w:t>
        </w:r>
        <w:r w:rsidRPr="00F25F10">
          <w:rPr>
            <w:rStyle w:val="reference-accessdate"/>
            <w:color w:val="202122"/>
            <w:sz w:val="20"/>
            <w:szCs w:val="20"/>
            <w:shd w:val="clear" w:color="auto" w:fill="FFFFFF"/>
            <w:lang w:val="en-US"/>
            <w:rPrChange w:id="55" w:author="Олександр Романченко" w:date="2020-05-16T23:59:00Z">
              <w:rPr>
                <w:rStyle w:val="reference-accessdate"/>
                <w:rFonts w:ascii="Arial" w:hAnsi="Arial" w:cs="Arial"/>
                <w:color w:val="202122"/>
                <w:sz w:val="19"/>
                <w:szCs w:val="19"/>
                <w:shd w:val="clear" w:color="auto" w:fill="FFFFFF"/>
              </w:rPr>
            </w:rPrChange>
          </w:rPr>
          <w:t>.</w:t>
        </w:r>
      </w:ins>
    </w:p>
    <w:p w14:paraId="3D984EC0" w14:textId="48AE2C3E" w:rsidR="00084070" w:rsidRPr="00E539E5" w:rsidRDefault="00084070">
      <w:pPr>
        <w:pStyle w:val="FootnoteText"/>
        <w:rPr>
          <w:lang w:val="en-US"/>
          <w:rPrChange w:id="56" w:author="Олександр Романченко" w:date="2020-05-16T23:58:00Z">
            <w:rPr/>
          </w:rPrChange>
        </w:rPr>
      </w:pPr>
    </w:p>
  </w:footnote>
  <w:footnote w:id="4">
    <w:p w14:paraId="1F877349" w14:textId="36CCD9FB" w:rsidR="00084070" w:rsidRPr="00B74A31" w:rsidRDefault="00084070">
      <w:pPr>
        <w:rPr>
          <w:lang w:val="en-US"/>
          <w:rPrChange w:id="65" w:author="Олександр Романченко" w:date="2020-05-16T19:59:00Z">
            <w:rPr/>
          </w:rPrChange>
        </w:rPr>
        <w:pPrChange w:id="66" w:author="Олександр Романченко" w:date="2020-05-16T19:59:00Z">
          <w:pPr>
            <w:pStyle w:val="FootnoteText"/>
          </w:pPr>
        </w:pPrChange>
      </w:pPr>
      <w:ins w:id="67" w:author="Олександр Романченко" w:date="2020-05-16T19:27:00Z">
        <w:r w:rsidRPr="000401DB">
          <w:rPr>
            <w:rStyle w:val="FootnoteReference"/>
            <w:sz w:val="20"/>
            <w:szCs w:val="20"/>
          </w:rPr>
          <w:footnoteRef/>
        </w:r>
        <w:r w:rsidRPr="00F25F10">
          <w:rPr>
            <w:sz w:val="20"/>
            <w:szCs w:val="20"/>
            <w:lang w:val="en-US"/>
          </w:rPr>
          <w:t xml:space="preserve"> </w:t>
        </w:r>
      </w:ins>
      <w:ins w:id="68" w:author="Олександр Романченко" w:date="2020-05-16T19:32:00Z">
        <w:r w:rsidRPr="00F25F10">
          <w:rPr>
            <w:sz w:val="20"/>
            <w:szCs w:val="20"/>
            <w:lang w:val="en-US"/>
          </w:rPr>
          <w:t>McCartney</w:t>
        </w:r>
      </w:ins>
      <w:ins w:id="69" w:author="Олександр Романченко" w:date="2020-05-16T19:37:00Z">
        <w:r>
          <w:rPr>
            <w:b/>
            <w:bCs/>
            <w:sz w:val="20"/>
            <w:szCs w:val="20"/>
            <w:lang w:val="en-US"/>
          </w:rPr>
          <w:t>,</w:t>
        </w:r>
      </w:ins>
      <w:ins w:id="70" w:author="Олександр Романченко" w:date="2020-05-16T19:59:00Z">
        <w:r>
          <w:rPr>
            <w:b/>
            <w:bCs/>
            <w:sz w:val="20"/>
            <w:szCs w:val="20"/>
            <w:lang w:val="en-US"/>
          </w:rPr>
          <w:t xml:space="preserve"> </w:t>
        </w:r>
        <w:r w:rsidRPr="007E14EC">
          <w:rPr>
            <w:sz w:val="20"/>
            <w:szCs w:val="20"/>
            <w:lang w:val="en-US"/>
          </w:rPr>
          <w:t>Scott</w:t>
        </w:r>
        <w:r>
          <w:rPr>
            <w:sz w:val="20"/>
            <w:szCs w:val="20"/>
            <w:lang w:val="en-US"/>
          </w:rPr>
          <w:t xml:space="preserve"> (1999).</w:t>
        </w:r>
      </w:ins>
      <w:ins w:id="71" w:author="Олександр Романченко" w:date="2020-05-16T19:37:00Z">
        <w:r>
          <w:rPr>
            <w:b/>
            <w:bCs/>
            <w:sz w:val="20"/>
            <w:szCs w:val="20"/>
            <w:lang w:val="en-US"/>
          </w:rPr>
          <w:t xml:space="preserve"> </w:t>
        </w:r>
      </w:ins>
      <w:ins w:id="72" w:author="Олександр Романченко" w:date="2020-05-16T19:33:00Z">
        <w:r w:rsidRPr="00F25F10">
          <w:rPr>
            <w:i/>
            <w:iCs/>
            <w:color w:val="111111"/>
            <w:sz w:val="20"/>
            <w:szCs w:val="20"/>
            <w:lang w:val="en-PL"/>
          </w:rPr>
          <w:t>Eniac: The Triumphs and Tragedies of the World's First Computer</w:t>
        </w:r>
      </w:ins>
      <w:ins w:id="73" w:author="Олександр Романченко" w:date="2020-05-16T19:37:00Z">
        <w:r w:rsidRPr="00F25F10">
          <w:rPr>
            <w:b/>
            <w:bCs/>
            <w:i/>
            <w:iCs/>
            <w:sz w:val="20"/>
            <w:szCs w:val="20"/>
            <w:lang w:val="en-US"/>
          </w:rPr>
          <w:t xml:space="preserve">, </w:t>
        </w:r>
      </w:ins>
      <w:ins w:id="74" w:author="Олександр Романченко" w:date="2020-05-16T19:59:00Z">
        <w:r w:rsidRPr="00F25F10">
          <w:rPr>
            <w:color w:val="202122"/>
            <w:sz w:val="20"/>
            <w:szCs w:val="20"/>
            <w:shd w:val="clear" w:color="auto" w:fill="FFFFFF"/>
            <w:lang w:val="en-US"/>
          </w:rPr>
          <w:t>Walker &amp; Co</w:t>
        </w:r>
      </w:ins>
    </w:p>
  </w:footnote>
  <w:footnote w:id="5">
    <w:p w14:paraId="642CDA8C" w14:textId="77777777" w:rsidR="00084070" w:rsidRPr="009955EC" w:rsidRDefault="00084070" w:rsidP="00187CFD">
      <w:pPr>
        <w:rPr>
          <w:ins w:id="78" w:author="Олександр Романченко" w:date="2020-05-16T20:23:00Z"/>
          <w:lang w:val="en-US"/>
          <w:rPrChange w:id="79" w:author="Олександр Романченко" w:date="2020-05-16T22:14:00Z">
            <w:rPr>
              <w:ins w:id="80" w:author="Олександр Романченко" w:date="2020-05-16T20:23:00Z"/>
            </w:rPr>
          </w:rPrChange>
        </w:rPr>
      </w:pPr>
      <w:ins w:id="81" w:author="Олександр Романченко" w:date="2020-05-16T20:21:00Z">
        <w:r>
          <w:rPr>
            <w:rStyle w:val="FootnoteReference"/>
          </w:rPr>
          <w:footnoteRef/>
        </w:r>
        <w:r w:rsidRPr="00187CFD">
          <w:rPr>
            <w:lang w:val="en-US"/>
            <w:rPrChange w:id="82" w:author="Олександр Романченко" w:date="2020-05-16T20:23:00Z">
              <w:rPr/>
            </w:rPrChange>
          </w:rPr>
          <w:t xml:space="preserve"> </w:t>
        </w:r>
      </w:ins>
      <w:ins w:id="83" w:author="Олександр Романченко" w:date="2020-05-16T20:23:00Z">
        <w:r w:rsidRPr="00187CFD">
          <w:rPr>
            <w:color w:val="202122"/>
            <w:sz w:val="20"/>
            <w:szCs w:val="20"/>
            <w:shd w:val="clear" w:color="auto" w:fill="FFFFFF"/>
            <w:lang w:val="en-US"/>
            <w:rPrChange w:id="84" w:author="Олександр Романченко" w:date="2020-05-16T20:23:00Z">
              <w:rPr>
                <w:rFonts w:ascii="Arial" w:hAnsi="Arial" w:cs="Arial"/>
                <w:color w:val="202122"/>
                <w:sz w:val="21"/>
                <w:szCs w:val="21"/>
                <w:shd w:val="clear" w:color="auto" w:fill="FFFFFF"/>
              </w:rPr>
            </w:rPrChange>
          </w:rPr>
          <w:t xml:space="preserve">Rosenblatt, Frank (1962), </w:t>
        </w:r>
        <w:r w:rsidRPr="00187CFD">
          <w:rPr>
            <w:i/>
            <w:iCs/>
            <w:color w:val="202122"/>
            <w:sz w:val="20"/>
            <w:szCs w:val="20"/>
            <w:shd w:val="clear" w:color="auto" w:fill="FFFFFF"/>
            <w:lang w:val="en-US"/>
            <w:rPrChange w:id="85" w:author="Олександр Романченко" w:date="2020-05-16T20:23:00Z">
              <w:rPr>
                <w:rFonts w:ascii="Arial" w:hAnsi="Arial" w:cs="Arial"/>
                <w:color w:val="202122"/>
                <w:sz w:val="21"/>
                <w:szCs w:val="21"/>
                <w:shd w:val="clear" w:color="auto" w:fill="FFFFFF"/>
              </w:rPr>
            </w:rPrChange>
          </w:rPr>
          <w:t>Principles of Neurodynamics</w:t>
        </w:r>
        <w:r w:rsidRPr="00187CFD">
          <w:rPr>
            <w:color w:val="202122"/>
            <w:sz w:val="20"/>
            <w:szCs w:val="20"/>
            <w:shd w:val="clear" w:color="auto" w:fill="FFFFFF"/>
            <w:lang w:val="en-US"/>
            <w:rPrChange w:id="86" w:author="Олександр Романченко" w:date="2020-05-16T20:23:00Z">
              <w:rPr>
                <w:rFonts w:ascii="Arial" w:hAnsi="Arial" w:cs="Arial"/>
                <w:color w:val="202122"/>
                <w:sz w:val="21"/>
                <w:szCs w:val="21"/>
                <w:shd w:val="clear" w:color="auto" w:fill="FFFFFF"/>
              </w:rPr>
            </w:rPrChange>
          </w:rPr>
          <w:t xml:space="preserve">. </w:t>
        </w:r>
        <w:r w:rsidRPr="009955EC">
          <w:rPr>
            <w:color w:val="202122"/>
            <w:sz w:val="20"/>
            <w:szCs w:val="20"/>
            <w:shd w:val="clear" w:color="auto" w:fill="FFFFFF"/>
            <w:lang w:val="en-US"/>
            <w:rPrChange w:id="87" w:author="Олександр Романченко" w:date="2020-05-16T22:14:00Z">
              <w:rPr>
                <w:rFonts w:ascii="Arial" w:hAnsi="Arial" w:cs="Arial"/>
                <w:color w:val="202122"/>
                <w:sz w:val="21"/>
                <w:szCs w:val="21"/>
                <w:shd w:val="clear" w:color="auto" w:fill="FFFFFF"/>
              </w:rPr>
            </w:rPrChange>
          </w:rPr>
          <w:t>Washington, DC:Spartan Books.</w:t>
        </w:r>
      </w:ins>
    </w:p>
    <w:p w14:paraId="1428F187" w14:textId="27C90833" w:rsidR="00084070" w:rsidRPr="00187CFD" w:rsidRDefault="00084070">
      <w:pPr>
        <w:pStyle w:val="FootnoteText"/>
        <w:rPr>
          <w:lang w:val="en-US"/>
          <w:rPrChange w:id="88" w:author="Олександр Романченко" w:date="2020-05-16T20:21:00Z">
            <w:rPr/>
          </w:rPrChange>
        </w:rPr>
      </w:pPr>
    </w:p>
  </w:footnote>
  <w:footnote w:id="6">
    <w:p w14:paraId="5F2CD4DD" w14:textId="6BD6BFBF" w:rsidR="00084070" w:rsidRPr="009955EC" w:rsidRDefault="00084070" w:rsidP="00F30C6E">
      <w:pPr>
        <w:rPr>
          <w:ins w:id="93" w:author="Олександр Романченко" w:date="2020-05-16T20:03:00Z"/>
          <w:lang w:val="en-US"/>
          <w:rPrChange w:id="94" w:author="Олександр Романченко" w:date="2020-05-16T22:14:00Z">
            <w:rPr>
              <w:ins w:id="95" w:author="Олександр Романченко" w:date="2020-05-16T20:03:00Z"/>
            </w:rPr>
          </w:rPrChange>
        </w:rPr>
      </w:pPr>
      <w:ins w:id="96" w:author="Олександр Романченко" w:date="2020-05-16T20:03:00Z">
        <w:r>
          <w:rPr>
            <w:rStyle w:val="FootnoteReference"/>
          </w:rPr>
          <w:footnoteRef/>
        </w:r>
        <w:r w:rsidRPr="00F30C6E">
          <w:rPr>
            <w:lang w:val="en-US"/>
            <w:rPrChange w:id="97" w:author="Олександр Романченко" w:date="2020-05-16T20:03:00Z">
              <w:rPr/>
            </w:rPrChange>
          </w:rPr>
          <w:t xml:space="preserve"> </w:t>
        </w:r>
        <w:r w:rsidRPr="00F30C6E">
          <w:rPr>
            <w:rFonts w:ascii="Arial" w:hAnsi="Arial" w:cs="Arial"/>
            <w:color w:val="202122"/>
            <w:sz w:val="19"/>
            <w:szCs w:val="19"/>
            <w:shd w:val="clear" w:color="auto" w:fill="FFFFFF"/>
            <w:lang w:val="en-US"/>
            <w:rPrChange w:id="98" w:author="Олександр Романченко" w:date="2020-05-16T20:03:00Z">
              <w:rPr>
                <w:rFonts w:ascii="Arial" w:hAnsi="Arial" w:cs="Arial"/>
                <w:color w:val="202122"/>
                <w:sz w:val="19"/>
                <w:szCs w:val="19"/>
                <w:shd w:val="clear" w:color="auto" w:fill="FFFFFF"/>
              </w:rPr>
            </w:rPrChange>
          </w:rPr>
          <w:t xml:space="preserve">Arthur, Samuel (1959). </w:t>
        </w:r>
        <w:r w:rsidRPr="00F30C6E">
          <w:rPr>
            <w:rFonts w:ascii="Arial" w:hAnsi="Arial" w:cs="Arial"/>
            <w:i/>
            <w:iCs/>
            <w:color w:val="202122"/>
            <w:sz w:val="19"/>
            <w:szCs w:val="19"/>
            <w:shd w:val="clear" w:color="auto" w:fill="FFFFFF"/>
            <w:lang w:val="en-US"/>
            <w:rPrChange w:id="99" w:author="Олександр Романченко" w:date="2020-05-16T20:04:00Z">
              <w:rPr>
                <w:rFonts w:ascii="Arial" w:hAnsi="Arial" w:cs="Arial"/>
                <w:color w:val="202122"/>
                <w:sz w:val="19"/>
                <w:szCs w:val="19"/>
                <w:shd w:val="clear" w:color="auto" w:fill="FFFFFF"/>
              </w:rPr>
            </w:rPrChange>
          </w:rPr>
          <w:t>Some Studies in Machine Learning Using the Game of Checkers. </w:t>
        </w:r>
        <w:r w:rsidRPr="009955EC">
          <w:rPr>
            <w:rFonts w:ascii="Arial" w:hAnsi="Arial" w:cs="Arial"/>
            <w:color w:val="202122"/>
            <w:sz w:val="19"/>
            <w:szCs w:val="19"/>
            <w:shd w:val="clear" w:color="auto" w:fill="FFFFFF"/>
            <w:lang w:val="en-US"/>
            <w:rPrChange w:id="100" w:author="Олександр Романченко" w:date="2020-05-16T22:14:00Z">
              <w:rPr>
                <w:rFonts w:ascii="Arial" w:hAnsi="Arial" w:cs="Arial"/>
                <w:i/>
                <w:iCs/>
                <w:color w:val="202122"/>
                <w:sz w:val="19"/>
                <w:szCs w:val="19"/>
                <w:shd w:val="clear" w:color="auto" w:fill="FFFFFF"/>
              </w:rPr>
            </w:rPrChange>
          </w:rPr>
          <w:t>IBM Journal of Research and Development</w:t>
        </w:r>
        <w:r w:rsidRPr="009955EC">
          <w:rPr>
            <w:rFonts w:ascii="Arial" w:hAnsi="Arial" w:cs="Arial"/>
            <w:color w:val="202122"/>
            <w:sz w:val="19"/>
            <w:szCs w:val="19"/>
            <w:shd w:val="clear" w:color="auto" w:fill="FFFFFF"/>
            <w:lang w:val="en-US"/>
            <w:rPrChange w:id="101" w:author="Олександр Романченко" w:date="2020-05-16T22:14:00Z">
              <w:rPr>
                <w:rFonts w:ascii="Arial" w:hAnsi="Arial" w:cs="Arial"/>
                <w:color w:val="202122"/>
                <w:sz w:val="19"/>
                <w:szCs w:val="19"/>
                <w:shd w:val="clear" w:color="auto" w:fill="FFFFFF"/>
              </w:rPr>
            </w:rPrChange>
          </w:rPr>
          <w:t>. </w:t>
        </w:r>
        <w:r w:rsidRPr="009955EC">
          <w:rPr>
            <w:rFonts w:ascii="Arial" w:hAnsi="Arial" w:cs="Arial"/>
            <w:color w:val="202122"/>
            <w:sz w:val="19"/>
            <w:szCs w:val="19"/>
            <w:shd w:val="clear" w:color="auto" w:fill="FFFFFF"/>
            <w:lang w:val="en-US"/>
            <w:rPrChange w:id="102" w:author="Олександр Романченко" w:date="2020-05-16T22:14:00Z">
              <w:rPr>
                <w:rFonts w:ascii="Arial" w:hAnsi="Arial" w:cs="Arial"/>
                <w:b/>
                <w:bCs/>
                <w:color w:val="202122"/>
                <w:sz w:val="19"/>
                <w:szCs w:val="19"/>
                <w:shd w:val="clear" w:color="auto" w:fill="FFFFFF"/>
              </w:rPr>
            </w:rPrChange>
          </w:rPr>
          <w:t>3</w:t>
        </w:r>
      </w:ins>
      <w:ins w:id="103" w:author="Олександр Романченко" w:date="2020-05-16T20:04:00Z">
        <w:r w:rsidRPr="009955EC">
          <w:rPr>
            <w:rFonts w:ascii="Arial" w:hAnsi="Arial" w:cs="Arial"/>
            <w:color w:val="202122"/>
            <w:sz w:val="19"/>
            <w:szCs w:val="19"/>
            <w:shd w:val="clear" w:color="auto" w:fill="FFFFFF"/>
            <w:lang w:val="en-US"/>
            <w:rPrChange w:id="104" w:author="Олександр Романченко" w:date="2020-05-16T22:14:00Z">
              <w:rPr>
                <w:rFonts w:ascii="Arial" w:hAnsi="Arial" w:cs="Arial"/>
                <w:color w:val="202122"/>
                <w:sz w:val="19"/>
                <w:szCs w:val="19"/>
                <w:shd w:val="clear" w:color="auto" w:fill="FFFFFF"/>
              </w:rPr>
            </w:rPrChange>
          </w:rPr>
          <w:t>,</w:t>
        </w:r>
      </w:ins>
      <w:ins w:id="105" w:author="Олександр Романченко" w:date="2020-05-16T20:03:00Z">
        <w:r w:rsidRPr="009955EC">
          <w:rPr>
            <w:rFonts w:ascii="Arial" w:hAnsi="Arial" w:cs="Arial"/>
            <w:color w:val="202122"/>
            <w:sz w:val="19"/>
            <w:szCs w:val="19"/>
            <w:shd w:val="clear" w:color="auto" w:fill="FFFFFF"/>
            <w:lang w:val="en-US"/>
            <w:rPrChange w:id="106" w:author="Олександр Романченко" w:date="2020-05-16T22:14:00Z">
              <w:rPr>
                <w:rFonts w:ascii="Arial" w:hAnsi="Arial" w:cs="Arial"/>
                <w:color w:val="202122"/>
                <w:sz w:val="19"/>
                <w:szCs w:val="19"/>
                <w:shd w:val="clear" w:color="auto" w:fill="FFFFFF"/>
              </w:rPr>
            </w:rPrChange>
          </w:rPr>
          <w:t xml:space="preserve"> </w:t>
        </w:r>
      </w:ins>
      <w:ins w:id="107" w:author="Олександр Романченко" w:date="2020-05-16T20:04:00Z">
        <w:r w:rsidRPr="009955EC">
          <w:rPr>
            <w:rFonts w:ascii="Arial" w:hAnsi="Arial" w:cs="Arial"/>
            <w:color w:val="202122"/>
            <w:sz w:val="19"/>
            <w:szCs w:val="19"/>
            <w:shd w:val="clear" w:color="auto" w:fill="FFFFFF"/>
            <w:lang w:val="en-US"/>
            <w:rPrChange w:id="108" w:author="Олександр Романченко" w:date="2020-05-16T22:14:00Z">
              <w:rPr>
                <w:rFonts w:ascii="Arial" w:hAnsi="Arial" w:cs="Arial"/>
                <w:color w:val="202122"/>
                <w:sz w:val="19"/>
                <w:szCs w:val="19"/>
                <w:shd w:val="clear" w:color="auto" w:fill="FFFFFF"/>
              </w:rPr>
            </w:rPrChange>
          </w:rPr>
          <w:t>p.</w:t>
        </w:r>
      </w:ins>
      <w:ins w:id="109" w:author="Олександр Романченко" w:date="2020-05-16T20:03:00Z">
        <w:r w:rsidRPr="009955EC">
          <w:rPr>
            <w:rFonts w:ascii="Arial" w:hAnsi="Arial" w:cs="Arial"/>
            <w:color w:val="202122"/>
            <w:sz w:val="19"/>
            <w:szCs w:val="19"/>
            <w:shd w:val="clear" w:color="auto" w:fill="FFFFFF"/>
            <w:lang w:val="en-US"/>
            <w:rPrChange w:id="110" w:author="Олександр Романченко" w:date="2020-05-16T22:14:00Z">
              <w:rPr>
                <w:rFonts w:ascii="Arial" w:hAnsi="Arial" w:cs="Arial"/>
                <w:color w:val="202122"/>
                <w:sz w:val="19"/>
                <w:szCs w:val="19"/>
                <w:shd w:val="clear" w:color="auto" w:fill="FFFFFF"/>
              </w:rPr>
            </w:rPrChange>
          </w:rPr>
          <w:t>210–229</w:t>
        </w:r>
      </w:ins>
    </w:p>
    <w:p w14:paraId="29038240" w14:textId="55EF18F8" w:rsidR="00084070" w:rsidRPr="00F30C6E" w:rsidRDefault="00084070">
      <w:pPr>
        <w:pStyle w:val="FootnoteText"/>
        <w:rPr>
          <w:lang w:val="en-US"/>
          <w:rPrChange w:id="111" w:author="Олександр Романченко" w:date="2020-05-16T20:03:00Z">
            <w:rPr/>
          </w:rPrChange>
        </w:rPr>
      </w:pPr>
    </w:p>
  </w:footnote>
  <w:footnote w:id="7">
    <w:p w14:paraId="213B6127" w14:textId="2886EE0F" w:rsidR="00084070" w:rsidRPr="007B2B01" w:rsidRDefault="00084070" w:rsidP="007B2B01">
      <w:pPr>
        <w:rPr>
          <w:ins w:id="120" w:author="Олександр Романченко" w:date="2020-05-16T21:22:00Z"/>
          <w:lang w:val="en-US"/>
          <w:rPrChange w:id="121" w:author="Олександр Романченко" w:date="2020-05-16T21:23:00Z">
            <w:rPr>
              <w:ins w:id="122" w:author="Олександр Романченко" w:date="2020-05-16T21:22:00Z"/>
            </w:rPr>
          </w:rPrChange>
        </w:rPr>
      </w:pPr>
      <w:ins w:id="123" w:author="Олександр Романченко" w:date="2020-05-16T21:22:00Z">
        <w:r w:rsidRPr="007B2B01">
          <w:rPr>
            <w:rStyle w:val="FootnoteReference"/>
          </w:rPr>
          <w:footnoteRef/>
        </w:r>
        <w:r w:rsidRPr="007B2B01">
          <w:rPr>
            <w:lang w:val="en-US"/>
            <w:rPrChange w:id="124" w:author="Олександр Романченко" w:date="2020-05-16T21:23:00Z">
              <w:rPr/>
            </w:rPrChange>
          </w:rPr>
          <w:t xml:space="preserve"> </w:t>
        </w:r>
        <w:r w:rsidRPr="007B2B01">
          <w:rPr>
            <w:rFonts w:ascii="Arial" w:hAnsi="Arial" w:cs="Arial"/>
            <w:color w:val="202122"/>
            <w:sz w:val="19"/>
            <w:szCs w:val="19"/>
            <w:shd w:val="clear" w:color="auto" w:fill="FFFFFF"/>
            <w:lang w:val="en-US"/>
            <w:rPrChange w:id="125" w:author="Олександр Романченко" w:date="2020-05-16T21:23:00Z">
              <w:rPr>
                <w:rFonts w:ascii="Arial" w:hAnsi="Arial" w:cs="Arial"/>
                <w:color w:val="202122"/>
                <w:sz w:val="19"/>
                <w:szCs w:val="19"/>
                <w:shd w:val="clear" w:color="auto" w:fill="FFFFFF"/>
              </w:rPr>
            </w:rPrChange>
          </w:rPr>
          <w:t> </w:t>
        </w:r>
        <w:r w:rsidRPr="007B2B01">
          <w:rPr>
            <w:rStyle w:val="HTMLCite"/>
            <w:rFonts w:ascii="Arial" w:hAnsi="Arial" w:cs="Arial"/>
            <w:i w:val="0"/>
            <w:iCs w:val="0"/>
            <w:color w:val="202122"/>
            <w:sz w:val="19"/>
            <w:szCs w:val="19"/>
            <w:shd w:val="clear" w:color="auto" w:fill="FFFFFF"/>
            <w:rPrChange w:id="126" w:author="Олександр Романченко" w:date="2020-05-16T21:23:00Z">
              <w:rPr>
                <w:rStyle w:val="HTMLCite"/>
                <w:rFonts w:ascii="Arial" w:hAnsi="Arial" w:cs="Arial"/>
                <w:color w:val="202122"/>
                <w:sz w:val="19"/>
                <w:szCs w:val="19"/>
                <w:shd w:val="clear" w:color="auto" w:fill="FFFFFF"/>
              </w:rPr>
            </w:rPrChange>
          </w:rPr>
          <w:fldChar w:fldCharType="begin"/>
        </w:r>
        <w:r w:rsidRPr="007B2B01">
          <w:rPr>
            <w:rStyle w:val="HTMLCite"/>
            <w:rFonts w:ascii="Arial" w:hAnsi="Arial" w:cs="Arial"/>
            <w:i w:val="0"/>
            <w:iCs w:val="0"/>
            <w:color w:val="202122"/>
            <w:sz w:val="19"/>
            <w:szCs w:val="19"/>
            <w:shd w:val="clear" w:color="auto" w:fill="FFFFFF"/>
            <w:lang w:val="en-US"/>
            <w:rPrChange w:id="127" w:author="Олександр Романченко" w:date="2020-05-16T21:23:00Z">
              <w:rPr>
                <w:rStyle w:val="HTMLCite"/>
                <w:rFonts w:ascii="Arial" w:hAnsi="Arial" w:cs="Arial"/>
                <w:color w:val="202122"/>
                <w:sz w:val="19"/>
                <w:szCs w:val="19"/>
                <w:shd w:val="clear" w:color="auto" w:fill="FFFFFF"/>
              </w:rPr>
            </w:rPrChange>
          </w:rPr>
          <w:instrText xml:space="preserve"> HYPERLINK "https://en.wikipedia.org/wiki/Naomi_Altman" \o "Naomi Altman" </w:instrText>
        </w:r>
        <w:r w:rsidRPr="007B2B01">
          <w:rPr>
            <w:rStyle w:val="HTMLCite"/>
            <w:rFonts w:ascii="Arial" w:hAnsi="Arial" w:cs="Arial"/>
            <w:i w:val="0"/>
            <w:iCs w:val="0"/>
            <w:color w:val="202122"/>
            <w:sz w:val="19"/>
            <w:szCs w:val="19"/>
            <w:shd w:val="clear" w:color="auto" w:fill="FFFFFF"/>
            <w:rPrChange w:id="128" w:author="Олександр Романченко" w:date="2020-05-16T21:23:00Z">
              <w:rPr>
                <w:rStyle w:val="HTMLCite"/>
                <w:rFonts w:ascii="Arial" w:hAnsi="Arial" w:cs="Arial"/>
                <w:color w:val="202122"/>
                <w:sz w:val="19"/>
                <w:szCs w:val="19"/>
                <w:shd w:val="clear" w:color="auto" w:fill="FFFFFF"/>
              </w:rPr>
            </w:rPrChange>
          </w:rPr>
          <w:fldChar w:fldCharType="separate"/>
        </w:r>
        <w:r w:rsidRPr="007B2B01">
          <w:rPr>
            <w:rStyle w:val="Hyperlink"/>
            <w:rFonts w:ascii="Arial" w:hAnsi="Arial" w:cs="Arial"/>
            <w:color w:val="0B0080"/>
            <w:sz w:val="19"/>
            <w:szCs w:val="19"/>
            <w:shd w:val="clear" w:color="auto" w:fill="FFFFFF"/>
            <w:lang w:val="en-US"/>
            <w:rPrChange w:id="129" w:author="Олександр Романченко" w:date="2020-05-16T21:23:00Z">
              <w:rPr>
                <w:rStyle w:val="Hyperlink"/>
                <w:rFonts w:ascii="Arial" w:hAnsi="Arial" w:cs="Arial"/>
                <w:i/>
                <w:iCs/>
                <w:color w:val="0B0080"/>
                <w:sz w:val="19"/>
                <w:szCs w:val="19"/>
                <w:shd w:val="clear" w:color="auto" w:fill="FFFFFF"/>
              </w:rPr>
            </w:rPrChange>
          </w:rPr>
          <w:t>Altman, Naomi S.</w:t>
        </w:r>
        <w:r w:rsidRPr="007B2B01">
          <w:rPr>
            <w:rStyle w:val="HTMLCite"/>
            <w:rFonts w:ascii="Arial" w:hAnsi="Arial" w:cs="Arial"/>
            <w:i w:val="0"/>
            <w:iCs w:val="0"/>
            <w:color w:val="202122"/>
            <w:sz w:val="19"/>
            <w:szCs w:val="19"/>
            <w:shd w:val="clear" w:color="auto" w:fill="FFFFFF"/>
            <w:rPrChange w:id="130" w:author="Олександр Романченко" w:date="2020-05-16T21:23:00Z">
              <w:rPr>
                <w:rStyle w:val="HTMLCite"/>
                <w:rFonts w:ascii="Arial" w:hAnsi="Arial" w:cs="Arial"/>
                <w:color w:val="202122"/>
                <w:sz w:val="19"/>
                <w:szCs w:val="19"/>
                <w:shd w:val="clear" w:color="auto" w:fill="FFFFFF"/>
              </w:rPr>
            </w:rPrChange>
          </w:rPr>
          <w:fldChar w:fldCharType="end"/>
        </w:r>
        <w:r w:rsidRPr="00F12135">
          <w:rPr>
            <w:rStyle w:val="HTMLCite"/>
            <w:rFonts w:ascii="Arial" w:hAnsi="Arial" w:cs="Arial"/>
            <w:i w:val="0"/>
            <w:iCs w:val="0"/>
            <w:color w:val="202122"/>
            <w:sz w:val="19"/>
            <w:szCs w:val="19"/>
            <w:shd w:val="clear" w:color="auto" w:fill="FFFFFF"/>
            <w:lang w:val="en-US"/>
          </w:rPr>
          <w:t> (1992).</w:t>
        </w:r>
        <w:r w:rsidRPr="00F12135">
          <w:rPr>
            <w:rStyle w:val="HTMLCite"/>
            <w:rFonts w:ascii="Arial" w:hAnsi="Arial" w:cs="Arial"/>
            <w:color w:val="202122"/>
            <w:sz w:val="19"/>
            <w:szCs w:val="19"/>
            <w:shd w:val="clear" w:color="auto" w:fill="FFFFFF"/>
            <w:lang w:val="en-US"/>
          </w:rPr>
          <w:t> An introduction to kernel and nearest-neighbor nonparametric regression</w:t>
        </w:r>
      </w:ins>
      <w:ins w:id="131" w:author="Олександр Романченко" w:date="2020-05-16T21:23:00Z">
        <w:r>
          <w:rPr>
            <w:rStyle w:val="cs1-format"/>
            <w:rFonts w:ascii="Arial" w:eastAsiaTheme="majorEastAsia" w:hAnsi="Arial" w:cs="Arial"/>
            <w:i/>
            <w:iCs/>
            <w:color w:val="202122"/>
            <w:sz w:val="18"/>
            <w:szCs w:val="18"/>
            <w:shd w:val="clear" w:color="auto" w:fill="FFFFFF"/>
            <w:lang w:val="en-US"/>
          </w:rPr>
          <w:t>.</w:t>
        </w:r>
      </w:ins>
      <w:ins w:id="132" w:author="Олександр Романченко" w:date="2020-05-16T21:22:00Z">
        <w:r w:rsidRPr="007B2B01">
          <w:rPr>
            <w:rStyle w:val="HTMLCite"/>
            <w:rFonts w:ascii="Arial" w:hAnsi="Arial" w:cs="Arial"/>
            <w:color w:val="202122"/>
            <w:sz w:val="19"/>
            <w:szCs w:val="19"/>
            <w:shd w:val="clear" w:color="auto" w:fill="FFFFFF"/>
            <w:lang w:val="en-US"/>
            <w:rPrChange w:id="133" w:author="Олександр Романченко" w:date="2020-05-16T21:22:00Z">
              <w:rPr>
                <w:rStyle w:val="HTMLCite"/>
                <w:rFonts w:ascii="Arial" w:hAnsi="Arial" w:cs="Arial"/>
                <w:color w:val="202122"/>
                <w:sz w:val="19"/>
                <w:szCs w:val="19"/>
                <w:shd w:val="clear" w:color="auto" w:fill="FFFFFF"/>
              </w:rPr>
            </w:rPrChange>
          </w:rPr>
          <w:t> </w:t>
        </w:r>
        <w:r w:rsidRPr="007B2B01">
          <w:rPr>
            <w:rStyle w:val="HTMLCite"/>
            <w:rFonts w:ascii="Arial" w:hAnsi="Arial" w:cs="Arial"/>
            <w:i w:val="0"/>
            <w:iCs w:val="0"/>
            <w:color w:val="202122"/>
            <w:sz w:val="19"/>
            <w:szCs w:val="19"/>
            <w:shd w:val="clear" w:color="auto" w:fill="FFFFFF"/>
            <w:lang w:val="en-US"/>
            <w:rPrChange w:id="134" w:author="Олександр Романченко" w:date="2020-05-16T21:23:00Z">
              <w:rPr>
                <w:rStyle w:val="HTMLCite"/>
                <w:rFonts w:ascii="Arial" w:hAnsi="Arial" w:cs="Arial"/>
                <w:color w:val="202122"/>
                <w:sz w:val="19"/>
                <w:szCs w:val="19"/>
                <w:shd w:val="clear" w:color="auto" w:fill="FFFFFF"/>
              </w:rPr>
            </w:rPrChange>
          </w:rPr>
          <w:t>The American Statistician, p.175–185</w:t>
        </w:r>
      </w:ins>
    </w:p>
    <w:p w14:paraId="5D9B4152" w14:textId="7E0AD1C8" w:rsidR="00084070" w:rsidRPr="007B2B01" w:rsidRDefault="00084070">
      <w:pPr>
        <w:pStyle w:val="FootnoteText"/>
        <w:rPr>
          <w:lang w:val="en-US"/>
          <w:rPrChange w:id="135" w:author="Олександр Романченко" w:date="2020-05-16T21:22:00Z">
            <w:rPr/>
          </w:rPrChange>
        </w:rPr>
      </w:pPr>
    </w:p>
  </w:footnote>
  <w:footnote w:id="8">
    <w:p w14:paraId="46159072" w14:textId="0BE3923B" w:rsidR="00084070" w:rsidRPr="003F7ADA" w:rsidRDefault="00084070" w:rsidP="003F7ADA">
      <w:pPr>
        <w:rPr>
          <w:ins w:id="137" w:author="Олександр Романченко" w:date="2020-05-16T21:26:00Z"/>
          <w:sz w:val="20"/>
          <w:szCs w:val="20"/>
          <w:lang w:val="en-US"/>
          <w:rPrChange w:id="138" w:author="Олександр Романченко" w:date="2020-05-16T21:26:00Z">
            <w:rPr>
              <w:ins w:id="139" w:author="Олександр Романченко" w:date="2020-05-16T21:26:00Z"/>
            </w:rPr>
          </w:rPrChange>
        </w:rPr>
      </w:pPr>
      <w:ins w:id="140" w:author="Олександр Романченко" w:date="2020-05-16T21:26:00Z">
        <w:r>
          <w:rPr>
            <w:rStyle w:val="FootnoteReference"/>
          </w:rPr>
          <w:footnoteRef/>
        </w:r>
        <w:r w:rsidRPr="003F7ADA">
          <w:rPr>
            <w:lang w:val="en-US"/>
            <w:rPrChange w:id="141" w:author="Олександр Романченко" w:date="2020-05-16T21:26:00Z">
              <w:rPr/>
            </w:rPrChange>
          </w:rPr>
          <w:t xml:space="preserve"> </w:t>
        </w:r>
        <w:r w:rsidRPr="003F7ADA">
          <w:rPr>
            <w:color w:val="202122"/>
            <w:sz w:val="20"/>
            <w:szCs w:val="20"/>
            <w:shd w:val="clear" w:color="auto" w:fill="FFFFFF"/>
            <w:lang w:val="en-US"/>
            <w:rPrChange w:id="142" w:author="Олександр Романченко" w:date="2020-05-16T21:26:00Z">
              <w:rPr>
                <w:rFonts w:ascii="Arial" w:hAnsi="Arial" w:cs="Arial"/>
                <w:color w:val="202122"/>
                <w:sz w:val="19"/>
                <w:szCs w:val="19"/>
                <w:shd w:val="clear" w:color="auto" w:fill="FFFFFF"/>
              </w:rPr>
            </w:rPrChange>
          </w:rPr>
          <w:t xml:space="preserve">Elliot, David L. (1993), </w:t>
        </w:r>
        <w:r w:rsidRPr="003F7ADA">
          <w:rPr>
            <w:i/>
            <w:iCs/>
            <w:color w:val="202122"/>
            <w:sz w:val="20"/>
            <w:szCs w:val="20"/>
            <w:shd w:val="clear" w:color="auto" w:fill="FFFFFF"/>
            <w:lang w:val="en-US"/>
            <w:rPrChange w:id="143" w:author="Олександр Романченко" w:date="2020-05-16T21:26:00Z">
              <w:rPr>
                <w:rFonts w:ascii="Arial" w:hAnsi="Arial" w:cs="Arial"/>
                <w:color w:val="202122"/>
                <w:sz w:val="19"/>
                <w:szCs w:val="19"/>
                <w:shd w:val="clear" w:color="auto" w:fill="FFFFFF"/>
              </w:rPr>
            </w:rPrChange>
          </w:rPr>
          <w:t>A better activation function for artificial neural networks</w:t>
        </w:r>
      </w:ins>
    </w:p>
    <w:p w14:paraId="2CE70846" w14:textId="44533F41" w:rsidR="00084070" w:rsidRPr="003F7ADA" w:rsidRDefault="00084070">
      <w:pPr>
        <w:pStyle w:val="FootnoteText"/>
        <w:rPr>
          <w:lang w:val="en-US"/>
          <w:rPrChange w:id="144" w:author="Олександр Романченко" w:date="2020-05-16T21:26:00Z">
            <w:rPr/>
          </w:rPrChange>
        </w:rPr>
      </w:pPr>
    </w:p>
  </w:footnote>
  <w:footnote w:id="9">
    <w:p w14:paraId="609A31D4" w14:textId="2F0D9A43" w:rsidR="00084070" w:rsidRPr="009955EC" w:rsidRDefault="00084070" w:rsidP="003F7ADA">
      <w:pPr>
        <w:rPr>
          <w:ins w:id="146" w:author="Олександр Романченко" w:date="2020-05-16T21:29:00Z"/>
          <w:sz w:val="20"/>
          <w:szCs w:val="20"/>
          <w:lang w:val="en-US"/>
          <w:rPrChange w:id="147" w:author="Олександр Романченко" w:date="2020-05-16T22:15:00Z">
            <w:rPr>
              <w:ins w:id="148" w:author="Олександр Романченко" w:date="2020-05-16T21:29:00Z"/>
            </w:rPr>
          </w:rPrChange>
        </w:rPr>
      </w:pPr>
      <w:ins w:id="149" w:author="Олександр Романченко" w:date="2020-05-16T21:27:00Z">
        <w:r>
          <w:rPr>
            <w:rStyle w:val="FootnoteReference"/>
          </w:rPr>
          <w:footnoteRef/>
        </w:r>
        <w:r w:rsidRPr="003F7ADA">
          <w:rPr>
            <w:lang w:val="en-US"/>
            <w:rPrChange w:id="150" w:author="Олександр Романченко" w:date="2020-05-16T21:29:00Z">
              <w:rPr/>
            </w:rPrChange>
          </w:rPr>
          <w:t xml:space="preserve"> </w:t>
        </w:r>
      </w:ins>
      <w:ins w:id="151" w:author="Олександр Романченко" w:date="2020-05-16T21:29:00Z">
        <w:r w:rsidRPr="003F7ADA">
          <w:rPr>
            <w:color w:val="202122"/>
            <w:sz w:val="20"/>
            <w:szCs w:val="20"/>
            <w:shd w:val="clear" w:color="auto" w:fill="FFFFFF"/>
            <w:lang w:val="en-US"/>
            <w:rPrChange w:id="152" w:author="Олександр Романченко" w:date="2020-05-16T21:29:00Z">
              <w:rPr>
                <w:rFonts w:ascii="Arial" w:hAnsi="Arial" w:cs="Arial"/>
                <w:color w:val="202122"/>
                <w:sz w:val="19"/>
                <w:szCs w:val="19"/>
                <w:shd w:val="clear" w:color="auto" w:fill="FFFFFF"/>
              </w:rPr>
            </w:rPrChange>
          </w:rPr>
          <w:t xml:space="preserve">Barzilai, Jonathan; Borwein, Jonathan M. (1988). </w:t>
        </w:r>
        <w:r w:rsidRPr="003F7ADA">
          <w:rPr>
            <w:i/>
            <w:iCs/>
            <w:color w:val="202122"/>
            <w:sz w:val="20"/>
            <w:szCs w:val="20"/>
            <w:shd w:val="clear" w:color="auto" w:fill="FFFFFF"/>
            <w:lang w:val="en-US"/>
            <w:rPrChange w:id="153" w:author="Олександр Романченко" w:date="2020-05-16T21:29:00Z">
              <w:rPr>
                <w:rFonts w:ascii="Arial" w:hAnsi="Arial" w:cs="Arial"/>
                <w:color w:val="202122"/>
                <w:sz w:val="19"/>
                <w:szCs w:val="19"/>
                <w:shd w:val="clear" w:color="auto" w:fill="FFFFFF"/>
              </w:rPr>
            </w:rPrChange>
          </w:rPr>
          <w:t>Two-Point Step Size Gradient Methods</w:t>
        </w:r>
        <w:r w:rsidRPr="003F7ADA">
          <w:rPr>
            <w:color w:val="202122"/>
            <w:sz w:val="20"/>
            <w:szCs w:val="20"/>
            <w:shd w:val="clear" w:color="auto" w:fill="FFFFFF"/>
            <w:lang w:val="en-US"/>
            <w:rPrChange w:id="154" w:author="Олександр Романченко" w:date="2020-05-16T21:29:00Z">
              <w:rPr>
                <w:rFonts w:ascii="Arial" w:hAnsi="Arial" w:cs="Arial"/>
                <w:color w:val="202122"/>
                <w:sz w:val="19"/>
                <w:szCs w:val="19"/>
                <w:shd w:val="clear" w:color="auto" w:fill="FFFFFF"/>
              </w:rPr>
            </w:rPrChange>
          </w:rPr>
          <w:t>. </w:t>
        </w:r>
        <w:r w:rsidRPr="009955EC">
          <w:rPr>
            <w:color w:val="202122"/>
            <w:sz w:val="20"/>
            <w:szCs w:val="20"/>
            <w:shd w:val="clear" w:color="auto" w:fill="FFFFFF"/>
            <w:lang w:val="en-US"/>
            <w:rPrChange w:id="155" w:author="Олександр Романченко" w:date="2020-05-16T22:15:00Z">
              <w:rPr>
                <w:rFonts w:ascii="Arial" w:hAnsi="Arial" w:cs="Arial"/>
                <w:i/>
                <w:iCs/>
                <w:color w:val="202122"/>
                <w:sz w:val="19"/>
                <w:szCs w:val="19"/>
                <w:shd w:val="clear" w:color="auto" w:fill="FFFFFF"/>
              </w:rPr>
            </w:rPrChange>
          </w:rPr>
          <w:t>IMA Journal of Numerical Analysis</w:t>
        </w:r>
        <w:r w:rsidRPr="009955EC">
          <w:rPr>
            <w:color w:val="202122"/>
            <w:sz w:val="20"/>
            <w:szCs w:val="20"/>
            <w:shd w:val="clear" w:color="auto" w:fill="FFFFFF"/>
            <w:lang w:val="en-US"/>
            <w:rPrChange w:id="156" w:author="Олександр Романченко" w:date="2020-05-16T22:15:00Z">
              <w:rPr>
                <w:color w:val="202122"/>
                <w:sz w:val="20"/>
                <w:szCs w:val="20"/>
                <w:shd w:val="clear" w:color="auto" w:fill="FFFFFF"/>
              </w:rPr>
            </w:rPrChange>
          </w:rPr>
          <w:t>. P.</w:t>
        </w:r>
        <w:r w:rsidRPr="009955EC">
          <w:rPr>
            <w:color w:val="202122"/>
            <w:sz w:val="20"/>
            <w:szCs w:val="20"/>
            <w:shd w:val="clear" w:color="auto" w:fill="FFFFFF"/>
            <w:lang w:val="en-US"/>
            <w:rPrChange w:id="157" w:author="Олександр Романченко" w:date="2020-05-16T22:15:00Z">
              <w:rPr>
                <w:rFonts w:ascii="Arial" w:hAnsi="Arial" w:cs="Arial"/>
                <w:color w:val="202122"/>
                <w:sz w:val="19"/>
                <w:szCs w:val="19"/>
                <w:shd w:val="clear" w:color="auto" w:fill="FFFFFF"/>
              </w:rPr>
            </w:rPrChange>
          </w:rPr>
          <w:t>141–148</w:t>
        </w:r>
      </w:ins>
    </w:p>
    <w:p w14:paraId="075E19C5" w14:textId="1676791F" w:rsidR="00084070" w:rsidRPr="003F7ADA" w:rsidRDefault="00084070">
      <w:pPr>
        <w:pStyle w:val="FootnoteText"/>
        <w:rPr>
          <w:lang w:val="en-US"/>
          <w:rPrChange w:id="158" w:author="Олександр Романченко" w:date="2020-05-16T21:27:00Z">
            <w:rPr/>
          </w:rPrChange>
        </w:rPr>
      </w:pPr>
    </w:p>
  </w:footnote>
  <w:footnote w:id="10">
    <w:p w14:paraId="264F2C0A" w14:textId="77777777" w:rsidR="00084070" w:rsidRDefault="00084070" w:rsidP="00C6286B">
      <w:pPr>
        <w:rPr>
          <w:ins w:id="160" w:author="Олександр Романченко" w:date="2020-05-16T21:43:00Z"/>
        </w:rPr>
      </w:pPr>
      <w:ins w:id="161" w:author="Олександр Романченко" w:date="2020-05-16T21:43:00Z">
        <w:r>
          <w:rPr>
            <w:rStyle w:val="FootnoteReference"/>
          </w:rPr>
          <w:footnoteRef/>
        </w:r>
        <w:r w:rsidRPr="00C6286B">
          <w:rPr>
            <w:lang w:val="en-US"/>
            <w:rPrChange w:id="162" w:author="Олександр Романченко" w:date="2020-05-16T21:43:00Z">
              <w:rPr/>
            </w:rPrChange>
          </w:rPr>
          <w:t xml:space="preserve"> </w:t>
        </w:r>
        <w:r w:rsidRPr="001A5776">
          <w:rPr>
            <w:color w:val="202122"/>
            <w:sz w:val="20"/>
            <w:szCs w:val="20"/>
            <w:shd w:val="clear" w:color="auto" w:fill="FFFFFF"/>
            <w:lang w:val="en-US"/>
          </w:rPr>
          <w:t>Martin Anthony (January 2001). </w:t>
        </w:r>
        <w:r w:rsidRPr="001A5776">
          <w:rPr>
            <w:sz w:val="20"/>
            <w:szCs w:val="20"/>
          </w:rPr>
          <w:fldChar w:fldCharType="begin"/>
        </w:r>
        <w:r w:rsidRPr="00E6234E">
          <w:rPr>
            <w:sz w:val="20"/>
            <w:szCs w:val="20"/>
            <w:lang w:val="en-US"/>
            <w:rPrChange w:id="163" w:author="Олександр Романченко" w:date="2020-05-16T21:59:00Z">
              <w:rPr/>
            </w:rPrChange>
          </w:rPr>
          <w:instrText xml:space="preserve"> HYPERLINK "https://books.google.com/books?id=qOy4yLBqhFcC&amp;pg=PA3" </w:instrText>
        </w:r>
        <w:r w:rsidRPr="001A5776">
          <w:rPr>
            <w:sz w:val="20"/>
            <w:szCs w:val="20"/>
          </w:rPr>
          <w:fldChar w:fldCharType="separate"/>
        </w:r>
        <w:r w:rsidRPr="001A5776">
          <w:rPr>
            <w:rStyle w:val="Hyperlink"/>
            <w:i/>
            <w:iCs/>
            <w:color w:val="663366"/>
            <w:sz w:val="20"/>
            <w:szCs w:val="20"/>
            <w:lang w:val="en-US"/>
          </w:rPr>
          <w:t>Discrete Mathematics of Neural Networks: Selected Topics</w:t>
        </w:r>
        <w:r w:rsidRPr="001A5776">
          <w:rPr>
            <w:sz w:val="20"/>
            <w:szCs w:val="20"/>
          </w:rPr>
          <w:fldChar w:fldCharType="end"/>
        </w:r>
        <w:r w:rsidRPr="001A5776">
          <w:rPr>
            <w:color w:val="202122"/>
            <w:sz w:val="20"/>
            <w:szCs w:val="20"/>
            <w:shd w:val="clear" w:color="auto" w:fill="FFFFFF"/>
            <w:lang w:val="en-US"/>
          </w:rPr>
          <w:t xml:space="preserve">. </w:t>
        </w:r>
        <w:r w:rsidRPr="001A5776">
          <w:rPr>
            <w:color w:val="202122"/>
            <w:sz w:val="20"/>
            <w:szCs w:val="20"/>
            <w:shd w:val="clear" w:color="auto" w:fill="FFFFFF"/>
          </w:rPr>
          <w:t>SIAM. pp. 3</w:t>
        </w:r>
      </w:ins>
    </w:p>
    <w:p w14:paraId="610E54DD" w14:textId="465933E7" w:rsidR="00084070" w:rsidRPr="001A5776" w:rsidRDefault="00084070">
      <w:pPr>
        <w:pStyle w:val="FootnoteText"/>
        <w:rPr>
          <w:lang w:val="en-US"/>
        </w:rPr>
      </w:pPr>
    </w:p>
  </w:footnote>
  <w:footnote w:id="11">
    <w:p w14:paraId="319AC6E5" w14:textId="77777777" w:rsidR="00084070" w:rsidRPr="00E6234E" w:rsidRDefault="00084070" w:rsidP="00E6234E">
      <w:pPr>
        <w:rPr>
          <w:ins w:id="165" w:author="Олександр Романченко" w:date="2020-05-16T21:59:00Z"/>
          <w:sz w:val="20"/>
          <w:szCs w:val="20"/>
          <w:lang w:val="en-US"/>
          <w:rPrChange w:id="166" w:author="Олександр Романченко" w:date="2020-05-16T21:59:00Z">
            <w:rPr>
              <w:ins w:id="167" w:author="Олександр Романченко" w:date="2020-05-16T21:59:00Z"/>
            </w:rPr>
          </w:rPrChange>
        </w:rPr>
      </w:pPr>
      <w:ins w:id="168" w:author="Олександр Романченко" w:date="2020-05-16T21:58:00Z">
        <w:r>
          <w:rPr>
            <w:rStyle w:val="FootnoteReference"/>
          </w:rPr>
          <w:footnoteRef/>
        </w:r>
        <w:r w:rsidRPr="001A5776">
          <w:rPr>
            <w:sz w:val="20"/>
            <w:szCs w:val="20"/>
            <w:lang w:val="en-US"/>
          </w:rPr>
          <w:t xml:space="preserve"> </w:t>
        </w:r>
      </w:ins>
      <w:ins w:id="169" w:author="Олександр Романченко" w:date="2020-05-16T21:59:00Z">
        <w:r w:rsidRPr="001A5776">
          <w:rPr>
            <w:color w:val="202122"/>
            <w:sz w:val="20"/>
            <w:szCs w:val="20"/>
            <w:shd w:val="clear" w:color="auto" w:fill="FFFFFF"/>
            <w:lang w:val="en-US"/>
          </w:rPr>
          <w:t>Haykin, Simon S. (1999). </w:t>
        </w:r>
      </w:ins>
      <w:r w:rsidRPr="001A5776">
        <w:rPr>
          <w:sz w:val="20"/>
          <w:szCs w:val="20"/>
        </w:rPr>
        <w:fldChar w:fldCharType="begin"/>
      </w:r>
      <w:r w:rsidRPr="001A5776">
        <w:rPr>
          <w:sz w:val="20"/>
          <w:szCs w:val="20"/>
          <w:lang w:val="en-US"/>
        </w:rPr>
        <w:instrText xml:space="preserve"> HYPERLINK "https://books.google.com/books?id=bX4pAQAAMAAJ" </w:instrText>
      </w:r>
      <w:r w:rsidRPr="001A5776">
        <w:rPr>
          <w:sz w:val="20"/>
          <w:szCs w:val="20"/>
        </w:rPr>
        <w:fldChar w:fldCharType="separate"/>
      </w:r>
      <w:ins w:id="170" w:author="Олександр Романченко" w:date="2020-05-16T21:59:00Z">
        <w:r w:rsidRPr="001A5776">
          <w:rPr>
            <w:rStyle w:val="Hyperlink"/>
            <w:i/>
            <w:iCs/>
            <w:color w:val="663366"/>
            <w:sz w:val="20"/>
            <w:szCs w:val="20"/>
            <w:lang w:val="en-US"/>
          </w:rPr>
          <w:t>Neural Networks: A Comprehensive Foundation</w:t>
        </w:r>
        <w:r w:rsidRPr="001A5776">
          <w:rPr>
            <w:sz w:val="20"/>
            <w:szCs w:val="20"/>
          </w:rPr>
          <w:fldChar w:fldCharType="end"/>
        </w:r>
      </w:ins>
    </w:p>
    <w:p w14:paraId="36933628" w14:textId="19CD1523" w:rsidR="00084070" w:rsidRPr="00E6234E" w:rsidRDefault="00084070">
      <w:pPr>
        <w:pStyle w:val="FootnoteText"/>
        <w:rPr>
          <w:lang w:val="en-US"/>
          <w:rPrChange w:id="171" w:author="Олександр Романченко" w:date="2020-05-16T21:58:00Z">
            <w:rPr/>
          </w:rPrChange>
        </w:rPr>
      </w:pPr>
    </w:p>
  </w:footnote>
  <w:footnote w:id="12">
    <w:p w14:paraId="377AB53B" w14:textId="5048625E" w:rsidR="00084070" w:rsidRPr="00E6234E" w:rsidRDefault="00084070" w:rsidP="00E6234E">
      <w:pPr>
        <w:rPr>
          <w:ins w:id="173" w:author="Олександр Романченко" w:date="2020-05-16T22:08:00Z"/>
          <w:sz w:val="20"/>
          <w:szCs w:val="20"/>
          <w:lang w:val="en-US"/>
          <w:rPrChange w:id="174" w:author="Олександр Романченко" w:date="2020-05-16T22:08:00Z">
            <w:rPr>
              <w:ins w:id="175" w:author="Олександр Романченко" w:date="2020-05-16T22:08:00Z"/>
            </w:rPr>
          </w:rPrChange>
        </w:rPr>
      </w:pPr>
      <w:ins w:id="176" w:author="Олександр Романченко" w:date="2020-05-16T22:08:00Z">
        <w:r>
          <w:rPr>
            <w:rStyle w:val="FootnoteReference"/>
          </w:rPr>
          <w:footnoteRef/>
        </w:r>
        <w:r w:rsidRPr="001A5776">
          <w:rPr>
            <w:lang w:val="en-US"/>
          </w:rPr>
          <w:t xml:space="preserve"> </w:t>
        </w:r>
        <w:r w:rsidRPr="001A5776">
          <w:rPr>
            <w:color w:val="202122"/>
            <w:sz w:val="20"/>
            <w:szCs w:val="20"/>
            <w:shd w:val="clear" w:color="auto" w:fill="FFFFFF"/>
            <w:lang w:val="en-US"/>
          </w:rPr>
          <w:t>Adomavicius, G.; Tuzhilin, A. (June 2005). </w:t>
        </w:r>
        <w:r w:rsidRPr="001A5776">
          <w:rPr>
            <w:i/>
            <w:iCs/>
            <w:sz w:val="20"/>
            <w:szCs w:val="20"/>
            <w:lang w:val="en-US"/>
          </w:rPr>
          <w:t>Toward the Next Generation of Recommender Systems: A Survey of the State-of-the-Art and Possible Extensions"</w:t>
        </w:r>
      </w:ins>
    </w:p>
    <w:p w14:paraId="422F16FD" w14:textId="7987592B" w:rsidR="00084070" w:rsidRPr="00E6234E" w:rsidRDefault="00084070">
      <w:pPr>
        <w:pStyle w:val="FootnoteText"/>
        <w:rPr>
          <w:lang w:val="en-US"/>
          <w:rPrChange w:id="177" w:author="Олександр Романченко" w:date="2020-05-16T22:08:00Z">
            <w:rPr/>
          </w:rPrChange>
        </w:rPr>
      </w:pPr>
    </w:p>
  </w:footnote>
  <w:footnote w:id="13">
    <w:p w14:paraId="30D4B4A0" w14:textId="77777777" w:rsidR="00084070" w:rsidRPr="009955EC" w:rsidRDefault="00084070" w:rsidP="009955EC">
      <w:pPr>
        <w:rPr>
          <w:ins w:id="179" w:author="Олександр Романченко" w:date="2020-05-16T22:15:00Z"/>
          <w:lang w:val="en-US"/>
          <w:rPrChange w:id="180" w:author="Олександр Романченко" w:date="2020-05-16T22:16:00Z">
            <w:rPr>
              <w:ins w:id="181" w:author="Олександр Романченко" w:date="2020-05-16T22:15:00Z"/>
            </w:rPr>
          </w:rPrChange>
        </w:rPr>
      </w:pPr>
      <w:ins w:id="182" w:author="Олександр Романченко" w:date="2020-05-16T22:15:00Z">
        <w:r>
          <w:rPr>
            <w:rStyle w:val="FootnoteReference"/>
          </w:rPr>
          <w:footnoteRef/>
        </w:r>
        <w:r w:rsidRPr="009955EC">
          <w:rPr>
            <w:lang w:val="en-US"/>
            <w:rPrChange w:id="183" w:author="Олександр Романченко" w:date="2020-05-16T22:16:00Z">
              <w:rPr/>
            </w:rPrChange>
          </w:rPr>
          <w:t xml:space="preserve"> </w:t>
        </w:r>
        <w:r w:rsidRPr="009955EC">
          <w:rPr>
            <w:color w:val="202122"/>
            <w:sz w:val="20"/>
            <w:szCs w:val="20"/>
            <w:shd w:val="clear" w:color="auto" w:fill="FFFFFF"/>
            <w:lang w:val="en-US"/>
            <w:rPrChange w:id="184" w:author="Олександр Романченко" w:date="2020-05-16T22:16:00Z">
              <w:rPr>
                <w:rFonts w:ascii="Arial" w:hAnsi="Arial" w:cs="Arial"/>
                <w:color w:val="202122"/>
                <w:sz w:val="21"/>
                <w:szCs w:val="21"/>
                <w:shd w:val="clear" w:color="auto" w:fill="FFFFFF"/>
              </w:rPr>
            </w:rPrChange>
          </w:rPr>
          <w:t>Richard Szeliski (2010). </w:t>
        </w:r>
        <w:r w:rsidRPr="009955EC">
          <w:rPr>
            <w:sz w:val="20"/>
            <w:szCs w:val="20"/>
            <w:rPrChange w:id="185" w:author="Олександр Романченко" w:date="2020-05-16T22:16:00Z">
              <w:rPr/>
            </w:rPrChange>
          </w:rPr>
          <w:fldChar w:fldCharType="begin"/>
        </w:r>
        <w:r w:rsidRPr="009955EC">
          <w:rPr>
            <w:sz w:val="20"/>
            <w:szCs w:val="20"/>
            <w:lang w:val="en-US"/>
            <w:rPrChange w:id="186" w:author="Олександр Романченко" w:date="2020-05-16T22:16:00Z">
              <w:rPr/>
            </w:rPrChange>
          </w:rPr>
          <w:instrText xml:space="preserve"> HYPERLINK "http://szeliski.org/Book/" </w:instrText>
        </w:r>
        <w:r w:rsidRPr="009955EC">
          <w:rPr>
            <w:sz w:val="20"/>
            <w:szCs w:val="20"/>
            <w:rPrChange w:id="187" w:author="Олександр Романченко" w:date="2020-05-16T22:16:00Z">
              <w:rPr/>
            </w:rPrChange>
          </w:rPr>
          <w:fldChar w:fldCharType="separate"/>
        </w:r>
        <w:r w:rsidRPr="009955EC">
          <w:rPr>
            <w:rStyle w:val="Hyperlink"/>
            <w:i/>
            <w:iCs/>
            <w:color w:val="663366"/>
            <w:sz w:val="20"/>
            <w:szCs w:val="20"/>
            <w:lang w:val="en-US"/>
            <w:rPrChange w:id="188" w:author="Олександр Романченко" w:date="2020-05-16T22:16:00Z">
              <w:rPr>
                <w:rStyle w:val="Hyperlink"/>
                <w:rFonts w:ascii="Arial" w:hAnsi="Arial" w:cs="Arial"/>
                <w:i/>
                <w:iCs/>
                <w:color w:val="663366"/>
                <w:sz w:val="21"/>
                <w:szCs w:val="21"/>
              </w:rPr>
            </w:rPrChange>
          </w:rPr>
          <w:t>Computer Vision: Algorithms and Applications</w:t>
        </w:r>
        <w:r w:rsidRPr="009955EC">
          <w:rPr>
            <w:sz w:val="20"/>
            <w:szCs w:val="20"/>
            <w:rPrChange w:id="189" w:author="Олександр Романченко" w:date="2020-05-16T22:16:00Z">
              <w:rPr/>
            </w:rPrChange>
          </w:rPr>
          <w:fldChar w:fldCharType="end"/>
        </w:r>
      </w:ins>
    </w:p>
    <w:p w14:paraId="3A1DFA13" w14:textId="6B22302B" w:rsidR="00084070" w:rsidRPr="009955EC" w:rsidRDefault="00084070">
      <w:pPr>
        <w:pStyle w:val="FootnoteText"/>
        <w:rPr>
          <w:lang w:val="en-US"/>
          <w:rPrChange w:id="190" w:author="Олександр Романченко" w:date="2020-05-16T22:15:00Z">
            <w:rPr/>
          </w:rPrChange>
        </w:rPr>
      </w:pPr>
    </w:p>
  </w:footnote>
  <w:footnote w:id="14">
    <w:p w14:paraId="5C580685" w14:textId="3F8177AC" w:rsidR="00084070" w:rsidRPr="009955EC" w:rsidRDefault="00084070" w:rsidP="009955EC">
      <w:pPr>
        <w:rPr>
          <w:ins w:id="193" w:author="Олександр Романченко" w:date="2020-05-16T22:17:00Z"/>
          <w:sz w:val="20"/>
          <w:szCs w:val="20"/>
          <w:rPrChange w:id="194" w:author="Олександр Романченко" w:date="2020-05-16T22:18:00Z">
            <w:rPr>
              <w:ins w:id="195" w:author="Олександр Романченко" w:date="2020-05-16T22:17:00Z"/>
            </w:rPr>
          </w:rPrChange>
        </w:rPr>
      </w:pPr>
      <w:ins w:id="196" w:author="Олександр Романченко" w:date="2020-05-16T22:17:00Z">
        <w:r>
          <w:rPr>
            <w:rStyle w:val="FootnoteReference"/>
          </w:rPr>
          <w:footnoteRef/>
        </w:r>
        <w:r w:rsidRPr="009955EC">
          <w:rPr>
            <w:lang w:val="en-US"/>
            <w:rPrChange w:id="197" w:author="Олександр Романченко" w:date="2020-05-16T22:18:00Z">
              <w:rPr/>
            </w:rPrChange>
          </w:rPr>
          <w:t xml:space="preserve"> </w:t>
        </w:r>
      </w:ins>
      <w:ins w:id="198" w:author="Олександр Романченко" w:date="2020-05-16T22:18:00Z">
        <w:r w:rsidRPr="009955EC">
          <w:rPr>
            <w:sz w:val="20"/>
            <w:szCs w:val="20"/>
            <w:lang w:val="en-US"/>
            <w:rPrChange w:id="199" w:author="Олександр Романченко" w:date="2020-05-16T22:18:00Z">
              <w:rPr>
                <w:lang w:val="en-US"/>
              </w:rPr>
            </w:rPrChange>
          </w:rPr>
          <w:t xml:space="preserve">(2015). </w:t>
        </w:r>
      </w:ins>
      <w:ins w:id="200" w:author="Олександр Романченко" w:date="2020-05-16T22:17:00Z">
        <w:r w:rsidRPr="009955EC">
          <w:rPr>
            <w:i/>
            <w:iCs/>
            <w:sz w:val="20"/>
            <w:szCs w:val="20"/>
            <w:rPrChange w:id="201" w:author="Олександр Романченко" w:date="2020-05-16T22:18:00Z">
              <w:rPr/>
            </w:rPrChange>
          </w:rPr>
          <w:fldChar w:fldCharType="begin"/>
        </w:r>
        <w:r w:rsidRPr="009955EC">
          <w:rPr>
            <w:i/>
            <w:iCs/>
            <w:sz w:val="20"/>
            <w:szCs w:val="20"/>
            <w:lang w:val="en-US"/>
            <w:rPrChange w:id="202" w:author="Олександр Романченко" w:date="2020-05-16T22:18:00Z">
              <w:rPr/>
            </w:rPrChange>
          </w:rPr>
          <w:instrText xml:space="preserve"> HYPERLINK "http://www.analyticsvidhya.com/blog/2015/03/feature-engineering-variable-transformation-creation/" </w:instrText>
        </w:r>
        <w:r w:rsidRPr="009955EC">
          <w:rPr>
            <w:i/>
            <w:iCs/>
            <w:sz w:val="20"/>
            <w:szCs w:val="20"/>
            <w:rPrChange w:id="203" w:author="Олександр Романченко" w:date="2020-05-16T22:18:00Z">
              <w:rPr/>
            </w:rPrChange>
          </w:rPr>
          <w:fldChar w:fldCharType="separate"/>
        </w:r>
        <w:r w:rsidRPr="009955EC">
          <w:rPr>
            <w:rStyle w:val="Hyperlink"/>
            <w:i/>
            <w:iCs/>
            <w:color w:val="663366"/>
            <w:sz w:val="20"/>
            <w:szCs w:val="20"/>
            <w:lang w:val="en-US"/>
            <w:rPrChange w:id="204" w:author="Олександр Романченко" w:date="2020-05-16T22:18:00Z">
              <w:rPr>
                <w:rStyle w:val="Hyperlink"/>
                <w:rFonts w:ascii="Arial" w:hAnsi="Arial" w:cs="Arial"/>
                <w:color w:val="663366"/>
                <w:sz w:val="19"/>
                <w:szCs w:val="19"/>
              </w:rPr>
            </w:rPrChange>
          </w:rPr>
          <w:t>"Feature Engineering: How to transform variables and create new ones?"</w:t>
        </w:r>
        <w:r w:rsidRPr="009955EC">
          <w:rPr>
            <w:i/>
            <w:iCs/>
            <w:sz w:val="20"/>
            <w:szCs w:val="20"/>
            <w:rPrChange w:id="205" w:author="Олександр Романченко" w:date="2020-05-16T22:18:00Z">
              <w:rPr/>
            </w:rPrChange>
          </w:rPr>
          <w:fldChar w:fldCharType="end"/>
        </w:r>
        <w:r w:rsidRPr="009955EC">
          <w:rPr>
            <w:i/>
            <w:iCs/>
            <w:color w:val="202122"/>
            <w:sz w:val="20"/>
            <w:szCs w:val="20"/>
            <w:shd w:val="clear" w:color="auto" w:fill="FFFFFF"/>
            <w:rPrChange w:id="206" w:author="Олександр Романченко" w:date="2020-05-16T22:18:00Z">
              <w:rPr>
                <w:rFonts w:ascii="Arial" w:hAnsi="Arial" w:cs="Arial"/>
                <w:color w:val="202122"/>
                <w:sz w:val="19"/>
                <w:szCs w:val="19"/>
                <w:shd w:val="clear" w:color="auto" w:fill="FFFFFF"/>
              </w:rPr>
            </w:rPrChange>
          </w:rPr>
          <w:t>.</w:t>
        </w:r>
        <w:r w:rsidRPr="00866B9B">
          <w:rPr>
            <w:color w:val="202122"/>
            <w:sz w:val="20"/>
            <w:szCs w:val="20"/>
            <w:shd w:val="clear" w:color="auto" w:fill="FFFFFF"/>
          </w:rPr>
          <w:t> </w:t>
        </w:r>
        <w:r w:rsidRPr="009955EC">
          <w:rPr>
            <w:color w:val="202122"/>
            <w:sz w:val="20"/>
            <w:szCs w:val="20"/>
            <w:shd w:val="clear" w:color="auto" w:fill="FFFFFF"/>
            <w:rPrChange w:id="207" w:author="Олександр Романченко" w:date="2020-05-16T22:18:00Z">
              <w:rPr>
                <w:rFonts w:ascii="Arial" w:hAnsi="Arial" w:cs="Arial"/>
                <w:i/>
                <w:iCs/>
                <w:color w:val="202122"/>
                <w:sz w:val="19"/>
                <w:szCs w:val="19"/>
                <w:shd w:val="clear" w:color="auto" w:fill="FFFFFF"/>
              </w:rPr>
            </w:rPrChange>
          </w:rPr>
          <w:t>Analytics Vidhya</w:t>
        </w:r>
        <w:r w:rsidRPr="009955EC">
          <w:rPr>
            <w:color w:val="202122"/>
            <w:sz w:val="20"/>
            <w:szCs w:val="20"/>
            <w:shd w:val="clear" w:color="auto" w:fill="FFFFFF"/>
            <w:rPrChange w:id="208" w:author="Олександр Романченко" w:date="2020-05-16T22:18:00Z">
              <w:rPr>
                <w:rFonts w:ascii="Arial" w:hAnsi="Arial" w:cs="Arial"/>
                <w:color w:val="202122"/>
                <w:sz w:val="19"/>
                <w:szCs w:val="19"/>
                <w:shd w:val="clear" w:color="auto" w:fill="FFFFFF"/>
              </w:rPr>
            </w:rPrChange>
          </w:rPr>
          <w:t>.</w:t>
        </w:r>
      </w:ins>
    </w:p>
    <w:p w14:paraId="295DB5E8" w14:textId="37FEFD20" w:rsidR="00084070" w:rsidRPr="009955EC" w:rsidRDefault="00084070">
      <w:pPr>
        <w:pStyle w:val="FootnoteText"/>
        <w:rPr>
          <w:lang w:val="en-US"/>
          <w:rPrChange w:id="209" w:author="Олександр Романченко" w:date="2020-05-16T22:17:00Z">
            <w:rPr/>
          </w:rPrChange>
        </w:rPr>
      </w:pPr>
    </w:p>
  </w:footnote>
  <w:footnote w:id="15">
    <w:p w14:paraId="61673ABF" w14:textId="55DC9446" w:rsidR="00084070" w:rsidRPr="00AC13EA" w:rsidRDefault="00084070" w:rsidP="00514E55">
      <w:pPr>
        <w:rPr>
          <w:lang w:val="en-US"/>
          <w:rPrChange w:id="213" w:author="Олександр Романченко" w:date="2020-05-16T22:37:00Z">
            <w:rPr/>
          </w:rPrChange>
        </w:rPr>
      </w:pPr>
      <w:ins w:id="214" w:author="Олександр Романченко" w:date="2020-05-16T22:36:00Z">
        <w:r>
          <w:rPr>
            <w:rStyle w:val="FootnoteReference"/>
          </w:rPr>
          <w:footnoteRef/>
        </w:r>
        <w:r w:rsidRPr="001358F7">
          <w:rPr>
            <w:lang w:val="en-US"/>
            <w:rPrChange w:id="215" w:author="Олександр Романченко" w:date="2020-05-16T22:36:00Z">
              <w:rPr/>
            </w:rPrChange>
          </w:rPr>
          <w:t xml:space="preserve"> </w:t>
        </w:r>
      </w:ins>
      <w:r w:rsidRPr="00514E55">
        <w:rPr>
          <w:sz w:val="20"/>
          <w:szCs w:val="20"/>
        </w:rPr>
        <w:fldChar w:fldCharType="begin"/>
      </w:r>
      <w:r w:rsidRPr="00514E55">
        <w:rPr>
          <w:sz w:val="20"/>
          <w:szCs w:val="20"/>
          <w:lang w:val="en-US"/>
        </w:rPr>
        <w:instrText xml:space="preserve"> HYPERLINK "https://en.wikipedia.org/wiki/Leslie_P._Kaelbling" \o "Leslie P. Kaelbling" </w:instrText>
      </w:r>
      <w:r w:rsidRPr="00514E55">
        <w:rPr>
          <w:sz w:val="20"/>
          <w:szCs w:val="20"/>
        </w:rPr>
        <w:fldChar w:fldCharType="separate"/>
      </w:r>
      <w:ins w:id="216" w:author="Олександр Романченко" w:date="2020-05-16T22:36:00Z">
        <w:r w:rsidRPr="001358F7">
          <w:rPr>
            <w:rStyle w:val="Hyperlink"/>
            <w:color w:val="0B0080"/>
            <w:sz w:val="20"/>
            <w:szCs w:val="20"/>
            <w:shd w:val="clear" w:color="auto" w:fill="FFFFFF"/>
            <w:lang w:val="en-US"/>
            <w:rPrChange w:id="217" w:author="Олександр Романченко" w:date="2020-05-16T22:37:00Z">
              <w:rPr>
                <w:rStyle w:val="Hyperlink"/>
                <w:rFonts w:ascii="Arial" w:hAnsi="Arial" w:cs="Arial"/>
                <w:color w:val="0B0080"/>
                <w:sz w:val="19"/>
                <w:szCs w:val="19"/>
                <w:shd w:val="clear" w:color="auto" w:fill="FFFFFF"/>
              </w:rPr>
            </w:rPrChange>
          </w:rPr>
          <w:t>Kaelbling, Leslie P.</w:t>
        </w:r>
        <w:r w:rsidRPr="00514E55">
          <w:rPr>
            <w:sz w:val="20"/>
            <w:szCs w:val="20"/>
          </w:rPr>
          <w:fldChar w:fldCharType="end"/>
        </w:r>
        <w:r w:rsidRPr="00BE2954">
          <w:rPr>
            <w:color w:val="202122"/>
            <w:sz w:val="20"/>
            <w:szCs w:val="20"/>
            <w:shd w:val="clear" w:color="auto" w:fill="FFFFFF"/>
            <w:lang w:val="en-US"/>
          </w:rPr>
          <w:t>; </w:t>
        </w:r>
        <w:r w:rsidRPr="001358F7">
          <w:rPr>
            <w:sz w:val="20"/>
            <w:szCs w:val="20"/>
            <w:rPrChange w:id="218" w:author="Олександр Романченко" w:date="2020-05-16T22:37:00Z">
              <w:rPr/>
            </w:rPrChange>
          </w:rPr>
          <w:fldChar w:fldCharType="begin"/>
        </w:r>
        <w:r w:rsidRPr="001358F7">
          <w:rPr>
            <w:sz w:val="20"/>
            <w:szCs w:val="20"/>
            <w:lang w:val="en-US"/>
            <w:rPrChange w:id="219" w:author="Олександр Романченко" w:date="2020-05-16T22:37:00Z">
              <w:rPr/>
            </w:rPrChange>
          </w:rPr>
          <w:instrText xml:space="preserve"> HYPERLINK "https://en.wikipedia.org/wiki/Michael_L._Littman" \o "Michael L. Littman" </w:instrText>
        </w:r>
        <w:r w:rsidRPr="001358F7">
          <w:rPr>
            <w:sz w:val="20"/>
            <w:szCs w:val="20"/>
            <w:rPrChange w:id="220" w:author="Олександр Романченко" w:date="2020-05-16T22:37:00Z">
              <w:rPr/>
            </w:rPrChange>
          </w:rPr>
          <w:fldChar w:fldCharType="separate"/>
        </w:r>
        <w:r w:rsidRPr="00BE2954">
          <w:rPr>
            <w:rStyle w:val="Hyperlink"/>
            <w:color w:val="0B0080"/>
            <w:sz w:val="20"/>
            <w:szCs w:val="20"/>
            <w:shd w:val="clear" w:color="auto" w:fill="FFFFFF"/>
            <w:lang w:val="en-US"/>
          </w:rPr>
          <w:t>Littman, Michael L.</w:t>
        </w:r>
        <w:r w:rsidRPr="001358F7">
          <w:rPr>
            <w:sz w:val="20"/>
            <w:szCs w:val="20"/>
            <w:rPrChange w:id="221" w:author="Олександр Романченко" w:date="2020-05-16T22:37:00Z">
              <w:rPr/>
            </w:rPrChange>
          </w:rPr>
          <w:fldChar w:fldCharType="end"/>
        </w:r>
        <w:r w:rsidRPr="00BE2954">
          <w:rPr>
            <w:color w:val="202122"/>
            <w:sz w:val="20"/>
            <w:szCs w:val="20"/>
            <w:shd w:val="clear" w:color="auto" w:fill="FFFFFF"/>
            <w:lang w:val="en-US"/>
          </w:rPr>
          <w:t>; </w:t>
        </w:r>
        <w:r w:rsidRPr="001358F7">
          <w:rPr>
            <w:sz w:val="20"/>
            <w:szCs w:val="20"/>
            <w:rPrChange w:id="222" w:author="Олександр Романченко" w:date="2020-05-16T22:37:00Z">
              <w:rPr/>
            </w:rPrChange>
          </w:rPr>
          <w:fldChar w:fldCharType="begin"/>
        </w:r>
        <w:r w:rsidRPr="001358F7">
          <w:rPr>
            <w:sz w:val="20"/>
            <w:szCs w:val="20"/>
            <w:lang w:val="en-US"/>
            <w:rPrChange w:id="223" w:author="Олександр Романченко" w:date="2020-05-16T22:37:00Z">
              <w:rPr/>
            </w:rPrChange>
          </w:rPr>
          <w:instrText xml:space="preserve"> HYPERLINK "https://en.wikipedia.org/w/index.php?title=Andrew_W._Moore&amp;action=edit&amp;redlink=1" \o "Andrew W. Moore (page does not exist)" </w:instrText>
        </w:r>
        <w:r w:rsidRPr="001358F7">
          <w:rPr>
            <w:sz w:val="20"/>
            <w:szCs w:val="20"/>
            <w:rPrChange w:id="224" w:author="Олександр Романченко" w:date="2020-05-16T22:37:00Z">
              <w:rPr/>
            </w:rPrChange>
          </w:rPr>
          <w:fldChar w:fldCharType="separate"/>
        </w:r>
        <w:r w:rsidRPr="00BE2954">
          <w:rPr>
            <w:rStyle w:val="Hyperlink"/>
            <w:color w:val="A55858"/>
            <w:sz w:val="20"/>
            <w:szCs w:val="20"/>
            <w:shd w:val="clear" w:color="auto" w:fill="FFFFFF"/>
            <w:lang w:val="en-US"/>
          </w:rPr>
          <w:t>Moore, Andrew W.</w:t>
        </w:r>
        <w:r w:rsidRPr="001358F7">
          <w:rPr>
            <w:sz w:val="20"/>
            <w:szCs w:val="20"/>
            <w:rPrChange w:id="225" w:author="Олександр Романченко" w:date="2020-05-16T22:37:00Z">
              <w:rPr/>
            </w:rPrChange>
          </w:rPr>
          <w:fldChar w:fldCharType="end"/>
        </w:r>
        <w:r w:rsidRPr="00BE2954">
          <w:rPr>
            <w:color w:val="202122"/>
            <w:sz w:val="20"/>
            <w:szCs w:val="20"/>
            <w:shd w:val="clear" w:color="auto" w:fill="FFFFFF"/>
            <w:lang w:val="en-US"/>
          </w:rPr>
          <w:t> (1996). </w:t>
        </w:r>
      </w:ins>
      <w:r w:rsidRPr="00514E55">
        <w:rPr>
          <w:sz w:val="20"/>
          <w:szCs w:val="20"/>
        </w:rPr>
        <w:fldChar w:fldCharType="begin"/>
      </w:r>
      <w:r w:rsidRPr="00514E55">
        <w:rPr>
          <w:sz w:val="20"/>
          <w:szCs w:val="20"/>
          <w:lang w:val="en-US"/>
        </w:rPr>
        <w:instrText xml:space="preserve"> HYPERLINK "http://webarchive.loc.gov/all/20011120234539/http:/www.cs.washington.edu/research/jair/abstracts/kaelbling96a.html" </w:instrText>
      </w:r>
      <w:r w:rsidRPr="00514E55">
        <w:rPr>
          <w:sz w:val="20"/>
          <w:szCs w:val="20"/>
        </w:rPr>
        <w:fldChar w:fldCharType="separate"/>
      </w:r>
      <w:ins w:id="226" w:author="Олександр Романченко" w:date="2020-05-16T22:36:00Z">
        <w:r w:rsidRPr="00BE2954">
          <w:rPr>
            <w:rStyle w:val="Hyperlink"/>
            <w:color w:val="663366"/>
            <w:sz w:val="20"/>
            <w:szCs w:val="20"/>
            <w:lang w:val="en-US"/>
          </w:rPr>
          <w:t>"Reinforcement Learning: A Survey"</w:t>
        </w:r>
        <w:r w:rsidRPr="00514E55">
          <w:rPr>
            <w:sz w:val="20"/>
            <w:szCs w:val="20"/>
          </w:rPr>
          <w:fldChar w:fldCharType="end"/>
        </w:r>
        <w:r w:rsidRPr="00BE2954">
          <w:rPr>
            <w:color w:val="202122"/>
            <w:sz w:val="20"/>
            <w:szCs w:val="20"/>
            <w:shd w:val="clear" w:color="auto" w:fill="FFFFFF"/>
            <w:lang w:val="en-US"/>
          </w:rPr>
          <w:t>. </w:t>
        </w:r>
        <w:r w:rsidRPr="00BE2954">
          <w:rPr>
            <w:i/>
            <w:iCs/>
            <w:color w:val="202122"/>
            <w:sz w:val="20"/>
            <w:szCs w:val="20"/>
            <w:shd w:val="clear" w:color="auto" w:fill="FFFFFF"/>
            <w:lang w:val="en-US"/>
          </w:rPr>
          <w:t>Journal of Artificial Intelligence Research</w:t>
        </w:r>
        <w:r w:rsidRPr="00BE2954">
          <w:rPr>
            <w:color w:val="202122"/>
            <w:sz w:val="20"/>
            <w:szCs w:val="20"/>
            <w:shd w:val="clear" w:color="auto" w:fill="FFFFFF"/>
            <w:lang w:val="en-US"/>
          </w:rPr>
          <w:t>. </w:t>
        </w:r>
      </w:ins>
      <w:ins w:id="227" w:author="Олександр Романченко" w:date="2020-05-16T22:37:00Z">
        <w:r w:rsidRPr="00AC13EA">
          <w:rPr>
            <w:color w:val="202122"/>
            <w:sz w:val="20"/>
            <w:szCs w:val="20"/>
            <w:shd w:val="clear" w:color="auto" w:fill="FFFFFF"/>
            <w:lang w:val="en-US"/>
            <w:rPrChange w:id="228" w:author="Олександр Романченко" w:date="2020-05-16T22:37:00Z">
              <w:rPr>
                <w:b/>
                <w:bCs/>
                <w:color w:val="202122"/>
                <w:sz w:val="20"/>
                <w:szCs w:val="20"/>
                <w:shd w:val="clear" w:color="auto" w:fill="FFFFFF"/>
                <w:lang w:val="en-US"/>
              </w:rPr>
            </w:rPrChange>
          </w:rPr>
          <w:t>p.</w:t>
        </w:r>
      </w:ins>
      <w:ins w:id="229" w:author="Олександр Романченко" w:date="2020-05-16T22:36:00Z">
        <w:r w:rsidRPr="00AC13EA">
          <w:rPr>
            <w:color w:val="202122"/>
            <w:sz w:val="20"/>
            <w:szCs w:val="20"/>
            <w:shd w:val="clear" w:color="auto" w:fill="FFFFFF"/>
            <w:lang w:val="en-US"/>
            <w:rPrChange w:id="230" w:author="Олександр Романченко" w:date="2020-05-16T22:37:00Z">
              <w:rPr>
                <w:rFonts w:ascii="Arial" w:hAnsi="Arial" w:cs="Arial"/>
                <w:color w:val="202122"/>
                <w:sz w:val="19"/>
                <w:szCs w:val="19"/>
                <w:shd w:val="clear" w:color="auto" w:fill="FFFFFF"/>
              </w:rPr>
            </w:rPrChange>
          </w:rPr>
          <w:t>237–285. </w:t>
        </w:r>
      </w:ins>
    </w:p>
  </w:footnote>
  <w:footnote w:id="16">
    <w:p w14:paraId="7A69647D" w14:textId="2EA4CC2C" w:rsidR="00084070" w:rsidRPr="00514E55" w:rsidRDefault="00084070" w:rsidP="00514E55">
      <w:pPr>
        <w:rPr>
          <w:ins w:id="232" w:author="Олександр Романченко" w:date="2020-05-16T22:38:00Z"/>
          <w:lang w:val="en-US"/>
          <w:rPrChange w:id="233" w:author="Олександр Романченко" w:date="2020-05-16T22:39:00Z">
            <w:rPr>
              <w:ins w:id="234" w:author="Олександр Романченко" w:date="2020-05-16T22:38:00Z"/>
            </w:rPr>
          </w:rPrChange>
        </w:rPr>
      </w:pPr>
      <w:ins w:id="235" w:author="Олександр Романченко" w:date="2020-05-16T22:38:00Z">
        <w:r>
          <w:rPr>
            <w:rStyle w:val="FootnoteReference"/>
          </w:rPr>
          <w:footnoteRef/>
        </w:r>
        <w:r w:rsidRPr="00514E55">
          <w:rPr>
            <w:lang w:val="en-US"/>
          </w:rPr>
          <w:t xml:space="preserve"> </w:t>
        </w:r>
        <w:r w:rsidRPr="00514E55">
          <w:rPr>
            <w:sz w:val="20"/>
            <w:szCs w:val="20"/>
            <w:rPrChange w:id="236" w:author="Олександр Романченко" w:date="2020-05-16T22:39:00Z">
              <w:rPr/>
            </w:rPrChange>
          </w:rPr>
          <w:fldChar w:fldCharType="begin"/>
        </w:r>
        <w:r w:rsidRPr="00514E55">
          <w:rPr>
            <w:sz w:val="20"/>
            <w:szCs w:val="20"/>
            <w:lang w:val="en-US"/>
            <w:rPrChange w:id="237" w:author="Олександр Романченко" w:date="2020-05-16T22:39:00Z">
              <w:rPr/>
            </w:rPrChange>
          </w:rPr>
          <w:instrText xml:space="preserve"> HYPERLINK "https://en.wikipedia.org/w/index.php?title=Christopher_J.C.H._Watkins&amp;action=edit&amp;redlink=1" \o "Christopher J.C.H. Watkins (page does not exist)" </w:instrText>
        </w:r>
        <w:r w:rsidRPr="00514E55">
          <w:rPr>
            <w:sz w:val="20"/>
            <w:szCs w:val="20"/>
            <w:rPrChange w:id="238" w:author="Олександр Романченко" w:date="2020-05-16T22:39:00Z">
              <w:rPr/>
            </w:rPrChange>
          </w:rPr>
          <w:fldChar w:fldCharType="separate"/>
        </w:r>
        <w:r w:rsidRPr="00514E55">
          <w:rPr>
            <w:rStyle w:val="Hyperlink"/>
            <w:color w:val="A55858"/>
            <w:sz w:val="20"/>
            <w:szCs w:val="20"/>
            <w:shd w:val="clear" w:color="auto" w:fill="FFFFFF"/>
            <w:lang w:val="en-US"/>
            <w:rPrChange w:id="239" w:author="Олександр Романченко" w:date="2020-05-16T22:39:00Z">
              <w:rPr>
                <w:rStyle w:val="Hyperlink"/>
                <w:rFonts w:ascii="Arial" w:hAnsi="Arial" w:cs="Arial"/>
                <w:color w:val="A55858"/>
                <w:sz w:val="19"/>
                <w:szCs w:val="19"/>
                <w:shd w:val="clear" w:color="auto" w:fill="FFFFFF"/>
              </w:rPr>
            </w:rPrChange>
          </w:rPr>
          <w:t>Watkins, Christopher J.C.H.</w:t>
        </w:r>
        <w:r w:rsidRPr="00514E55">
          <w:rPr>
            <w:sz w:val="20"/>
            <w:szCs w:val="20"/>
            <w:rPrChange w:id="240" w:author="Олександр Романченко" w:date="2020-05-16T22:39:00Z">
              <w:rPr/>
            </w:rPrChange>
          </w:rPr>
          <w:fldChar w:fldCharType="end"/>
        </w:r>
        <w:r w:rsidRPr="00514E55">
          <w:rPr>
            <w:color w:val="202122"/>
            <w:sz w:val="20"/>
            <w:szCs w:val="20"/>
            <w:shd w:val="clear" w:color="auto" w:fill="FFFFFF"/>
            <w:lang w:val="en-US"/>
          </w:rPr>
          <w:t> (1989). </w:t>
        </w:r>
        <w:r w:rsidRPr="00514E55">
          <w:rPr>
            <w:sz w:val="20"/>
            <w:szCs w:val="20"/>
            <w:rPrChange w:id="241" w:author="Олександр Романченко" w:date="2020-05-16T22:39:00Z">
              <w:rPr/>
            </w:rPrChange>
          </w:rPr>
          <w:fldChar w:fldCharType="begin"/>
        </w:r>
        <w:r w:rsidRPr="00514E55">
          <w:rPr>
            <w:sz w:val="20"/>
            <w:szCs w:val="20"/>
            <w:lang w:val="en-US"/>
            <w:rPrChange w:id="242" w:author="Олександр Романченко" w:date="2020-05-16T22:39:00Z">
              <w:rPr/>
            </w:rPrChange>
          </w:rPr>
          <w:instrText xml:space="preserve"> HYPERLINK "http://www.cs.rhul.ac.uk/~chrisw/new_thesis.pdf" </w:instrText>
        </w:r>
        <w:r w:rsidRPr="00514E55">
          <w:rPr>
            <w:sz w:val="20"/>
            <w:szCs w:val="20"/>
            <w:rPrChange w:id="243" w:author="Олександр Романченко" w:date="2020-05-16T22:39:00Z">
              <w:rPr/>
            </w:rPrChange>
          </w:rPr>
          <w:fldChar w:fldCharType="separate"/>
        </w:r>
        <w:r w:rsidRPr="00514E55">
          <w:rPr>
            <w:rStyle w:val="Hyperlink"/>
            <w:i/>
            <w:iCs/>
            <w:color w:val="663366"/>
            <w:sz w:val="20"/>
            <w:szCs w:val="20"/>
            <w:shd w:val="clear" w:color="auto" w:fill="FFFFFF"/>
            <w:lang w:val="en-US"/>
          </w:rPr>
          <w:t>Learning from Delayed Rewards</w:t>
        </w:r>
        <w:r w:rsidRPr="00514E55">
          <w:rPr>
            <w:sz w:val="20"/>
            <w:szCs w:val="20"/>
            <w:rPrChange w:id="244" w:author="Олександр Романченко" w:date="2020-05-16T22:39:00Z">
              <w:rPr/>
            </w:rPrChange>
          </w:rPr>
          <w:fldChar w:fldCharType="end"/>
        </w:r>
        <w:r w:rsidRPr="00514E55">
          <w:rPr>
            <w:color w:val="202122"/>
            <w:sz w:val="20"/>
            <w:szCs w:val="20"/>
            <w:shd w:val="clear" w:color="auto" w:fill="FFFFFF"/>
            <w:lang w:val="en-US"/>
          </w:rPr>
          <w:t>. King’s College, Cambridge, UK.</w:t>
        </w:r>
      </w:ins>
    </w:p>
    <w:p w14:paraId="1FE6E3C1" w14:textId="38410546" w:rsidR="00084070" w:rsidRPr="00514E55" w:rsidRDefault="00084070">
      <w:pPr>
        <w:pStyle w:val="FootnoteText"/>
        <w:rPr>
          <w:lang w:val="en-US"/>
          <w:rPrChange w:id="245" w:author="Олександр Романченко" w:date="2020-05-16T22:38:00Z">
            <w:rPr/>
          </w:rPrChange>
        </w:rPr>
      </w:pPr>
    </w:p>
  </w:footnote>
  <w:footnote w:id="17">
    <w:p w14:paraId="073439A6" w14:textId="734BFAD1" w:rsidR="00084070" w:rsidRPr="00E55A19" w:rsidRDefault="00084070">
      <w:pPr>
        <w:rPr>
          <w:lang w:val="en-US"/>
        </w:rPr>
        <w:pPrChange w:id="247" w:author="Олександр Романченко" w:date="2020-05-16T22:45:00Z">
          <w:pPr>
            <w:pStyle w:val="FootnoteText"/>
          </w:pPr>
        </w:pPrChange>
      </w:pPr>
      <w:ins w:id="248" w:author="Олександр Романченко" w:date="2020-05-16T22:45:00Z">
        <w:r>
          <w:rPr>
            <w:rStyle w:val="FootnoteReference"/>
          </w:rPr>
          <w:footnoteRef/>
        </w:r>
        <w:r w:rsidRPr="00BE2954">
          <w:rPr>
            <w:lang w:val="en-US"/>
            <w:rPrChange w:id="249" w:author="Олександр Романченко" w:date="2020-05-16T22:45:00Z">
              <w:rPr/>
            </w:rPrChange>
          </w:rPr>
          <w:t xml:space="preserve"> </w:t>
        </w:r>
        <w:r w:rsidRPr="00BE2954">
          <w:rPr>
            <w:color w:val="202122"/>
            <w:sz w:val="20"/>
            <w:szCs w:val="20"/>
            <w:shd w:val="clear" w:color="auto" w:fill="FFFFFF"/>
            <w:lang w:val="en-US"/>
            <w:rPrChange w:id="250" w:author="Олександр Романченко" w:date="2020-05-16T22:45:00Z">
              <w:rPr>
                <w:rFonts w:ascii="Arial" w:hAnsi="Arial" w:cs="Arial"/>
                <w:color w:val="202122"/>
                <w:sz w:val="19"/>
                <w:szCs w:val="19"/>
                <w:shd w:val="clear" w:color="auto" w:fill="FFFFFF"/>
              </w:rPr>
            </w:rPrChange>
          </w:rPr>
          <w:t>Hinton, Geoffrey; Sejnowski, Terrence (1999). </w:t>
        </w:r>
        <w:r w:rsidRPr="00BE2954">
          <w:rPr>
            <w:i/>
            <w:iCs/>
            <w:color w:val="202122"/>
            <w:sz w:val="20"/>
            <w:szCs w:val="20"/>
            <w:shd w:val="clear" w:color="auto" w:fill="FFFFFF"/>
            <w:lang w:val="en-US"/>
            <w:rPrChange w:id="251" w:author="Олександр Романченко" w:date="2020-05-16T22:45:00Z">
              <w:rPr>
                <w:rFonts w:ascii="Arial" w:hAnsi="Arial" w:cs="Arial"/>
                <w:i/>
                <w:iCs/>
                <w:color w:val="202122"/>
                <w:sz w:val="19"/>
                <w:szCs w:val="19"/>
                <w:shd w:val="clear" w:color="auto" w:fill="FFFFFF"/>
              </w:rPr>
            </w:rPrChange>
          </w:rPr>
          <w:t>Unsupervised Learning: Foundations of Neural Computation</w:t>
        </w:r>
        <w:r w:rsidRPr="00BE2954">
          <w:rPr>
            <w:color w:val="202122"/>
            <w:sz w:val="20"/>
            <w:szCs w:val="20"/>
            <w:shd w:val="clear" w:color="auto" w:fill="FFFFFF"/>
            <w:lang w:val="en-US"/>
            <w:rPrChange w:id="252" w:author="Олександр Романченко" w:date="2020-05-16T22:45:00Z">
              <w:rPr>
                <w:rFonts w:ascii="Arial" w:hAnsi="Arial" w:cs="Arial"/>
                <w:color w:val="202122"/>
                <w:sz w:val="19"/>
                <w:szCs w:val="19"/>
                <w:shd w:val="clear" w:color="auto" w:fill="FFFFFF"/>
              </w:rPr>
            </w:rPrChange>
          </w:rPr>
          <w:t xml:space="preserve">. </w:t>
        </w:r>
        <w:r w:rsidRPr="00E55A19">
          <w:rPr>
            <w:color w:val="202122"/>
            <w:sz w:val="20"/>
            <w:szCs w:val="20"/>
            <w:shd w:val="clear" w:color="auto" w:fill="FFFFFF"/>
            <w:lang w:val="en-US"/>
            <w:rPrChange w:id="253" w:author="Олександр Романченко" w:date="2020-05-16T22:45:00Z">
              <w:rPr>
                <w:rFonts w:ascii="Arial" w:hAnsi="Arial" w:cs="Arial"/>
                <w:color w:val="202122"/>
                <w:sz w:val="19"/>
                <w:szCs w:val="19"/>
                <w:shd w:val="clear" w:color="auto" w:fill="FFFFFF"/>
              </w:rPr>
            </w:rPrChange>
          </w:rPr>
          <w:t>MIT Press.</w:t>
        </w:r>
      </w:ins>
    </w:p>
  </w:footnote>
  <w:footnote w:id="18">
    <w:p w14:paraId="17D7675E" w14:textId="7D0801B3" w:rsidR="00084070" w:rsidRPr="00BE2954" w:rsidRDefault="00084070">
      <w:pPr>
        <w:rPr>
          <w:lang w:val="en-US"/>
          <w:rPrChange w:id="255" w:author="Олександр Романченко" w:date="2020-05-16T22:47:00Z">
            <w:rPr/>
          </w:rPrChange>
        </w:rPr>
        <w:pPrChange w:id="256" w:author="Олександр Романченко" w:date="2020-05-16T22:47:00Z">
          <w:pPr>
            <w:pStyle w:val="FootnoteText"/>
          </w:pPr>
        </w:pPrChange>
      </w:pPr>
      <w:ins w:id="257" w:author="Олександр Романченко" w:date="2020-05-16T22:47:00Z">
        <w:r>
          <w:rPr>
            <w:rStyle w:val="FootnoteReference"/>
          </w:rPr>
          <w:footnoteRef/>
        </w:r>
        <w:r w:rsidRPr="00BE2954">
          <w:rPr>
            <w:lang w:val="en-US"/>
            <w:rPrChange w:id="258" w:author="Олександр Романченко" w:date="2020-05-16T22:47:00Z">
              <w:rPr/>
            </w:rPrChange>
          </w:rPr>
          <w:t xml:space="preserve"> </w:t>
        </w:r>
        <w:r w:rsidRPr="00BE2954">
          <w:rPr>
            <w:color w:val="202122"/>
            <w:sz w:val="20"/>
            <w:szCs w:val="20"/>
            <w:shd w:val="clear" w:color="auto" w:fill="FFFFFF"/>
            <w:lang w:val="en-US"/>
            <w:rPrChange w:id="259" w:author="Олександр Романченко" w:date="2020-05-16T22:47:00Z">
              <w:rPr>
                <w:rFonts w:ascii="Arial" w:hAnsi="Arial" w:cs="Arial"/>
                <w:color w:val="202122"/>
                <w:sz w:val="19"/>
                <w:szCs w:val="19"/>
                <w:shd w:val="clear" w:color="auto" w:fill="FFFFFF"/>
              </w:rPr>
            </w:rPrChange>
          </w:rPr>
          <w:t>Vapnik, V. N. </w:t>
        </w:r>
        <w:r w:rsidRPr="00BE2954">
          <w:rPr>
            <w:i/>
            <w:iCs/>
            <w:sz w:val="20"/>
            <w:szCs w:val="20"/>
            <w:rPrChange w:id="260" w:author="Олександр Романченко" w:date="2020-05-16T22:47:00Z">
              <w:rPr/>
            </w:rPrChange>
          </w:rPr>
          <w:fldChar w:fldCharType="begin"/>
        </w:r>
        <w:r w:rsidRPr="00BE2954">
          <w:rPr>
            <w:i/>
            <w:iCs/>
            <w:sz w:val="20"/>
            <w:szCs w:val="20"/>
            <w:lang w:val="en-US"/>
            <w:rPrChange w:id="261" w:author="Олександр Романченко" w:date="2020-05-16T22:47:00Z">
              <w:rPr/>
            </w:rPrChange>
          </w:rPr>
          <w:instrText xml:space="preserve"> HYPERLINK "https://books.google.com/books?id=EqgACAAAQBAJ&amp;printsec=frontcover" \l "v=snippet&amp;q=%22empirical%20risk%20minimization%22%20OR%20%22structural%20risk%20minimization%22&amp;f=false" </w:instrText>
        </w:r>
        <w:r w:rsidRPr="00BE2954">
          <w:rPr>
            <w:i/>
            <w:iCs/>
            <w:sz w:val="20"/>
            <w:szCs w:val="20"/>
            <w:rPrChange w:id="262" w:author="Олександр Романченко" w:date="2020-05-16T22:47:00Z">
              <w:rPr/>
            </w:rPrChange>
          </w:rPr>
          <w:fldChar w:fldCharType="separate"/>
        </w:r>
        <w:r w:rsidRPr="00BE2954">
          <w:rPr>
            <w:rStyle w:val="Hyperlink"/>
            <w:i/>
            <w:iCs/>
            <w:color w:val="663366"/>
            <w:sz w:val="20"/>
            <w:szCs w:val="20"/>
            <w:lang w:val="en-US"/>
            <w:rPrChange w:id="263" w:author="Олександр Романченко" w:date="2020-05-16T22:47:00Z">
              <w:rPr>
                <w:rStyle w:val="Hyperlink"/>
                <w:rFonts w:ascii="Arial" w:hAnsi="Arial" w:cs="Arial"/>
                <w:color w:val="663366"/>
                <w:sz w:val="19"/>
                <w:szCs w:val="19"/>
              </w:rPr>
            </w:rPrChange>
          </w:rPr>
          <w:t>The Nature of Statistical Learning Theory</w:t>
        </w:r>
        <w:r w:rsidRPr="00BE2954">
          <w:rPr>
            <w:i/>
            <w:iCs/>
            <w:sz w:val="20"/>
            <w:szCs w:val="20"/>
            <w:rPrChange w:id="264" w:author="Олександр Романченко" w:date="2020-05-16T22:47:00Z">
              <w:rPr/>
            </w:rPrChange>
          </w:rPr>
          <w:fldChar w:fldCharType="end"/>
        </w:r>
        <w:r w:rsidRPr="00BE2954">
          <w:rPr>
            <w:color w:val="202122"/>
            <w:sz w:val="20"/>
            <w:szCs w:val="20"/>
            <w:shd w:val="clear" w:color="auto" w:fill="FFFFFF"/>
            <w:lang w:val="en-US"/>
            <w:rPrChange w:id="265" w:author="Олександр Романченко" w:date="2020-05-16T22:47:00Z">
              <w:rPr>
                <w:rFonts w:ascii="Arial" w:hAnsi="Arial" w:cs="Arial"/>
                <w:color w:val="202122"/>
                <w:sz w:val="19"/>
                <w:szCs w:val="19"/>
                <w:shd w:val="clear" w:color="auto" w:fill="FFFFFF"/>
              </w:rPr>
            </w:rPrChange>
          </w:rPr>
          <w:t>, Springer Verlag, 2000.</w:t>
        </w:r>
      </w:ins>
    </w:p>
  </w:footnote>
  <w:footnote w:id="19">
    <w:p w14:paraId="0FF2448D" w14:textId="66D3B737" w:rsidR="00084070" w:rsidRPr="00E55A19" w:rsidRDefault="00084070">
      <w:pPr>
        <w:rPr>
          <w:lang w:val="en-US"/>
        </w:rPr>
        <w:pPrChange w:id="269" w:author="Олександр Романченко" w:date="2020-05-16T23:46:00Z">
          <w:pPr>
            <w:pStyle w:val="FootnoteText"/>
          </w:pPr>
        </w:pPrChange>
      </w:pPr>
      <w:ins w:id="270" w:author="Олександр Романченко" w:date="2020-05-16T23:46:00Z">
        <w:r>
          <w:rPr>
            <w:rStyle w:val="FootnoteReference"/>
          </w:rPr>
          <w:footnoteRef/>
        </w:r>
        <w:r w:rsidRPr="008C2F0D">
          <w:rPr>
            <w:lang w:val="en-US"/>
            <w:rPrChange w:id="271" w:author="Олександр Романченко" w:date="2020-05-16T23:46:00Z">
              <w:rPr/>
            </w:rPrChange>
          </w:rPr>
          <w:t xml:space="preserve"> </w:t>
        </w:r>
        <w:r w:rsidRPr="008C2F0D">
          <w:rPr>
            <w:color w:val="202122"/>
            <w:sz w:val="20"/>
            <w:szCs w:val="20"/>
            <w:shd w:val="clear" w:color="auto" w:fill="FFFFFF"/>
            <w:lang w:val="en-US"/>
            <w:rPrChange w:id="272" w:author="Олександр Романченко" w:date="2020-05-16T23:46:00Z">
              <w:rPr>
                <w:rFonts w:ascii="Arial" w:hAnsi="Arial" w:cs="Arial"/>
                <w:color w:val="202122"/>
                <w:sz w:val="19"/>
                <w:szCs w:val="19"/>
                <w:shd w:val="clear" w:color="auto" w:fill="FFFFFF"/>
              </w:rPr>
            </w:rPrChange>
          </w:rPr>
          <w:t xml:space="preserve">Kaplan, F. and Oudeyer, P. (2004). </w:t>
        </w:r>
        <w:r w:rsidRPr="008C2F0D">
          <w:rPr>
            <w:i/>
            <w:iCs/>
            <w:color w:val="202122"/>
            <w:sz w:val="20"/>
            <w:szCs w:val="20"/>
            <w:shd w:val="clear" w:color="auto" w:fill="FFFFFF"/>
            <w:lang w:val="en-US"/>
            <w:rPrChange w:id="273" w:author="Олександр Романченко" w:date="2020-05-16T23:47:00Z">
              <w:rPr>
                <w:rFonts w:ascii="Arial" w:hAnsi="Arial" w:cs="Arial"/>
                <w:color w:val="202122"/>
                <w:sz w:val="19"/>
                <w:szCs w:val="19"/>
                <w:shd w:val="clear" w:color="auto" w:fill="FFFFFF"/>
              </w:rPr>
            </w:rPrChange>
          </w:rPr>
          <w:t>Maximizing learning progress: an internal reward system for development</w:t>
        </w:r>
        <w:r w:rsidRPr="001D747F">
          <w:rPr>
            <w:color w:val="202122"/>
            <w:sz w:val="20"/>
            <w:szCs w:val="20"/>
            <w:shd w:val="clear" w:color="auto" w:fill="FFFFFF"/>
            <w:lang w:val="en-US"/>
          </w:rPr>
          <w:t xml:space="preserve">. </w:t>
        </w:r>
        <w:r w:rsidRPr="00E55A19">
          <w:rPr>
            <w:color w:val="202122"/>
            <w:sz w:val="20"/>
            <w:szCs w:val="20"/>
            <w:shd w:val="clear" w:color="auto" w:fill="FFFFFF"/>
            <w:lang w:val="en-US"/>
            <w:rPrChange w:id="274" w:author="Олександр Романченко" w:date="2020-05-16T23:46:00Z">
              <w:rPr>
                <w:rFonts w:ascii="Arial" w:hAnsi="Arial" w:cs="Arial"/>
                <w:color w:val="202122"/>
                <w:sz w:val="19"/>
                <w:szCs w:val="19"/>
                <w:shd w:val="clear" w:color="auto" w:fill="FFFFFF"/>
              </w:rPr>
            </w:rPrChange>
          </w:rPr>
          <w:t>Embodied artificial intelligence, p.629</w:t>
        </w:r>
      </w:ins>
    </w:p>
  </w:footnote>
  <w:footnote w:id="20">
    <w:p w14:paraId="7021C52C" w14:textId="2325AC5F" w:rsidR="00084070" w:rsidRPr="001D747F" w:rsidRDefault="00084070">
      <w:pPr>
        <w:pPrChange w:id="276" w:author="Олександр Романченко" w:date="2020-05-16T23:47:00Z">
          <w:pPr>
            <w:pStyle w:val="FootnoteText"/>
          </w:pPr>
        </w:pPrChange>
      </w:pPr>
      <w:ins w:id="277" w:author="Олександр Романченко" w:date="2020-05-16T23:47:00Z">
        <w:r>
          <w:rPr>
            <w:rStyle w:val="FootnoteReference"/>
          </w:rPr>
          <w:footnoteRef/>
        </w:r>
        <w:r w:rsidRPr="001D747F">
          <w:rPr>
            <w:lang w:val="en-US"/>
            <w:rPrChange w:id="278" w:author="Олександр Романченко" w:date="2020-05-16T23:47:00Z">
              <w:rPr/>
            </w:rPrChange>
          </w:rPr>
          <w:t xml:space="preserve"> </w:t>
        </w:r>
        <w:r w:rsidRPr="001D747F">
          <w:rPr>
            <w:color w:val="202122"/>
            <w:sz w:val="20"/>
            <w:szCs w:val="20"/>
            <w:shd w:val="clear" w:color="auto" w:fill="FFFFFF"/>
            <w:lang w:val="en-US"/>
            <w:rPrChange w:id="279" w:author="Олександр Романченко" w:date="2020-05-16T23:48:00Z">
              <w:rPr>
                <w:rFonts w:ascii="Arial" w:hAnsi="Arial" w:cs="Arial"/>
                <w:color w:val="202122"/>
                <w:sz w:val="21"/>
                <w:szCs w:val="21"/>
                <w:shd w:val="clear" w:color="auto" w:fill="FFFFFF"/>
              </w:rPr>
            </w:rPrChange>
          </w:rPr>
          <w:t xml:space="preserve">Clarke, Frank H.; Loewen, Philip D. (1986). </w:t>
        </w:r>
        <w:r w:rsidRPr="001D747F">
          <w:rPr>
            <w:i/>
            <w:iCs/>
            <w:color w:val="202122"/>
            <w:sz w:val="20"/>
            <w:szCs w:val="20"/>
            <w:shd w:val="clear" w:color="auto" w:fill="FFFFFF"/>
            <w:lang w:val="en-US"/>
            <w:rPrChange w:id="280" w:author="Олександр Романченко" w:date="2020-05-16T23:48:00Z">
              <w:rPr>
                <w:rFonts w:ascii="Arial" w:hAnsi="Arial" w:cs="Arial"/>
                <w:color w:val="202122"/>
                <w:sz w:val="21"/>
                <w:szCs w:val="21"/>
                <w:shd w:val="clear" w:color="auto" w:fill="FFFFFF"/>
              </w:rPr>
            </w:rPrChange>
          </w:rPr>
          <w:t>"The Value Function in Optimal Control: Sensitivity, Controllability, and Time-Optimality"</w:t>
        </w:r>
        <w:r w:rsidRPr="001D747F">
          <w:rPr>
            <w:color w:val="202122"/>
            <w:sz w:val="20"/>
            <w:szCs w:val="20"/>
            <w:shd w:val="clear" w:color="auto" w:fill="FFFFFF"/>
            <w:lang w:val="en-US"/>
            <w:rPrChange w:id="281" w:author="Олександр Романченко" w:date="2020-05-16T23:48:00Z">
              <w:rPr>
                <w:rFonts w:ascii="Arial" w:hAnsi="Arial" w:cs="Arial"/>
                <w:color w:val="202122"/>
                <w:sz w:val="21"/>
                <w:szCs w:val="21"/>
                <w:shd w:val="clear" w:color="auto" w:fill="FFFFFF"/>
              </w:rPr>
            </w:rPrChange>
          </w:rPr>
          <w:t>. </w:t>
        </w:r>
        <w:r w:rsidRPr="001D747F">
          <w:rPr>
            <w:color w:val="202122"/>
            <w:sz w:val="20"/>
            <w:szCs w:val="20"/>
            <w:shd w:val="clear" w:color="auto" w:fill="FFFFFF"/>
            <w:rPrChange w:id="282" w:author="Олександр Романченко" w:date="2020-05-16T23:48:00Z">
              <w:rPr>
                <w:rFonts w:ascii="Arial" w:hAnsi="Arial" w:cs="Arial"/>
                <w:i/>
                <w:iCs/>
                <w:color w:val="202122"/>
                <w:sz w:val="21"/>
                <w:szCs w:val="21"/>
                <w:shd w:val="clear" w:color="auto" w:fill="FFFFFF"/>
              </w:rPr>
            </w:rPrChange>
          </w:rPr>
          <w:t>SIAM Journal on Control and Optimization</w:t>
        </w:r>
        <w:r w:rsidRPr="001D747F">
          <w:rPr>
            <w:color w:val="202122"/>
            <w:sz w:val="20"/>
            <w:szCs w:val="20"/>
            <w:shd w:val="clear" w:color="auto" w:fill="FFFFFF"/>
            <w:rPrChange w:id="283" w:author="Олександр Романченко" w:date="2020-05-16T23:48:00Z">
              <w:rPr>
                <w:rFonts w:ascii="Arial" w:hAnsi="Arial" w:cs="Arial"/>
                <w:color w:val="202122"/>
                <w:sz w:val="21"/>
                <w:szCs w:val="21"/>
                <w:shd w:val="clear" w:color="auto" w:fill="FFFFFF"/>
              </w:rPr>
            </w:rPrChange>
          </w:rPr>
          <w:t>. p.243–263</w:t>
        </w:r>
      </w:ins>
    </w:p>
  </w:footnote>
  <w:footnote w:id="21">
    <w:p w14:paraId="42CF79A0" w14:textId="4B0EE597" w:rsidR="00084070" w:rsidRPr="00053263" w:rsidRDefault="00084070" w:rsidP="00053263">
      <w:pPr>
        <w:rPr>
          <w:ins w:id="285" w:author="Олександр Романченко" w:date="2020-05-16T23:51:00Z"/>
          <w:sz w:val="20"/>
          <w:szCs w:val="20"/>
          <w:rPrChange w:id="286" w:author="Олександр Романченко" w:date="2020-05-16T23:51:00Z">
            <w:rPr>
              <w:ins w:id="287" w:author="Олександр Романченко" w:date="2020-05-16T23:51:00Z"/>
            </w:rPr>
          </w:rPrChange>
        </w:rPr>
      </w:pPr>
      <w:ins w:id="288" w:author="Олександр Романченко" w:date="2020-05-16T23:51:00Z">
        <w:r>
          <w:rPr>
            <w:rStyle w:val="FootnoteReference"/>
          </w:rPr>
          <w:footnoteRef/>
        </w:r>
        <w:r w:rsidRPr="00053263">
          <w:rPr>
            <w:lang w:val="en-US"/>
            <w:rPrChange w:id="289" w:author="Олександр Романченко" w:date="2020-05-16T23:51:00Z">
              <w:rPr/>
            </w:rPrChange>
          </w:rPr>
          <w:t xml:space="preserve"> </w:t>
        </w:r>
        <w:r w:rsidRPr="00053263">
          <w:rPr>
            <w:color w:val="202122"/>
            <w:sz w:val="20"/>
            <w:szCs w:val="20"/>
            <w:shd w:val="clear" w:color="auto" w:fill="FFFFFF"/>
            <w:lang w:val="en-US"/>
            <w:rPrChange w:id="290" w:author="Олександр Романченко" w:date="2020-05-16T23:51:00Z">
              <w:rPr>
                <w:rFonts w:ascii="Arial" w:hAnsi="Arial" w:cs="Arial"/>
                <w:color w:val="202122"/>
                <w:sz w:val="21"/>
                <w:szCs w:val="21"/>
                <w:shd w:val="clear" w:color="auto" w:fill="FFFFFF"/>
              </w:rPr>
            </w:rPrChange>
          </w:rPr>
          <w:t>Hartmann, A.K. (2009). </w:t>
        </w:r>
        <w:r w:rsidRPr="00563C17">
          <w:rPr>
            <w:sz w:val="20"/>
            <w:szCs w:val="20"/>
          </w:rPr>
          <w:fldChar w:fldCharType="begin"/>
        </w:r>
        <w:r w:rsidRPr="00053263">
          <w:rPr>
            <w:sz w:val="20"/>
            <w:szCs w:val="20"/>
            <w:lang w:val="en-US"/>
            <w:rPrChange w:id="291" w:author="Олександр Романченко" w:date="2020-05-16T23:51:00Z">
              <w:rPr/>
            </w:rPrChange>
          </w:rPr>
          <w:instrText xml:space="preserve"> HYPERLINK "https://web.archive.org/web/20090211113048/http:/worldscibooks.com/physics/6988.html" </w:instrText>
        </w:r>
        <w:r w:rsidRPr="00563C17">
          <w:rPr>
            <w:sz w:val="20"/>
            <w:szCs w:val="20"/>
          </w:rPr>
          <w:fldChar w:fldCharType="separate"/>
        </w:r>
        <w:r w:rsidRPr="00053263">
          <w:rPr>
            <w:rStyle w:val="Hyperlink"/>
            <w:i/>
            <w:iCs/>
            <w:color w:val="663366"/>
            <w:sz w:val="20"/>
            <w:szCs w:val="20"/>
            <w:lang w:val="en-US"/>
            <w:rPrChange w:id="292" w:author="Олександр Романченко" w:date="2020-05-16T23:51:00Z">
              <w:rPr>
                <w:rStyle w:val="Hyperlink"/>
                <w:rFonts w:ascii="Arial" w:hAnsi="Arial" w:cs="Arial"/>
                <w:i/>
                <w:iCs/>
                <w:color w:val="663366"/>
                <w:sz w:val="21"/>
                <w:szCs w:val="21"/>
              </w:rPr>
            </w:rPrChange>
          </w:rPr>
          <w:t>Practical Guide to Computer Simulations</w:t>
        </w:r>
        <w:r w:rsidRPr="00563C17">
          <w:rPr>
            <w:sz w:val="20"/>
            <w:szCs w:val="20"/>
          </w:rPr>
          <w:fldChar w:fldCharType="end"/>
        </w:r>
        <w:r w:rsidRPr="00563C17">
          <w:rPr>
            <w:color w:val="202122"/>
            <w:sz w:val="20"/>
            <w:szCs w:val="20"/>
            <w:shd w:val="clear" w:color="auto" w:fill="FFFFFF"/>
            <w:lang w:val="en-US"/>
          </w:rPr>
          <w:t xml:space="preserve">. </w:t>
        </w:r>
        <w:r w:rsidRPr="00563C17">
          <w:rPr>
            <w:color w:val="202122"/>
            <w:sz w:val="20"/>
            <w:szCs w:val="20"/>
            <w:shd w:val="clear" w:color="auto" w:fill="FFFFFF"/>
          </w:rPr>
          <w:t>World Scientific.</w:t>
        </w:r>
      </w:ins>
    </w:p>
    <w:p w14:paraId="70A00D69" w14:textId="2C79D687" w:rsidR="00084070" w:rsidRPr="00053263" w:rsidRDefault="00084070">
      <w:pPr>
        <w:pStyle w:val="FootnoteText"/>
        <w:rPr>
          <w:lang w:val="en-US"/>
          <w:rPrChange w:id="293" w:author="Олександр Романченко" w:date="2020-05-16T23:51:00Z">
            <w:rPr/>
          </w:rPrChange>
        </w:rPr>
      </w:pPr>
    </w:p>
  </w:footnote>
  <w:footnote w:id="22">
    <w:p w14:paraId="686B54D1" w14:textId="265D5C99" w:rsidR="00084070" w:rsidRPr="00563C17" w:rsidRDefault="00084070">
      <w:pPr>
        <w:pPrChange w:id="295" w:author="Олександр Романченко" w:date="2020-05-16T23:53:00Z">
          <w:pPr>
            <w:pStyle w:val="FootnoteText"/>
          </w:pPr>
        </w:pPrChange>
      </w:pPr>
      <w:ins w:id="296" w:author="Олександр Романченко" w:date="2020-05-16T23:53:00Z">
        <w:r>
          <w:rPr>
            <w:rStyle w:val="FootnoteReference"/>
          </w:rPr>
          <w:footnoteRef/>
        </w:r>
        <w:r w:rsidRPr="00563C17">
          <w:rPr>
            <w:lang w:val="en-US"/>
            <w:rPrChange w:id="297" w:author="Олександр Романченко" w:date="2020-05-16T23:53:00Z">
              <w:rPr/>
            </w:rPrChange>
          </w:rPr>
          <w:t xml:space="preserve"> </w:t>
        </w:r>
        <w:r w:rsidRPr="00563C17">
          <w:rPr>
            <w:color w:val="202122"/>
            <w:sz w:val="20"/>
            <w:szCs w:val="20"/>
            <w:shd w:val="clear" w:color="auto" w:fill="FFFFFF"/>
            <w:lang w:val="en-US"/>
            <w:rPrChange w:id="298" w:author="Олександр Романченко" w:date="2020-05-16T23:53:00Z">
              <w:rPr>
                <w:rFonts w:ascii="Arial" w:hAnsi="Arial" w:cs="Arial"/>
                <w:color w:val="202122"/>
                <w:sz w:val="19"/>
                <w:szCs w:val="19"/>
                <w:shd w:val="clear" w:color="auto" w:fill="FFFFFF"/>
              </w:rPr>
            </w:rPrChange>
          </w:rPr>
          <w:t>Joseph L. Doob (1990). </w:t>
        </w:r>
        <w:r w:rsidRPr="00563C17">
          <w:rPr>
            <w:sz w:val="20"/>
            <w:szCs w:val="20"/>
            <w:rPrChange w:id="299" w:author="Олександр Романченко" w:date="2020-05-16T23:53:00Z">
              <w:rPr/>
            </w:rPrChange>
          </w:rPr>
          <w:fldChar w:fldCharType="begin"/>
        </w:r>
        <w:r w:rsidRPr="00563C17">
          <w:rPr>
            <w:sz w:val="20"/>
            <w:szCs w:val="20"/>
            <w:lang w:val="en-US"/>
            <w:rPrChange w:id="300" w:author="Олександр Романченко" w:date="2020-05-16T23:53:00Z">
              <w:rPr/>
            </w:rPrChange>
          </w:rPr>
          <w:instrText xml:space="preserve"> HYPERLINK "https://books.google.com/books?id=7Bu8jgEACAAJ" </w:instrText>
        </w:r>
        <w:r w:rsidRPr="00563C17">
          <w:rPr>
            <w:sz w:val="20"/>
            <w:szCs w:val="20"/>
            <w:rPrChange w:id="301" w:author="Олександр Романченко" w:date="2020-05-16T23:53:00Z">
              <w:rPr/>
            </w:rPrChange>
          </w:rPr>
          <w:fldChar w:fldCharType="separate"/>
        </w:r>
        <w:r w:rsidRPr="00563C17">
          <w:rPr>
            <w:rStyle w:val="Hyperlink"/>
            <w:i/>
            <w:iCs/>
            <w:color w:val="663366"/>
            <w:sz w:val="20"/>
            <w:szCs w:val="20"/>
            <w:lang w:val="en-US"/>
            <w:rPrChange w:id="302" w:author="Олександр Романченко" w:date="2020-05-16T23:53:00Z">
              <w:rPr>
                <w:rStyle w:val="Hyperlink"/>
                <w:rFonts w:ascii="Arial" w:hAnsi="Arial" w:cs="Arial"/>
                <w:i/>
                <w:iCs/>
                <w:color w:val="663366"/>
                <w:sz w:val="19"/>
                <w:szCs w:val="19"/>
              </w:rPr>
            </w:rPrChange>
          </w:rPr>
          <w:t>Stochastic processes</w:t>
        </w:r>
        <w:r w:rsidRPr="00563C17">
          <w:rPr>
            <w:sz w:val="20"/>
            <w:szCs w:val="20"/>
            <w:rPrChange w:id="303" w:author="Олександр Романченко" w:date="2020-05-16T23:53:00Z">
              <w:rPr/>
            </w:rPrChange>
          </w:rPr>
          <w:fldChar w:fldCharType="end"/>
        </w:r>
        <w:r w:rsidRPr="00563C17">
          <w:rPr>
            <w:color w:val="202122"/>
            <w:sz w:val="20"/>
            <w:szCs w:val="20"/>
            <w:shd w:val="clear" w:color="auto" w:fill="FFFFFF"/>
            <w:lang w:val="en-US"/>
            <w:rPrChange w:id="304" w:author="Олександр Романченко" w:date="2020-05-16T23:53:00Z">
              <w:rPr>
                <w:rFonts w:ascii="Arial" w:hAnsi="Arial" w:cs="Arial"/>
                <w:color w:val="202122"/>
                <w:sz w:val="19"/>
                <w:szCs w:val="19"/>
                <w:shd w:val="clear" w:color="auto" w:fill="FFFFFF"/>
              </w:rPr>
            </w:rPrChange>
          </w:rPr>
          <w:t xml:space="preserve">. </w:t>
        </w:r>
        <w:r w:rsidRPr="00563C17">
          <w:rPr>
            <w:color w:val="202122"/>
            <w:sz w:val="20"/>
            <w:szCs w:val="20"/>
            <w:shd w:val="clear" w:color="auto" w:fill="FFFFFF"/>
            <w:rPrChange w:id="305" w:author="Олександр Романченко" w:date="2020-05-16T23:53:00Z">
              <w:rPr>
                <w:rFonts w:ascii="Arial" w:hAnsi="Arial" w:cs="Arial"/>
                <w:color w:val="202122"/>
                <w:sz w:val="19"/>
                <w:szCs w:val="19"/>
                <w:shd w:val="clear" w:color="auto" w:fill="FFFFFF"/>
              </w:rPr>
            </w:rPrChange>
          </w:rPr>
          <w:t>Wiley. P.46-47</w:t>
        </w:r>
      </w:ins>
    </w:p>
  </w:footnote>
  <w:footnote w:id="23">
    <w:p w14:paraId="36D8CB64" w14:textId="07C3128C" w:rsidR="00084070" w:rsidRPr="005B78EF" w:rsidRDefault="00084070">
      <w:pPr>
        <w:rPr>
          <w:lang w:val="en-US"/>
          <w:rPrChange w:id="307" w:author="Олександр Романченко" w:date="2020-05-16T23:57:00Z">
            <w:rPr/>
          </w:rPrChange>
        </w:rPr>
        <w:pPrChange w:id="308" w:author="Олександр Романченко" w:date="2020-05-16T23:57:00Z">
          <w:pPr>
            <w:pStyle w:val="FootnoteText"/>
          </w:pPr>
        </w:pPrChange>
      </w:pPr>
      <w:ins w:id="309" w:author="Олександр Романченко" w:date="2020-05-16T23:57:00Z">
        <w:r>
          <w:rPr>
            <w:rStyle w:val="FootnoteReference"/>
          </w:rPr>
          <w:footnoteRef/>
        </w:r>
        <w:r w:rsidRPr="005B78EF">
          <w:rPr>
            <w:lang w:val="en-US"/>
            <w:rPrChange w:id="310" w:author="Олександр Романченко" w:date="2020-05-16T23:57:00Z">
              <w:rPr/>
            </w:rPrChange>
          </w:rPr>
          <w:t xml:space="preserve"> </w:t>
        </w:r>
        <w:r w:rsidRPr="005B78EF">
          <w:rPr>
            <w:color w:val="202122"/>
            <w:sz w:val="20"/>
            <w:szCs w:val="20"/>
            <w:shd w:val="clear" w:color="auto" w:fill="FFFFFF"/>
            <w:lang w:val="en-US"/>
            <w:rPrChange w:id="311" w:author="Олександр Романченко" w:date="2020-05-16T23:57:00Z">
              <w:rPr>
                <w:rFonts w:ascii="Arial" w:hAnsi="Arial" w:cs="Arial"/>
                <w:color w:val="202122"/>
                <w:sz w:val="19"/>
                <w:szCs w:val="19"/>
                <w:shd w:val="clear" w:color="auto" w:fill="FFFFFF"/>
              </w:rPr>
            </w:rPrChange>
          </w:rPr>
          <w:t>L. C. G. Rogers; David Williams (2000). </w:t>
        </w:r>
        <w:r w:rsidRPr="005B78EF">
          <w:rPr>
            <w:sz w:val="20"/>
            <w:szCs w:val="20"/>
            <w:rPrChange w:id="312" w:author="Олександр Романченко" w:date="2020-05-16T23:57:00Z">
              <w:rPr/>
            </w:rPrChange>
          </w:rPr>
          <w:fldChar w:fldCharType="begin"/>
        </w:r>
        <w:r w:rsidRPr="005B78EF">
          <w:rPr>
            <w:sz w:val="20"/>
            <w:szCs w:val="20"/>
            <w:lang w:val="en-US"/>
            <w:rPrChange w:id="313" w:author="Олександр Романченко" w:date="2020-05-16T23:57:00Z">
              <w:rPr/>
            </w:rPrChange>
          </w:rPr>
          <w:instrText xml:space="preserve"> HYPERLINK "https://books.google.com/books?id=W0ydAgAAQBAJ&amp;pg=PA1" </w:instrText>
        </w:r>
        <w:r w:rsidRPr="005B78EF">
          <w:rPr>
            <w:sz w:val="20"/>
            <w:szCs w:val="20"/>
            <w:rPrChange w:id="314" w:author="Олександр Романченко" w:date="2020-05-16T23:57:00Z">
              <w:rPr/>
            </w:rPrChange>
          </w:rPr>
          <w:fldChar w:fldCharType="separate"/>
        </w:r>
        <w:r w:rsidRPr="005B78EF">
          <w:rPr>
            <w:rStyle w:val="Hyperlink"/>
            <w:i/>
            <w:iCs/>
            <w:color w:val="663366"/>
            <w:sz w:val="20"/>
            <w:szCs w:val="20"/>
            <w:lang w:val="en-US"/>
            <w:rPrChange w:id="315" w:author="Олександр Романченко" w:date="2020-05-16T23:57:00Z">
              <w:rPr>
                <w:rStyle w:val="Hyperlink"/>
                <w:rFonts w:ascii="Arial" w:hAnsi="Arial" w:cs="Arial"/>
                <w:i/>
                <w:iCs/>
                <w:color w:val="663366"/>
                <w:sz w:val="19"/>
                <w:szCs w:val="19"/>
              </w:rPr>
            </w:rPrChange>
          </w:rPr>
          <w:t>Diffusions, Markov Processes, and Martingales: Volume 1, Foundations</w:t>
        </w:r>
        <w:r w:rsidRPr="005B78EF">
          <w:rPr>
            <w:sz w:val="20"/>
            <w:szCs w:val="20"/>
            <w:rPrChange w:id="316" w:author="Олександр Романченко" w:date="2020-05-16T23:57:00Z">
              <w:rPr/>
            </w:rPrChange>
          </w:rPr>
          <w:fldChar w:fldCharType="end"/>
        </w:r>
        <w:r w:rsidRPr="005B78EF">
          <w:rPr>
            <w:color w:val="202122"/>
            <w:sz w:val="20"/>
            <w:szCs w:val="20"/>
            <w:shd w:val="clear" w:color="auto" w:fill="FFFFFF"/>
            <w:lang w:val="en-US"/>
            <w:rPrChange w:id="317" w:author="Олександр Романченко" w:date="2020-05-16T23:57:00Z">
              <w:rPr>
                <w:rFonts w:ascii="Arial" w:hAnsi="Arial" w:cs="Arial"/>
                <w:color w:val="202122"/>
                <w:sz w:val="19"/>
                <w:szCs w:val="19"/>
                <w:shd w:val="clear" w:color="auto" w:fill="FFFFFF"/>
              </w:rPr>
            </w:rPrChange>
          </w:rPr>
          <w:t>. Cambridge University Press. p.121–124</w:t>
        </w:r>
      </w:ins>
    </w:p>
  </w:footnote>
  <w:footnote w:id="24">
    <w:p w14:paraId="7F5B95FA" w14:textId="2AD2AC3F" w:rsidR="00084070" w:rsidRPr="009542F5" w:rsidRDefault="00084070">
      <w:pPr>
        <w:pPrChange w:id="319" w:author="Олександр Романченко" w:date="2020-05-17T00:01:00Z">
          <w:pPr>
            <w:pStyle w:val="FootnoteText"/>
          </w:pPr>
        </w:pPrChange>
      </w:pPr>
      <w:ins w:id="320" w:author="Олександр Романченко" w:date="2020-05-17T00:01:00Z">
        <w:r>
          <w:rPr>
            <w:rStyle w:val="FootnoteReference"/>
          </w:rPr>
          <w:footnoteRef/>
        </w:r>
        <w:r w:rsidRPr="009542F5">
          <w:rPr>
            <w:lang w:val="en-US"/>
            <w:rPrChange w:id="321" w:author="Олександр Романченко" w:date="2020-05-17T00:01:00Z">
              <w:rPr/>
            </w:rPrChange>
          </w:rPr>
          <w:t xml:space="preserve"> </w:t>
        </w:r>
        <w:r w:rsidRPr="009542F5">
          <w:rPr>
            <w:color w:val="202122"/>
            <w:sz w:val="20"/>
            <w:szCs w:val="20"/>
            <w:shd w:val="clear" w:color="auto" w:fill="FFFFFF"/>
            <w:lang w:val="en-US"/>
            <w:rPrChange w:id="322" w:author="Олександр Романченко" w:date="2020-05-17T00:02:00Z">
              <w:rPr>
                <w:rFonts w:ascii="Arial" w:hAnsi="Arial" w:cs="Arial"/>
                <w:color w:val="202122"/>
                <w:sz w:val="19"/>
                <w:szCs w:val="19"/>
                <w:shd w:val="clear" w:color="auto" w:fill="FFFFFF"/>
              </w:rPr>
            </w:rPrChange>
          </w:rPr>
          <w:t>Zhou, X. Y. (1990). "Maximum Principle, Dynamic Programming, and their Connection in Deterministic Control". </w:t>
        </w:r>
        <w:r w:rsidRPr="009542F5">
          <w:rPr>
            <w:i/>
            <w:iCs/>
            <w:color w:val="202122"/>
            <w:sz w:val="20"/>
            <w:szCs w:val="20"/>
            <w:shd w:val="clear" w:color="auto" w:fill="FFFFFF"/>
            <w:rPrChange w:id="323" w:author="Олександр Романченко" w:date="2020-05-17T00:02:00Z">
              <w:rPr>
                <w:rFonts w:ascii="Arial" w:hAnsi="Arial" w:cs="Arial"/>
                <w:i/>
                <w:iCs/>
                <w:color w:val="202122"/>
                <w:sz w:val="19"/>
                <w:szCs w:val="19"/>
                <w:shd w:val="clear" w:color="auto" w:fill="FFFFFF"/>
              </w:rPr>
            </w:rPrChange>
          </w:rPr>
          <w:t>Journal of Optimization Theory and Applications</w:t>
        </w:r>
        <w:r w:rsidRPr="009542F5">
          <w:rPr>
            <w:color w:val="202122"/>
            <w:sz w:val="20"/>
            <w:szCs w:val="20"/>
            <w:shd w:val="clear" w:color="auto" w:fill="FFFFFF"/>
            <w:rPrChange w:id="324" w:author="Олександр Романченко" w:date="2020-05-17T00:02:00Z">
              <w:rPr>
                <w:rFonts w:ascii="Arial" w:hAnsi="Arial" w:cs="Arial"/>
                <w:color w:val="202122"/>
                <w:sz w:val="19"/>
                <w:szCs w:val="19"/>
                <w:shd w:val="clear" w:color="auto" w:fill="FFFFFF"/>
              </w:rPr>
            </w:rPrChange>
          </w:rPr>
          <w:t>.  p.363–373</w:t>
        </w:r>
      </w:ins>
    </w:p>
  </w:footnote>
  <w:footnote w:id="25">
    <w:p w14:paraId="32152200" w14:textId="2E93F4D4" w:rsidR="00084070" w:rsidRPr="00932F78" w:rsidRDefault="00084070" w:rsidP="003D3BE9">
      <w:pPr>
        <w:rPr>
          <w:lang w:val="en-US"/>
          <w:rPrChange w:id="326" w:author="Олександр Романченко" w:date="2020-05-17T00:18:00Z">
            <w:rPr/>
          </w:rPrChange>
        </w:rPr>
      </w:pPr>
      <w:ins w:id="327" w:author="Олександр Романченко" w:date="2020-05-17T00:18:00Z">
        <w:r>
          <w:rPr>
            <w:rStyle w:val="FootnoteReference"/>
          </w:rPr>
          <w:footnoteRef/>
        </w:r>
        <w:r w:rsidRPr="00932F78">
          <w:rPr>
            <w:lang w:val="en-US"/>
            <w:rPrChange w:id="328" w:author="Олександр Романченко" w:date="2020-05-17T00:18:00Z">
              <w:rPr/>
            </w:rPrChange>
          </w:rPr>
          <w:t xml:space="preserve"> </w:t>
        </w:r>
        <w:r w:rsidRPr="00C243E6">
          <w:rPr>
            <w:color w:val="202122"/>
            <w:sz w:val="20"/>
            <w:szCs w:val="20"/>
            <w:shd w:val="clear" w:color="auto" w:fill="FFFFFF"/>
            <w:lang w:val="en-US"/>
          </w:rPr>
          <w:t>Burnetas, Apostolos N.; </w:t>
        </w:r>
      </w:ins>
      <w:r w:rsidRPr="00C243E6">
        <w:rPr>
          <w:sz w:val="20"/>
          <w:szCs w:val="20"/>
        </w:rPr>
        <w:fldChar w:fldCharType="begin"/>
      </w:r>
      <w:r w:rsidRPr="003D3BE9">
        <w:rPr>
          <w:sz w:val="20"/>
          <w:szCs w:val="20"/>
          <w:lang w:val="en-US"/>
        </w:rPr>
        <w:instrText xml:space="preserve"> HYPERLINK "https://en.wikipedia.org/wiki/Michael_N._Katehakis" \o "Michael N. Katehakis" </w:instrText>
      </w:r>
      <w:r w:rsidRPr="00C243E6">
        <w:rPr>
          <w:sz w:val="20"/>
          <w:szCs w:val="20"/>
        </w:rPr>
        <w:fldChar w:fldCharType="separate"/>
      </w:r>
      <w:ins w:id="329" w:author="Олександр Романченко" w:date="2020-05-17T00:18:00Z">
        <w:r w:rsidRPr="003D3BE9">
          <w:rPr>
            <w:rStyle w:val="Hyperlink"/>
            <w:color w:val="0B0080"/>
            <w:sz w:val="20"/>
            <w:szCs w:val="20"/>
            <w:shd w:val="clear" w:color="auto" w:fill="FFFFFF"/>
            <w:lang w:val="en-US"/>
          </w:rPr>
          <w:t>Katehakis, Michael N.</w:t>
        </w:r>
        <w:r w:rsidRPr="00C243E6">
          <w:rPr>
            <w:sz w:val="20"/>
            <w:szCs w:val="20"/>
          </w:rPr>
          <w:fldChar w:fldCharType="end"/>
        </w:r>
        <w:r w:rsidRPr="00C243E6">
          <w:rPr>
            <w:color w:val="202122"/>
            <w:sz w:val="20"/>
            <w:szCs w:val="20"/>
            <w:shd w:val="clear" w:color="auto" w:fill="FFFFFF"/>
            <w:lang w:val="en-US"/>
          </w:rPr>
          <w:t xml:space="preserve"> (1997), </w:t>
        </w:r>
        <w:r w:rsidRPr="00C243E6">
          <w:rPr>
            <w:i/>
            <w:iCs/>
            <w:color w:val="202122"/>
            <w:sz w:val="20"/>
            <w:szCs w:val="20"/>
            <w:shd w:val="clear" w:color="auto" w:fill="FFFFFF"/>
            <w:lang w:val="en-US"/>
          </w:rPr>
          <w:t>"Optimal adaptive policies for Markov Decision Processes"</w:t>
        </w:r>
        <w:r w:rsidRPr="00C243E6">
          <w:rPr>
            <w:color w:val="202122"/>
            <w:sz w:val="20"/>
            <w:szCs w:val="20"/>
            <w:shd w:val="clear" w:color="auto" w:fill="FFFFFF"/>
            <w:lang w:val="en-US"/>
          </w:rPr>
          <w:t>, Mathematics of Operations Research, </w:t>
        </w:r>
        <w:r w:rsidRPr="00932F78">
          <w:rPr>
            <w:color w:val="202122"/>
            <w:sz w:val="20"/>
            <w:szCs w:val="20"/>
            <w:shd w:val="clear" w:color="auto" w:fill="FFFFFF"/>
            <w:lang w:val="en-US"/>
            <w:rPrChange w:id="330" w:author="Олександр Романченко" w:date="2020-05-17T00:19:00Z">
              <w:rPr>
                <w:b/>
                <w:bCs/>
                <w:color w:val="202122"/>
                <w:sz w:val="20"/>
                <w:szCs w:val="20"/>
                <w:shd w:val="clear" w:color="auto" w:fill="FFFFFF"/>
                <w:lang w:val="en-US"/>
              </w:rPr>
            </w:rPrChange>
          </w:rPr>
          <w:t>p.</w:t>
        </w:r>
        <w:r w:rsidRPr="00932F78">
          <w:rPr>
            <w:color w:val="202122"/>
            <w:sz w:val="20"/>
            <w:szCs w:val="20"/>
            <w:shd w:val="clear" w:color="auto" w:fill="FFFFFF"/>
            <w:lang w:val="en-US"/>
            <w:rPrChange w:id="331" w:author="Олександр Романченко" w:date="2020-05-17T00:18:00Z">
              <w:rPr>
                <w:rFonts w:ascii="Arial" w:hAnsi="Arial" w:cs="Arial"/>
                <w:color w:val="202122"/>
                <w:sz w:val="19"/>
                <w:szCs w:val="19"/>
                <w:shd w:val="clear" w:color="auto" w:fill="FFFFFF"/>
              </w:rPr>
            </w:rPrChange>
          </w:rPr>
          <w:t>222–255</w:t>
        </w:r>
      </w:ins>
    </w:p>
  </w:footnote>
  <w:footnote w:id="26">
    <w:p w14:paraId="5C7E580A" w14:textId="51BE5F2E" w:rsidR="00084070" w:rsidRPr="00C243E6" w:rsidRDefault="00084070">
      <w:pPr>
        <w:rPr>
          <w:lang w:val="en-US"/>
          <w:rPrChange w:id="333" w:author="Олександр Романченко" w:date="2020-05-17T00:20:00Z">
            <w:rPr/>
          </w:rPrChange>
        </w:rPr>
        <w:pPrChange w:id="334" w:author="Олександр Романченко" w:date="2020-05-17T00:20:00Z">
          <w:pPr>
            <w:pStyle w:val="FootnoteText"/>
          </w:pPr>
        </w:pPrChange>
      </w:pPr>
      <w:ins w:id="335" w:author="Олександр Романченко" w:date="2020-05-17T00:20:00Z">
        <w:r>
          <w:rPr>
            <w:rStyle w:val="FootnoteReference"/>
          </w:rPr>
          <w:footnoteRef/>
        </w:r>
        <w:r w:rsidRPr="00C243E6">
          <w:rPr>
            <w:lang w:val="en-US"/>
            <w:rPrChange w:id="336" w:author="Олександр Романченко" w:date="2020-05-17T00:20:00Z">
              <w:rPr/>
            </w:rPrChange>
          </w:rPr>
          <w:t xml:space="preserve"> </w:t>
        </w:r>
        <w:r w:rsidRPr="00C243E6">
          <w:rPr>
            <w:color w:val="202122"/>
            <w:sz w:val="20"/>
            <w:szCs w:val="20"/>
            <w:shd w:val="clear" w:color="auto" w:fill="FFFFFF"/>
            <w:lang w:val="en-US"/>
            <w:rPrChange w:id="337" w:author="Олександр Романченко" w:date="2020-05-17T00:20:00Z">
              <w:rPr>
                <w:rFonts w:ascii="Arial" w:hAnsi="Arial" w:cs="Arial"/>
                <w:color w:val="202122"/>
                <w:sz w:val="21"/>
                <w:szCs w:val="21"/>
                <w:shd w:val="clear" w:color="auto" w:fill="FFFFFF"/>
              </w:rPr>
            </w:rPrChange>
          </w:rPr>
          <w:t>Ashlock, D. (2006), </w:t>
        </w:r>
        <w:r w:rsidRPr="00C243E6">
          <w:rPr>
            <w:i/>
            <w:iCs/>
            <w:color w:val="202122"/>
            <w:sz w:val="20"/>
            <w:szCs w:val="20"/>
            <w:shd w:val="clear" w:color="auto" w:fill="FFFFFF"/>
            <w:lang w:val="en-US"/>
            <w:rPrChange w:id="338" w:author="Олександр Романченко" w:date="2020-05-17T00:20:00Z">
              <w:rPr>
                <w:rFonts w:ascii="Arial" w:hAnsi="Arial" w:cs="Arial"/>
                <w:i/>
                <w:iCs/>
                <w:color w:val="202122"/>
                <w:sz w:val="21"/>
                <w:szCs w:val="21"/>
                <w:shd w:val="clear" w:color="auto" w:fill="FFFFFF"/>
              </w:rPr>
            </w:rPrChange>
          </w:rPr>
          <w:t>Evolutionary Computation for Modeling and Optimization</w:t>
        </w:r>
        <w:r w:rsidRPr="00C243E6">
          <w:rPr>
            <w:color w:val="202122"/>
            <w:sz w:val="20"/>
            <w:szCs w:val="20"/>
            <w:shd w:val="clear" w:color="auto" w:fill="FFFFFF"/>
            <w:lang w:val="en-US"/>
            <w:rPrChange w:id="339" w:author="Олександр Романченко" w:date="2020-05-17T00:20:00Z">
              <w:rPr>
                <w:rFonts w:ascii="Arial" w:hAnsi="Arial" w:cs="Arial"/>
                <w:color w:val="202122"/>
                <w:sz w:val="21"/>
                <w:szCs w:val="21"/>
                <w:shd w:val="clear" w:color="auto" w:fill="FFFFFF"/>
              </w:rPr>
            </w:rPrChange>
          </w:rPr>
          <w:t>, Springer</w:t>
        </w:r>
      </w:ins>
    </w:p>
  </w:footnote>
  <w:footnote w:id="27">
    <w:p w14:paraId="1203DE87" w14:textId="3EF257DF" w:rsidR="00084070" w:rsidRPr="00E55A19" w:rsidRDefault="00084070">
      <w:pPr>
        <w:rPr>
          <w:lang w:val="en-US"/>
        </w:rPr>
        <w:pPrChange w:id="341" w:author="Олександр Романченко" w:date="2020-05-17T00:21:00Z">
          <w:pPr>
            <w:pStyle w:val="FootnoteText"/>
          </w:pPr>
        </w:pPrChange>
      </w:pPr>
      <w:ins w:id="342" w:author="Олександр Романченко" w:date="2020-05-17T00:21:00Z">
        <w:r>
          <w:rPr>
            <w:rStyle w:val="FootnoteReference"/>
          </w:rPr>
          <w:footnoteRef/>
        </w:r>
        <w:r w:rsidRPr="003D3BE9">
          <w:rPr>
            <w:lang w:val="en-US"/>
            <w:rPrChange w:id="343" w:author="Олександр Романченко" w:date="2020-05-17T00:21:00Z">
              <w:rPr/>
            </w:rPrChange>
          </w:rPr>
          <w:t xml:space="preserve"> </w:t>
        </w:r>
        <w:r w:rsidRPr="003D3BE9">
          <w:rPr>
            <w:color w:val="202122"/>
            <w:sz w:val="20"/>
            <w:szCs w:val="20"/>
            <w:shd w:val="clear" w:color="auto" w:fill="FFFFFF"/>
            <w:lang w:val="en-US"/>
            <w:rPrChange w:id="344" w:author="Олександр Романченко" w:date="2020-05-17T00:21:00Z">
              <w:rPr>
                <w:rFonts w:ascii="Arial" w:hAnsi="Arial" w:cs="Arial"/>
                <w:color w:val="202122"/>
                <w:sz w:val="21"/>
                <w:szCs w:val="21"/>
                <w:shd w:val="clear" w:color="auto" w:fill="FFFFFF"/>
              </w:rPr>
            </w:rPrChange>
          </w:rPr>
          <w:t>Elijah Polak (1997). </w:t>
        </w:r>
        <w:r w:rsidRPr="003D3BE9">
          <w:rPr>
            <w:i/>
            <w:iCs/>
            <w:color w:val="202122"/>
            <w:sz w:val="20"/>
            <w:szCs w:val="20"/>
            <w:shd w:val="clear" w:color="auto" w:fill="FFFFFF"/>
            <w:lang w:val="en-US"/>
            <w:rPrChange w:id="345" w:author="Олександр Романченко" w:date="2020-05-17T00:21:00Z">
              <w:rPr>
                <w:rFonts w:ascii="Arial" w:hAnsi="Arial" w:cs="Arial"/>
                <w:i/>
                <w:iCs/>
                <w:color w:val="202122"/>
                <w:sz w:val="21"/>
                <w:szCs w:val="21"/>
                <w:shd w:val="clear" w:color="auto" w:fill="FFFFFF"/>
              </w:rPr>
            </w:rPrChange>
          </w:rPr>
          <w:t>Optimization : Algorithms and Consistent Approximations</w:t>
        </w:r>
        <w:r w:rsidRPr="003D3BE9">
          <w:rPr>
            <w:color w:val="202122"/>
            <w:sz w:val="20"/>
            <w:szCs w:val="20"/>
            <w:shd w:val="clear" w:color="auto" w:fill="FFFFFF"/>
            <w:lang w:val="en-US"/>
            <w:rPrChange w:id="346" w:author="Олександр Романченко" w:date="2020-05-17T00:21:00Z">
              <w:rPr>
                <w:rFonts w:ascii="Arial" w:hAnsi="Arial" w:cs="Arial"/>
                <w:color w:val="202122"/>
                <w:sz w:val="21"/>
                <w:szCs w:val="21"/>
                <w:shd w:val="clear" w:color="auto" w:fill="FFFFFF"/>
              </w:rPr>
            </w:rPrChange>
          </w:rPr>
          <w:t xml:space="preserve">. </w:t>
        </w:r>
        <w:r w:rsidRPr="00E55A19">
          <w:rPr>
            <w:color w:val="202122"/>
            <w:sz w:val="20"/>
            <w:szCs w:val="20"/>
            <w:shd w:val="clear" w:color="auto" w:fill="FFFFFF"/>
            <w:lang w:val="en-US"/>
            <w:rPrChange w:id="347" w:author="Олександр Романченко" w:date="2020-05-17T00:21:00Z">
              <w:rPr>
                <w:rFonts w:ascii="Arial" w:hAnsi="Arial" w:cs="Arial"/>
                <w:color w:val="202122"/>
                <w:sz w:val="21"/>
                <w:szCs w:val="21"/>
                <w:shd w:val="clear" w:color="auto" w:fill="FFFFFF"/>
              </w:rPr>
            </w:rPrChange>
          </w:rPr>
          <w:t>Springer-Verlag</w:t>
        </w:r>
      </w:ins>
    </w:p>
  </w:footnote>
  <w:footnote w:id="28">
    <w:p w14:paraId="76F22D0A" w14:textId="471E279A" w:rsidR="00084070" w:rsidRPr="00E55A19" w:rsidRDefault="00084070">
      <w:pPr>
        <w:rPr>
          <w:lang w:val="en-US"/>
        </w:rPr>
        <w:pPrChange w:id="349" w:author="Олександр Романченко" w:date="2020-05-17T00:26:00Z">
          <w:pPr>
            <w:pStyle w:val="FootnoteText"/>
          </w:pPr>
        </w:pPrChange>
      </w:pPr>
      <w:ins w:id="350" w:author="Олександр Романченко" w:date="2020-05-17T00:26:00Z">
        <w:r>
          <w:rPr>
            <w:rStyle w:val="FootnoteReference"/>
          </w:rPr>
          <w:footnoteRef/>
        </w:r>
        <w:r w:rsidRPr="004151EC">
          <w:rPr>
            <w:lang w:val="en-US"/>
          </w:rPr>
          <w:t xml:space="preserve"> </w:t>
        </w:r>
        <w:r w:rsidRPr="003D3BE9">
          <w:rPr>
            <w:color w:val="202122"/>
            <w:sz w:val="20"/>
            <w:szCs w:val="20"/>
            <w:shd w:val="clear" w:color="auto" w:fill="FFFFFF"/>
            <w:lang w:val="en-US"/>
            <w:rPrChange w:id="351" w:author="Олександр Романченко" w:date="2020-05-17T00:27:00Z">
              <w:rPr>
                <w:rFonts w:ascii="Arial" w:hAnsi="Arial" w:cs="Arial"/>
                <w:color w:val="202122"/>
                <w:sz w:val="19"/>
                <w:szCs w:val="19"/>
                <w:shd w:val="clear" w:color="auto" w:fill="FFFFFF"/>
              </w:rPr>
            </w:rPrChange>
          </w:rPr>
          <w:t>MacCrimmon, Kenneth R</w:t>
        </w:r>
        <w:r w:rsidRPr="003D3BE9">
          <w:rPr>
            <w:color w:val="202122"/>
            <w:sz w:val="20"/>
            <w:szCs w:val="20"/>
            <w:shd w:val="clear" w:color="auto" w:fill="FFFFFF"/>
            <w:lang w:val="en-US"/>
            <w:rPrChange w:id="352" w:author="Олександр Романченко" w:date="2020-05-17T00:27:00Z">
              <w:rPr>
                <w:rFonts w:ascii="Arial" w:hAnsi="Arial" w:cs="Arial"/>
                <w:color w:val="202122"/>
                <w:sz w:val="19"/>
                <w:szCs w:val="19"/>
                <w:shd w:val="clear" w:color="auto" w:fill="FFFFFF"/>
                <w:lang w:val="en-US"/>
              </w:rPr>
            </w:rPrChange>
          </w:rPr>
          <w:t xml:space="preserve"> (</w:t>
        </w:r>
        <w:r w:rsidRPr="003D3BE9">
          <w:rPr>
            <w:color w:val="202122"/>
            <w:sz w:val="20"/>
            <w:szCs w:val="20"/>
            <w:shd w:val="clear" w:color="auto" w:fill="FFFFFF"/>
            <w:lang w:val="en-US"/>
            <w:rPrChange w:id="353" w:author="Олександр Романченко" w:date="2020-05-17T00:27:00Z">
              <w:rPr>
                <w:rFonts w:ascii="Arial" w:hAnsi="Arial" w:cs="Arial"/>
                <w:color w:val="202122"/>
                <w:sz w:val="19"/>
                <w:szCs w:val="19"/>
                <w:shd w:val="clear" w:color="auto" w:fill="FFFFFF"/>
              </w:rPr>
            </w:rPrChange>
          </w:rPr>
          <w:t>1968</w:t>
        </w:r>
      </w:ins>
      <w:ins w:id="354" w:author="Олександр Романченко" w:date="2020-05-17T00:27:00Z">
        <w:r w:rsidRPr="003D3BE9">
          <w:rPr>
            <w:color w:val="202122"/>
            <w:sz w:val="20"/>
            <w:szCs w:val="20"/>
            <w:shd w:val="clear" w:color="auto" w:fill="FFFFFF"/>
            <w:lang w:val="en-US"/>
            <w:rPrChange w:id="355" w:author="Олександр Романченко" w:date="2020-05-17T00:27:00Z">
              <w:rPr>
                <w:rFonts w:ascii="Arial" w:hAnsi="Arial" w:cs="Arial"/>
                <w:color w:val="202122"/>
                <w:sz w:val="19"/>
                <w:szCs w:val="19"/>
                <w:shd w:val="clear" w:color="auto" w:fill="FFFFFF"/>
              </w:rPr>
            </w:rPrChange>
          </w:rPr>
          <w:t>).</w:t>
        </w:r>
      </w:ins>
      <w:ins w:id="356" w:author="Олександр Романченко" w:date="2020-05-17T00:26:00Z">
        <w:r w:rsidRPr="003D3BE9">
          <w:rPr>
            <w:color w:val="202122"/>
            <w:sz w:val="20"/>
            <w:szCs w:val="20"/>
            <w:shd w:val="clear" w:color="auto" w:fill="FFFFFF"/>
            <w:lang w:val="en-US"/>
            <w:rPrChange w:id="357" w:author="Олександр Романченко" w:date="2020-05-17T00:27:00Z">
              <w:rPr>
                <w:rFonts w:ascii="Arial" w:hAnsi="Arial" w:cs="Arial"/>
                <w:color w:val="202122"/>
                <w:sz w:val="19"/>
                <w:szCs w:val="19"/>
                <w:shd w:val="clear" w:color="auto" w:fill="FFFFFF"/>
              </w:rPr>
            </w:rPrChange>
          </w:rPr>
          <w:t xml:space="preserve"> </w:t>
        </w:r>
        <w:r w:rsidRPr="003D3BE9">
          <w:rPr>
            <w:i/>
            <w:iCs/>
            <w:color w:val="202122"/>
            <w:sz w:val="20"/>
            <w:szCs w:val="20"/>
            <w:shd w:val="clear" w:color="auto" w:fill="FFFFFF"/>
            <w:lang w:val="en-US"/>
            <w:rPrChange w:id="358" w:author="Олександр Романченко" w:date="2020-05-17T00:27:00Z">
              <w:rPr>
                <w:rFonts w:ascii="Arial" w:hAnsi="Arial" w:cs="Arial"/>
                <w:color w:val="202122"/>
                <w:sz w:val="19"/>
                <w:szCs w:val="19"/>
                <w:shd w:val="clear" w:color="auto" w:fill="FFFFFF"/>
              </w:rPr>
            </w:rPrChange>
          </w:rPr>
          <w:t>"Descriptive and normative implications of the decision-theory postulates."</w:t>
        </w:r>
        <w:r w:rsidRPr="004151EC">
          <w:rPr>
            <w:color w:val="202122"/>
            <w:sz w:val="20"/>
            <w:szCs w:val="20"/>
            <w:shd w:val="clear" w:color="auto" w:fill="FFFFFF"/>
            <w:lang w:val="en-US"/>
            <w:rPrChange w:id="359" w:author="Олександр Романченко" w:date="2020-05-17T00:27:00Z">
              <w:rPr>
                <w:rFonts w:ascii="Arial" w:hAnsi="Arial" w:cs="Arial"/>
                <w:color w:val="202122"/>
                <w:sz w:val="19"/>
                <w:szCs w:val="19"/>
                <w:shd w:val="clear" w:color="auto" w:fill="FFFFFF"/>
              </w:rPr>
            </w:rPrChange>
          </w:rPr>
          <w:t xml:space="preserve"> </w:t>
        </w:r>
        <w:r w:rsidRPr="00E55A19">
          <w:rPr>
            <w:color w:val="202122"/>
            <w:sz w:val="20"/>
            <w:szCs w:val="20"/>
            <w:shd w:val="clear" w:color="auto" w:fill="FFFFFF"/>
            <w:lang w:val="en-US"/>
            <w:rPrChange w:id="360" w:author="Олександр Романченко" w:date="2020-05-17T00:27:00Z">
              <w:rPr>
                <w:rFonts w:ascii="Arial" w:hAnsi="Arial" w:cs="Arial"/>
                <w:color w:val="202122"/>
                <w:sz w:val="19"/>
                <w:szCs w:val="19"/>
                <w:shd w:val="clear" w:color="auto" w:fill="FFFFFF"/>
              </w:rPr>
            </w:rPrChange>
          </w:rPr>
          <w:t>Palgrave Macmillan, London.</w:t>
        </w:r>
      </w:ins>
    </w:p>
  </w:footnote>
  <w:footnote w:id="29">
    <w:p w14:paraId="5D1D93EE" w14:textId="36FBAB55" w:rsidR="00084070" w:rsidRPr="004151EC" w:rsidRDefault="00084070">
      <w:pPr>
        <w:rPr>
          <w:lang w:val="en-US"/>
          <w:rPrChange w:id="362" w:author="Олександр Романченко" w:date="2020-05-17T00:29:00Z">
            <w:rPr/>
          </w:rPrChange>
        </w:rPr>
        <w:pPrChange w:id="363" w:author="Олександр Романченко" w:date="2020-05-17T00:29:00Z">
          <w:pPr>
            <w:pStyle w:val="FootnoteText"/>
          </w:pPr>
        </w:pPrChange>
      </w:pPr>
      <w:ins w:id="364" w:author="Олександр Романченко" w:date="2020-05-17T00:29:00Z">
        <w:r>
          <w:rPr>
            <w:rStyle w:val="FootnoteReference"/>
          </w:rPr>
          <w:footnoteRef/>
        </w:r>
        <w:r w:rsidRPr="004151EC">
          <w:rPr>
            <w:lang w:val="en-US"/>
            <w:rPrChange w:id="365" w:author="Олександр Романченко" w:date="2020-05-17T00:29:00Z">
              <w:rPr/>
            </w:rPrChange>
          </w:rPr>
          <w:t xml:space="preserve"> </w:t>
        </w:r>
        <w:r w:rsidRPr="004151EC">
          <w:rPr>
            <w:color w:val="202122"/>
            <w:sz w:val="20"/>
            <w:szCs w:val="20"/>
            <w:shd w:val="clear" w:color="auto" w:fill="FFFFFF"/>
            <w:lang w:val="en-US"/>
            <w:rPrChange w:id="366" w:author="Олександр Романченко" w:date="2020-05-17T00:29:00Z">
              <w:rPr>
                <w:rFonts w:ascii="Arial" w:hAnsi="Arial" w:cs="Arial"/>
                <w:color w:val="202122"/>
                <w:sz w:val="19"/>
                <w:szCs w:val="19"/>
                <w:shd w:val="clear" w:color="auto" w:fill="FFFFFF"/>
              </w:rPr>
            </w:rPrChange>
          </w:rPr>
          <w:t xml:space="preserve">Brans, C. H. (2005). </w:t>
        </w:r>
        <w:r w:rsidRPr="004151EC">
          <w:rPr>
            <w:i/>
            <w:iCs/>
            <w:color w:val="202122"/>
            <w:sz w:val="20"/>
            <w:szCs w:val="20"/>
            <w:shd w:val="clear" w:color="auto" w:fill="FFFFFF"/>
            <w:lang w:val="en-US"/>
            <w:rPrChange w:id="367" w:author="Олександр Романченко" w:date="2020-05-17T00:29:00Z">
              <w:rPr>
                <w:rFonts w:ascii="Arial" w:hAnsi="Arial" w:cs="Arial"/>
                <w:color w:val="202122"/>
                <w:sz w:val="19"/>
                <w:szCs w:val="19"/>
                <w:shd w:val="clear" w:color="auto" w:fill="FFFFFF"/>
              </w:rPr>
            </w:rPrChange>
          </w:rPr>
          <w:t>"The Roots of scalar-tensor theory"</w:t>
        </w:r>
      </w:ins>
    </w:p>
  </w:footnote>
  <w:footnote w:id="30">
    <w:p w14:paraId="7AFDA6A7" w14:textId="58691596" w:rsidR="00084070" w:rsidRPr="00E55A19" w:rsidRDefault="00084070">
      <w:pPr>
        <w:rPr>
          <w:i/>
          <w:iCs/>
          <w:lang w:val="en-US"/>
        </w:rPr>
        <w:pPrChange w:id="369" w:author="Олександр Романченко" w:date="2020-05-17T00:30:00Z">
          <w:pPr>
            <w:pStyle w:val="FootnoteText"/>
          </w:pPr>
        </w:pPrChange>
      </w:pPr>
      <w:ins w:id="370" w:author="Олександр Романченко" w:date="2020-05-17T00:30:00Z">
        <w:r>
          <w:rPr>
            <w:rStyle w:val="FootnoteReference"/>
          </w:rPr>
          <w:footnoteRef/>
        </w:r>
        <w:r w:rsidRPr="003A52D6">
          <w:rPr>
            <w:lang w:val="en-US"/>
            <w:rPrChange w:id="371" w:author="Олександр Романченко" w:date="2020-05-17T00:30:00Z">
              <w:rPr/>
            </w:rPrChange>
          </w:rPr>
          <w:t xml:space="preserve"> </w:t>
        </w:r>
        <w:r w:rsidRPr="00950519">
          <w:rPr>
            <w:color w:val="202122"/>
            <w:sz w:val="20"/>
            <w:szCs w:val="20"/>
            <w:shd w:val="clear" w:color="auto" w:fill="FFFFFF"/>
            <w:lang w:val="en-US"/>
          </w:rPr>
          <w:t>Berridge KC, Kringelbach ML (1 June 2013). </w:t>
        </w:r>
        <w:r w:rsidRPr="003A52D6">
          <w:rPr>
            <w:i/>
            <w:iCs/>
            <w:sz w:val="20"/>
            <w:szCs w:val="20"/>
            <w:rPrChange w:id="372" w:author="Олександр Романченко" w:date="2020-05-17T00:30:00Z">
              <w:rPr/>
            </w:rPrChange>
          </w:rPr>
          <w:fldChar w:fldCharType="begin"/>
        </w:r>
        <w:r w:rsidRPr="003A52D6">
          <w:rPr>
            <w:i/>
            <w:iCs/>
            <w:sz w:val="20"/>
            <w:szCs w:val="20"/>
            <w:lang w:val="en-US"/>
            <w:rPrChange w:id="373" w:author="Олександр Романченко" w:date="2020-05-17T00:30:00Z">
              <w:rPr/>
            </w:rPrChange>
          </w:rPr>
          <w:instrText xml:space="preserve"> HYPERLINK "https://www.ncbi.nlm.nih.gov/pmc/articles/PMC3644539" </w:instrText>
        </w:r>
        <w:r w:rsidRPr="003A52D6">
          <w:rPr>
            <w:i/>
            <w:iCs/>
            <w:sz w:val="20"/>
            <w:szCs w:val="20"/>
            <w:rPrChange w:id="374" w:author="Олександр Романченко" w:date="2020-05-17T00:30:00Z">
              <w:rPr/>
            </w:rPrChange>
          </w:rPr>
          <w:fldChar w:fldCharType="separate"/>
        </w:r>
        <w:r w:rsidRPr="00E55A19">
          <w:rPr>
            <w:rStyle w:val="Hyperlink"/>
            <w:i/>
            <w:iCs/>
            <w:color w:val="663366"/>
            <w:sz w:val="20"/>
            <w:szCs w:val="20"/>
            <w:lang w:val="en-US"/>
            <w:rPrChange w:id="375" w:author="Олександр Романченко" w:date="2020-05-17T00:30:00Z">
              <w:rPr>
                <w:rStyle w:val="Hyperlink"/>
                <w:rFonts w:ascii="Arial" w:hAnsi="Arial" w:cs="Arial"/>
                <w:color w:val="663366"/>
                <w:sz w:val="19"/>
                <w:szCs w:val="19"/>
              </w:rPr>
            </w:rPrChange>
          </w:rPr>
          <w:t>"Neuroscience of affect: brain mechanisms of pleasure and displeasure"</w:t>
        </w:r>
        <w:r w:rsidRPr="003A52D6">
          <w:rPr>
            <w:i/>
            <w:iCs/>
            <w:sz w:val="20"/>
            <w:szCs w:val="20"/>
            <w:rPrChange w:id="376" w:author="Олександр Романченко" w:date="2020-05-17T00:30:00Z">
              <w:rPr/>
            </w:rPrChange>
          </w:rPr>
          <w:fldChar w:fldCharType="end"/>
        </w:r>
      </w:ins>
    </w:p>
  </w:footnote>
  <w:footnote w:id="31">
    <w:p w14:paraId="199E82C5" w14:textId="56AF1132" w:rsidR="00084070" w:rsidRPr="00324B1F" w:rsidRDefault="00084070">
      <w:pPr>
        <w:rPr>
          <w:lang w:val="en-US"/>
          <w:rPrChange w:id="378" w:author="Олександр Романченко" w:date="2020-05-17T00:33:00Z">
            <w:rPr/>
          </w:rPrChange>
        </w:rPr>
        <w:pPrChange w:id="379" w:author="Олександр Романченко" w:date="2020-05-17T00:32:00Z">
          <w:pPr>
            <w:pStyle w:val="FootnoteText"/>
          </w:pPr>
        </w:pPrChange>
      </w:pPr>
      <w:ins w:id="380" w:author="Олександр Романченко" w:date="2020-05-17T00:32:00Z">
        <w:r>
          <w:rPr>
            <w:rStyle w:val="FootnoteReference"/>
          </w:rPr>
          <w:footnoteRef/>
        </w:r>
        <w:r w:rsidRPr="00324B1F">
          <w:rPr>
            <w:lang w:val="en-US"/>
            <w:rPrChange w:id="381" w:author="Олександр Романченко" w:date="2020-05-17T00:32:00Z">
              <w:rPr/>
            </w:rPrChange>
          </w:rPr>
          <w:t xml:space="preserve"> </w:t>
        </w:r>
        <w:r w:rsidRPr="00324B1F">
          <w:rPr>
            <w:sz w:val="20"/>
            <w:szCs w:val="20"/>
            <w:rPrChange w:id="382" w:author="Олександр Романченко" w:date="2020-05-17T00:32:00Z">
              <w:rPr/>
            </w:rPrChange>
          </w:rPr>
          <w:fldChar w:fldCharType="begin"/>
        </w:r>
        <w:r w:rsidRPr="00324B1F">
          <w:rPr>
            <w:sz w:val="20"/>
            <w:szCs w:val="20"/>
            <w:lang w:val="en-US"/>
            <w:rPrChange w:id="383" w:author="Олександр Романченко" w:date="2020-05-17T00:32:00Z">
              <w:rPr/>
            </w:rPrChange>
          </w:rPr>
          <w:instrText xml:space="preserve"> HYPERLINK "https://www.robotics.org/content-detail.cfm/Industrial-Robotics-News/Robot-density-rises-globally/content_id/7002" </w:instrText>
        </w:r>
        <w:r w:rsidRPr="00324B1F">
          <w:rPr>
            <w:sz w:val="20"/>
            <w:szCs w:val="20"/>
            <w:rPrChange w:id="384" w:author="Олександр Романченко" w:date="2020-05-17T00:32:00Z">
              <w:rPr/>
            </w:rPrChange>
          </w:rPr>
          <w:fldChar w:fldCharType="separate"/>
        </w:r>
        <w:r w:rsidRPr="00324B1F">
          <w:rPr>
            <w:rStyle w:val="Hyperlink"/>
            <w:color w:val="663366"/>
            <w:sz w:val="20"/>
            <w:szCs w:val="20"/>
            <w:lang w:val="en-US"/>
            <w:rPrChange w:id="385" w:author="Олександр Романченко" w:date="2020-05-17T00:32:00Z">
              <w:rPr>
                <w:rStyle w:val="Hyperlink"/>
                <w:rFonts w:ascii="Arial" w:hAnsi="Arial" w:cs="Arial"/>
                <w:color w:val="663366"/>
                <w:sz w:val="19"/>
                <w:szCs w:val="19"/>
              </w:rPr>
            </w:rPrChange>
          </w:rPr>
          <w:t>"Robot density rises globally"</w:t>
        </w:r>
        <w:r w:rsidRPr="00324B1F">
          <w:rPr>
            <w:sz w:val="20"/>
            <w:szCs w:val="20"/>
            <w:rPrChange w:id="386" w:author="Олександр Романченко" w:date="2020-05-17T00:32:00Z">
              <w:rPr/>
            </w:rPrChange>
          </w:rPr>
          <w:fldChar w:fldCharType="end"/>
        </w:r>
      </w:ins>
      <w:ins w:id="387" w:author="Олександр Романченко" w:date="2020-05-17T00:33:00Z">
        <w:r>
          <w:rPr>
            <w:color w:val="202122"/>
            <w:sz w:val="20"/>
            <w:szCs w:val="20"/>
            <w:shd w:val="clear" w:color="auto" w:fill="FFFFFF"/>
            <w:lang w:val="en-US"/>
          </w:rPr>
          <w:t xml:space="preserve"> (</w:t>
        </w:r>
        <w:r w:rsidRPr="00324B1F">
          <w:rPr>
            <w:color w:val="202122"/>
            <w:sz w:val="20"/>
            <w:szCs w:val="20"/>
            <w:shd w:val="clear" w:color="auto" w:fill="FFFFFF"/>
            <w:lang w:val="en-US"/>
            <w:rPrChange w:id="388" w:author="Олександр Романченко" w:date="2020-05-17T00:33:00Z">
              <w:rPr>
                <w:color w:val="202122"/>
                <w:shd w:val="clear" w:color="auto" w:fill="FFFFFF"/>
              </w:rPr>
            </w:rPrChange>
          </w:rPr>
          <w:t>2018</w:t>
        </w:r>
        <w:r>
          <w:rPr>
            <w:color w:val="202122"/>
            <w:sz w:val="20"/>
            <w:szCs w:val="20"/>
            <w:shd w:val="clear" w:color="auto" w:fill="FFFFFF"/>
            <w:lang w:val="en-US"/>
          </w:rPr>
          <w:t xml:space="preserve">). </w:t>
        </w:r>
      </w:ins>
      <w:ins w:id="389" w:author="Олександр Романченко" w:date="2020-05-17T00:32:00Z">
        <w:r w:rsidRPr="00324B1F">
          <w:rPr>
            <w:sz w:val="20"/>
            <w:szCs w:val="20"/>
            <w:rPrChange w:id="390" w:author="Олександр Романченко" w:date="2020-05-17T00:32:00Z">
              <w:rPr/>
            </w:rPrChange>
          </w:rPr>
          <w:fldChar w:fldCharType="begin"/>
        </w:r>
        <w:r w:rsidRPr="00324B1F">
          <w:rPr>
            <w:sz w:val="20"/>
            <w:szCs w:val="20"/>
            <w:lang w:val="en-US"/>
            <w:rPrChange w:id="391" w:author="Олександр Романченко" w:date="2020-05-17T00:32:00Z">
              <w:rPr/>
            </w:rPrChange>
          </w:rPr>
          <w:instrText xml:space="preserve"> HYPERLINK "https://en.wikipedia.org/wiki/Robotic_Industries_Association" \o "Robotic Industries Association" </w:instrText>
        </w:r>
        <w:r w:rsidRPr="00324B1F">
          <w:rPr>
            <w:sz w:val="20"/>
            <w:szCs w:val="20"/>
            <w:rPrChange w:id="392" w:author="Олександр Романченко" w:date="2020-05-17T00:32:00Z">
              <w:rPr/>
            </w:rPrChange>
          </w:rPr>
          <w:fldChar w:fldCharType="separate"/>
        </w:r>
        <w:r w:rsidRPr="00324B1F">
          <w:rPr>
            <w:rStyle w:val="Hyperlink"/>
            <w:color w:val="0B0080"/>
            <w:sz w:val="20"/>
            <w:szCs w:val="20"/>
            <w:shd w:val="clear" w:color="auto" w:fill="FFFFFF"/>
            <w:lang w:val="en-US"/>
            <w:rPrChange w:id="393" w:author="Олександр Романченко" w:date="2020-05-17T00:32:00Z">
              <w:rPr>
                <w:rStyle w:val="Hyperlink"/>
                <w:rFonts w:ascii="Arial" w:hAnsi="Arial" w:cs="Arial"/>
                <w:color w:val="0B0080"/>
                <w:sz w:val="19"/>
                <w:szCs w:val="19"/>
                <w:shd w:val="clear" w:color="auto" w:fill="FFFFFF"/>
              </w:rPr>
            </w:rPrChange>
          </w:rPr>
          <w:t>Robotic Industries Association</w:t>
        </w:r>
        <w:r w:rsidRPr="00324B1F">
          <w:rPr>
            <w:sz w:val="20"/>
            <w:szCs w:val="20"/>
            <w:rPrChange w:id="394" w:author="Олександр Романченко" w:date="2020-05-17T00:32:00Z">
              <w:rPr/>
            </w:rPrChange>
          </w:rPr>
          <w:fldChar w:fldCharType="end"/>
        </w:r>
        <w:r w:rsidRPr="00324B1F">
          <w:rPr>
            <w:color w:val="202122"/>
            <w:sz w:val="20"/>
            <w:szCs w:val="20"/>
            <w:shd w:val="clear" w:color="auto" w:fill="FFFFFF"/>
            <w:lang w:val="en-US"/>
            <w:rPrChange w:id="395" w:author="Олександр Романченко" w:date="2020-05-17T00:32:00Z">
              <w:rPr>
                <w:rFonts w:ascii="Arial" w:hAnsi="Arial" w:cs="Arial"/>
                <w:color w:val="202122"/>
                <w:sz w:val="19"/>
                <w:szCs w:val="19"/>
                <w:shd w:val="clear" w:color="auto" w:fill="FFFFFF"/>
              </w:rPr>
            </w:rPrChange>
          </w:rPr>
          <w:t>.</w:t>
        </w:r>
      </w:ins>
    </w:p>
  </w:footnote>
  <w:footnote w:id="32">
    <w:p w14:paraId="3DBFED81" w14:textId="0A6725FC" w:rsidR="00084070" w:rsidRPr="00950519" w:rsidRDefault="00084070">
      <w:pPr>
        <w:rPr>
          <w:lang w:val="en-US"/>
          <w:rPrChange w:id="399" w:author="Олександр Романченко" w:date="2020-05-17T00:34:00Z">
            <w:rPr/>
          </w:rPrChange>
        </w:rPr>
        <w:pPrChange w:id="400" w:author="Олександр Романченко" w:date="2020-05-17T00:34:00Z">
          <w:pPr>
            <w:pStyle w:val="FootnoteText"/>
          </w:pPr>
        </w:pPrChange>
      </w:pPr>
      <w:ins w:id="401" w:author="Олександр Романченко" w:date="2020-05-17T00:34:00Z">
        <w:r>
          <w:rPr>
            <w:rStyle w:val="FootnoteReference"/>
          </w:rPr>
          <w:footnoteRef/>
        </w:r>
        <w:r w:rsidRPr="00950519">
          <w:rPr>
            <w:lang w:val="en-US"/>
            <w:rPrChange w:id="402" w:author="Олександр Романченко" w:date="2020-05-17T00:34:00Z">
              <w:rPr/>
            </w:rPrChange>
          </w:rPr>
          <w:t xml:space="preserve"> </w:t>
        </w:r>
        <w:r w:rsidRPr="00950519">
          <w:rPr>
            <w:sz w:val="20"/>
            <w:szCs w:val="20"/>
            <w:rPrChange w:id="403" w:author="Олександр Романченко" w:date="2020-05-17T00:34:00Z">
              <w:rPr/>
            </w:rPrChange>
          </w:rPr>
          <w:fldChar w:fldCharType="begin"/>
        </w:r>
        <w:r w:rsidRPr="00950519">
          <w:rPr>
            <w:sz w:val="20"/>
            <w:szCs w:val="20"/>
            <w:lang w:val="en-US"/>
            <w:rPrChange w:id="404" w:author="Олександр Романченко" w:date="2020-05-17T00:34:00Z">
              <w:rPr/>
            </w:rPrChange>
          </w:rPr>
          <w:instrText xml:space="preserve"> HYPERLINK "https://en.wikipedia.org/w/index.php?title=Christopher_J.C.H._Watkins&amp;action=edit&amp;redlink=1" \o "Christopher J.C.H. Watkins (page does not exist)" </w:instrText>
        </w:r>
        <w:r w:rsidRPr="00950519">
          <w:rPr>
            <w:sz w:val="20"/>
            <w:szCs w:val="20"/>
            <w:rPrChange w:id="405" w:author="Олександр Романченко" w:date="2020-05-17T00:34:00Z">
              <w:rPr/>
            </w:rPrChange>
          </w:rPr>
          <w:fldChar w:fldCharType="separate"/>
        </w:r>
        <w:r w:rsidRPr="00950519">
          <w:rPr>
            <w:rStyle w:val="Hyperlink"/>
            <w:color w:val="A55858"/>
            <w:sz w:val="20"/>
            <w:szCs w:val="20"/>
            <w:shd w:val="clear" w:color="auto" w:fill="FFFFFF"/>
            <w:lang w:val="en-US"/>
            <w:rPrChange w:id="406" w:author="Олександр Романченко" w:date="2020-05-17T00:34:00Z">
              <w:rPr>
                <w:rStyle w:val="Hyperlink"/>
                <w:rFonts w:ascii="Arial" w:hAnsi="Arial" w:cs="Arial"/>
                <w:color w:val="A55858"/>
                <w:sz w:val="19"/>
                <w:szCs w:val="19"/>
                <w:shd w:val="clear" w:color="auto" w:fill="FFFFFF"/>
              </w:rPr>
            </w:rPrChange>
          </w:rPr>
          <w:t>Watkins, Christopher J.C.H.</w:t>
        </w:r>
        <w:r w:rsidRPr="00950519">
          <w:rPr>
            <w:sz w:val="20"/>
            <w:szCs w:val="20"/>
            <w:rPrChange w:id="407" w:author="Олександр Романченко" w:date="2020-05-17T00:34:00Z">
              <w:rPr/>
            </w:rPrChange>
          </w:rPr>
          <w:fldChar w:fldCharType="end"/>
        </w:r>
        <w:r w:rsidRPr="00950519">
          <w:rPr>
            <w:color w:val="202122"/>
            <w:sz w:val="20"/>
            <w:szCs w:val="20"/>
            <w:shd w:val="clear" w:color="auto" w:fill="FFFFFF"/>
            <w:lang w:val="en-US"/>
            <w:rPrChange w:id="408" w:author="Олександр Романченко" w:date="2020-05-17T00:34:00Z">
              <w:rPr>
                <w:rFonts w:ascii="Arial" w:hAnsi="Arial" w:cs="Arial"/>
                <w:color w:val="202122"/>
                <w:sz w:val="19"/>
                <w:szCs w:val="19"/>
                <w:shd w:val="clear" w:color="auto" w:fill="FFFFFF"/>
              </w:rPr>
            </w:rPrChange>
          </w:rPr>
          <w:t> (1989). </w:t>
        </w:r>
        <w:r w:rsidRPr="00950519">
          <w:rPr>
            <w:sz w:val="20"/>
            <w:szCs w:val="20"/>
            <w:rPrChange w:id="409" w:author="Олександр Романченко" w:date="2020-05-17T00:34:00Z">
              <w:rPr/>
            </w:rPrChange>
          </w:rPr>
          <w:fldChar w:fldCharType="begin"/>
        </w:r>
        <w:r w:rsidRPr="00950519">
          <w:rPr>
            <w:sz w:val="20"/>
            <w:szCs w:val="20"/>
            <w:lang w:val="en-US"/>
            <w:rPrChange w:id="410" w:author="Олександр Романченко" w:date="2020-05-17T00:34:00Z">
              <w:rPr/>
            </w:rPrChange>
          </w:rPr>
          <w:instrText xml:space="preserve"> HYPERLINK "http://www.cs.rhul.ac.uk/~chrisw/new_thesis.pdf" </w:instrText>
        </w:r>
        <w:r w:rsidRPr="00950519">
          <w:rPr>
            <w:sz w:val="20"/>
            <w:szCs w:val="20"/>
            <w:rPrChange w:id="411" w:author="Олександр Романченко" w:date="2020-05-17T00:34:00Z">
              <w:rPr/>
            </w:rPrChange>
          </w:rPr>
          <w:fldChar w:fldCharType="separate"/>
        </w:r>
        <w:r w:rsidRPr="00950519">
          <w:rPr>
            <w:rStyle w:val="Hyperlink"/>
            <w:i/>
            <w:iCs/>
            <w:color w:val="663366"/>
            <w:sz w:val="20"/>
            <w:szCs w:val="20"/>
            <w:shd w:val="clear" w:color="auto" w:fill="FFFFFF"/>
            <w:lang w:val="en-US"/>
            <w:rPrChange w:id="412" w:author="Олександр Романченко" w:date="2020-05-17T00:34:00Z">
              <w:rPr>
                <w:rStyle w:val="Hyperlink"/>
                <w:rFonts w:ascii="Arial" w:hAnsi="Arial" w:cs="Arial"/>
                <w:i/>
                <w:iCs/>
                <w:color w:val="663366"/>
                <w:sz w:val="19"/>
                <w:szCs w:val="19"/>
                <w:shd w:val="clear" w:color="auto" w:fill="FFFFFF"/>
              </w:rPr>
            </w:rPrChange>
          </w:rPr>
          <w:t>Learning from Delayed Rewards</w:t>
        </w:r>
        <w:r w:rsidRPr="00950519">
          <w:rPr>
            <w:sz w:val="20"/>
            <w:szCs w:val="20"/>
            <w:rPrChange w:id="413" w:author="Олександр Романченко" w:date="2020-05-17T00:34:00Z">
              <w:rPr/>
            </w:rPrChange>
          </w:rPr>
          <w:fldChar w:fldCharType="end"/>
        </w:r>
        <w:r>
          <w:rPr>
            <w:color w:val="202122"/>
            <w:sz w:val="20"/>
            <w:szCs w:val="20"/>
            <w:shd w:val="clear" w:color="auto" w:fill="FFFFFF"/>
            <w:lang w:val="en-US"/>
          </w:rPr>
          <w:t xml:space="preserve">. </w:t>
        </w:r>
        <w:r w:rsidRPr="00950519">
          <w:rPr>
            <w:color w:val="202122"/>
            <w:sz w:val="20"/>
            <w:szCs w:val="20"/>
            <w:shd w:val="clear" w:color="auto" w:fill="FFFFFF"/>
            <w:lang w:val="en-US"/>
            <w:rPrChange w:id="414" w:author="Олександр Романченко" w:date="2020-05-17T00:34:00Z">
              <w:rPr>
                <w:rFonts w:ascii="Arial" w:hAnsi="Arial" w:cs="Arial"/>
                <w:color w:val="202122"/>
                <w:sz w:val="19"/>
                <w:szCs w:val="19"/>
                <w:shd w:val="clear" w:color="auto" w:fill="FFFFFF"/>
              </w:rPr>
            </w:rPrChange>
          </w:rPr>
          <w:t>King’s College, Cambridge, UK</w:t>
        </w:r>
      </w:ins>
    </w:p>
  </w:footnote>
  <w:footnote w:id="33">
    <w:p w14:paraId="17C2FDBA" w14:textId="2FBC5770" w:rsidR="00084070" w:rsidRPr="00DF0E1A" w:rsidRDefault="00084070">
      <w:pPr>
        <w:rPr>
          <w:lang w:val="en-US"/>
          <w:rPrChange w:id="416" w:author="Олександр Романченко" w:date="2020-05-17T00:35:00Z">
            <w:rPr/>
          </w:rPrChange>
        </w:rPr>
        <w:pPrChange w:id="417" w:author="Олександр Романченко" w:date="2020-05-17T00:35:00Z">
          <w:pPr>
            <w:pStyle w:val="FootnoteText"/>
          </w:pPr>
        </w:pPrChange>
      </w:pPr>
      <w:ins w:id="418" w:author="Олександр Романченко" w:date="2020-05-17T00:35:00Z">
        <w:r>
          <w:rPr>
            <w:rStyle w:val="FootnoteReference"/>
          </w:rPr>
          <w:footnoteRef/>
        </w:r>
        <w:r w:rsidRPr="00DF0E1A">
          <w:rPr>
            <w:lang w:val="en-US"/>
            <w:rPrChange w:id="419" w:author="Олександр Романченко" w:date="2020-05-17T00:35:00Z">
              <w:rPr/>
            </w:rPrChange>
          </w:rPr>
          <w:t xml:space="preserve"> </w:t>
        </w:r>
        <w:r w:rsidRPr="00DF0E1A">
          <w:rPr>
            <w:color w:val="202122"/>
            <w:sz w:val="20"/>
            <w:szCs w:val="20"/>
            <w:shd w:val="clear" w:color="auto" w:fill="FFFFFF"/>
            <w:lang w:val="en-US"/>
            <w:rPrChange w:id="420" w:author="Олександр Романченко" w:date="2020-05-17T00:35:00Z">
              <w:rPr>
                <w:rFonts w:ascii="Arial" w:hAnsi="Arial" w:cs="Arial"/>
                <w:color w:val="202122"/>
                <w:sz w:val="19"/>
                <w:szCs w:val="19"/>
                <w:shd w:val="clear" w:color="auto" w:fill="FFFFFF"/>
              </w:rPr>
            </w:rPrChange>
          </w:rPr>
          <w:t>Hasselt, Hado van (2012). </w:t>
        </w:r>
        <w:r w:rsidRPr="00B37B2C">
          <w:rPr>
            <w:i/>
            <w:iCs/>
            <w:sz w:val="20"/>
            <w:szCs w:val="20"/>
          </w:rPr>
          <w:fldChar w:fldCharType="begin"/>
        </w:r>
        <w:r w:rsidRPr="00DF0E1A">
          <w:rPr>
            <w:i/>
            <w:iCs/>
            <w:sz w:val="20"/>
            <w:szCs w:val="20"/>
            <w:lang w:val="en-US"/>
            <w:rPrChange w:id="421" w:author="Олександр Романченко" w:date="2020-05-17T00:36:00Z">
              <w:rPr/>
            </w:rPrChange>
          </w:rPr>
          <w:instrText xml:space="preserve"> HYPERLINK "https://books.google.com/books?id=YPjNuvrJR0MC" </w:instrText>
        </w:r>
        <w:r w:rsidRPr="00B37B2C">
          <w:rPr>
            <w:i/>
            <w:iCs/>
            <w:sz w:val="20"/>
            <w:szCs w:val="20"/>
          </w:rPr>
          <w:fldChar w:fldCharType="separate"/>
        </w:r>
        <w:r w:rsidRPr="00DF0E1A">
          <w:rPr>
            <w:rStyle w:val="Hyperlink"/>
            <w:i/>
            <w:iCs/>
            <w:color w:val="663366"/>
            <w:sz w:val="20"/>
            <w:szCs w:val="20"/>
            <w:lang w:val="en-US"/>
            <w:rPrChange w:id="422" w:author="Олександр Романченко" w:date="2020-05-17T00:36:00Z">
              <w:rPr>
                <w:rStyle w:val="Hyperlink"/>
                <w:rFonts w:ascii="Arial" w:hAnsi="Arial" w:cs="Arial"/>
                <w:color w:val="663366"/>
                <w:sz w:val="19"/>
                <w:szCs w:val="19"/>
              </w:rPr>
            </w:rPrChange>
          </w:rPr>
          <w:t>"Reinforcement Learning in Continuous State and Action Spaces"</w:t>
        </w:r>
        <w:r w:rsidRPr="00B37B2C">
          <w:rPr>
            <w:i/>
            <w:iCs/>
            <w:sz w:val="20"/>
            <w:szCs w:val="20"/>
          </w:rPr>
          <w:fldChar w:fldCharType="end"/>
        </w:r>
      </w:ins>
    </w:p>
  </w:footnote>
  <w:footnote w:id="34">
    <w:p w14:paraId="3DE5C601" w14:textId="03AD14D2" w:rsidR="00084070" w:rsidRPr="00B37B2C" w:rsidRDefault="00084070">
      <w:pPr>
        <w:rPr>
          <w:lang w:val="en-US"/>
          <w:rPrChange w:id="424" w:author="Олександр Романченко" w:date="2020-05-17T00:37:00Z">
            <w:rPr/>
          </w:rPrChange>
        </w:rPr>
        <w:pPrChange w:id="425" w:author="Олександр Романченко" w:date="2020-05-17T00:37:00Z">
          <w:pPr>
            <w:pStyle w:val="FootnoteText"/>
          </w:pPr>
        </w:pPrChange>
      </w:pPr>
      <w:ins w:id="426" w:author="Олександр Романченко" w:date="2020-05-17T00:36:00Z">
        <w:r>
          <w:rPr>
            <w:rStyle w:val="FootnoteReference"/>
          </w:rPr>
          <w:footnoteRef/>
        </w:r>
        <w:r w:rsidRPr="00B37B2C">
          <w:rPr>
            <w:lang w:val="en-US"/>
            <w:rPrChange w:id="427" w:author="Олександр Романченко" w:date="2020-05-17T00:37:00Z">
              <w:rPr/>
            </w:rPrChange>
          </w:rPr>
          <w:t xml:space="preserve"> </w:t>
        </w:r>
      </w:ins>
      <w:ins w:id="428" w:author="Олександр Романченко" w:date="2020-05-17T00:37:00Z">
        <w:r w:rsidRPr="00B37B2C">
          <w:rPr>
            <w:rFonts w:ascii="Arial" w:hAnsi="Arial" w:cs="Arial"/>
            <w:color w:val="202122"/>
            <w:sz w:val="20"/>
            <w:szCs w:val="20"/>
            <w:shd w:val="clear" w:color="auto" w:fill="FFFFFF"/>
            <w:lang w:val="en-US"/>
            <w:rPrChange w:id="429" w:author="Олександр Романченко" w:date="2020-05-17T00:37:00Z">
              <w:rPr>
                <w:rFonts w:ascii="Arial" w:hAnsi="Arial" w:cs="Arial"/>
                <w:color w:val="202122"/>
                <w:sz w:val="21"/>
                <w:szCs w:val="21"/>
                <w:shd w:val="clear" w:color="auto" w:fill="FFFFFF"/>
              </w:rPr>
            </w:rPrChange>
          </w:rPr>
          <w:t>Bäck, T. (1996), </w:t>
        </w:r>
        <w:r w:rsidRPr="00B37B2C">
          <w:rPr>
            <w:rFonts w:ascii="Arial" w:hAnsi="Arial" w:cs="Arial"/>
            <w:i/>
            <w:iCs/>
            <w:color w:val="202122"/>
            <w:sz w:val="20"/>
            <w:szCs w:val="20"/>
            <w:shd w:val="clear" w:color="auto" w:fill="FFFFFF"/>
            <w:rPrChange w:id="430" w:author="Олександр Романченко" w:date="2020-05-17T00:37:00Z">
              <w:rPr>
                <w:rFonts w:ascii="Arial" w:hAnsi="Arial" w:cs="Arial"/>
                <w:i/>
                <w:iCs/>
                <w:color w:val="202122"/>
                <w:sz w:val="21"/>
                <w:szCs w:val="21"/>
                <w:shd w:val="clear" w:color="auto" w:fill="FFFFFF"/>
              </w:rPr>
            </w:rPrChange>
          </w:rPr>
          <w:fldChar w:fldCharType="begin"/>
        </w:r>
        <w:r w:rsidRPr="00B37B2C">
          <w:rPr>
            <w:rFonts w:ascii="Arial" w:hAnsi="Arial" w:cs="Arial"/>
            <w:i/>
            <w:iCs/>
            <w:color w:val="202122"/>
            <w:sz w:val="20"/>
            <w:szCs w:val="20"/>
            <w:shd w:val="clear" w:color="auto" w:fill="FFFFFF"/>
            <w:lang w:val="en-US"/>
            <w:rPrChange w:id="431" w:author="Олександр Романченко" w:date="2020-05-17T00:37:00Z">
              <w:rPr>
                <w:rFonts w:ascii="Arial" w:hAnsi="Arial" w:cs="Arial"/>
                <w:i/>
                <w:iCs/>
                <w:color w:val="202122"/>
                <w:sz w:val="21"/>
                <w:szCs w:val="21"/>
                <w:shd w:val="clear" w:color="auto" w:fill="FFFFFF"/>
              </w:rPr>
            </w:rPrChange>
          </w:rPr>
          <w:instrText xml:space="preserve"> HYPERLINK "https://books.google.com/books?id=htJHI1UrL7IC&amp;printsec=frontcover" \l "v=onepage&amp;q&amp;f=false" </w:instrText>
        </w:r>
        <w:r w:rsidRPr="00B37B2C">
          <w:rPr>
            <w:rFonts w:ascii="Arial" w:hAnsi="Arial" w:cs="Arial"/>
            <w:i/>
            <w:iCs/>
            <w:color w:val="202122"/>
            <w:sz w:val="20"/>
            <w:szCs w:val="20"/>
            <w:shd w:val="clear" w:color="auto" w:fill="FFFFFF"/>
            <w:rPrChange w:id="432" w:author="Олександр Романченко" w:date="2020-05-17T00:37:00Z">
              <w:rPr>
                <w:rFonts w:ascii="Arial" w:hAnsi="Arial" w:cs="Arial"/>
                <w:i/>
                <w:iCs/>
                <w:color w:val="202122"/>
                <w:sz w:val="21"/>
                <w:szCs w:val="21"/>
                <w:shd w:val="clear" w:color="auto" w:fill="FFFFFF"/>
              </w:rPr>
            </w:rPrChange>
          </w:rPr>
          <w:fldChar w:fldCharType="separate"/>
        </w:r>
        <w:r w:rsidRPr="00B37B2C">
          <w:rPr>
            <w:rStyle w:val="Hyperlink"/>
            <w:rFonts w:ascii="Arial" w:hAnsi="Arial" w:cs="Arial"/>
            <w:i/>
            <w:iCs/>
            <w:color w:val="663366"/>
            <w:sz w:val="20"/>
            <w:szCs w:val="20"/>
            <w:shd w:val="clear" w:color="auto" w:fill="FFFFFF"/>
            <w:lang w:val="en-US"/>
            <w:rPrChange w:id="433" w:author="Олександр Романченко" w:date="2020-05-17T00:37:00Z">
              <w:rPr>
                <w:rStyle w:val="Hyperlink"/>
                <w:rFonts w:ascii="Arial" w:hAnsi="Arial" w:cs="Arial"/>
                <w:i/>
                <w:iCs/>
                <w:color w:val="663366"/>
                <w:sz w:val="21"/>
                <w:szCs w:val="21"/>
                <w:shd w:val="clear" w:color="auto" w:fill="FFFFFF"/>
              </w:rPr>
            </w:rPrChange>
          </w:rPr>
          <w:t>Evolutionary Algorithms in Theory and Practice: Evolution Strategies, Evolutionary Programming, Genetic Algorithms</w:t>
        </w:r>
        <w:r w:rsidRPr="00B37B2C">
          <w:rPr>
            <w:rFonts w:ascii="Arial" w:hAnsi="Arial" w:cs="Arial"/>
            <w:i/>
            <w:iCs/>
            <w:color w:val="202122"/>
            <w:sz w:val="20"/>
            <w:szCs w:val="20"/>
            <w:shd w:val="clear" w:color="auto" w:fill="FFFFFF"/>
            <w:rPrChange w:id="434" w:author="Олександр Романченко" w:date="2020-05-17T00:37:00Z">
              <w:rPr>
                <w:rFonts w:ascii="Arial" w:hAnsi="Arial" w:cs="Arial"/>
                <w:i/>
                <w:iCs/>
                <w:color w:val="202122"/>
                <w:sz w:val="21"/>
                <w:szCs w:val="21"/>
                <w:shd w:val="clear" w:color="auto" w:fill="FFFFFF"/>
              </w:rPr>
            </w:rPrChange>
          </w:rPr>
          <w:fldChar w:fldCharType="end"/>
        </w:r>
      </w:ins>
    </w:p>
  </w:footnote>
  <w:footnote w:id="35">
    <w:p w14:paraId="5F68D73A" w14:textId="68A74875" w:rsidR="00084070" w:rsidRPr="0030391B" w:rsidRDefault="00084070">
      <w:pPr>
        <w:rPr>
          <w:lang w:val="en-US"/>
          <w:rPrChange w:id="436" w:author="Олександр Романченко" w:date="2020-05-17T00:38:00Z">
            <w:rPr/>
          </w:rPrChange>
        </w:rPr>
        <w:pPrChange w:id="437" w:author="Олександр Романченко" w:date="2020-05-17T00:38:00Z">
          <w:pPr>
            <w:pStyle w:val="FootnoteText"/>
          </w:pPr>
        </w:pPrChange>
      </w:pPr>
      <w:ins w:id="438" w:author="Олександр Романченко" w:date="2020-05-17T00:38:00Z">
        <w:r>
          <w:rPr>
            <w:rStyle w:val="FootnoteReference"/>
          </w:rPr>
          <w:footnoteRef/>
        </w:r>
        <w:r w:rsidRPr="0030391B">
          <w:rPr>
            <w:lang w:val="en-US"/>
            <w:rPrChange w:id="439" w:author="Олександр Романченко" w:date="2020-05-17T00:38:00Z">
              <w:rPr/>
            </w:rPrChange>
          </w:rPr>
          <w:t xml:space="preserve"> </w:t>
        </w:r>
        <w:r w:rsidRPr="0030391B">
          <w:rPr>
            <w:color w:val="202122"/>
            <w:sz w:val="20"/>
            <w:szCs w:val="20"/>
            <w:shd w:val="clear" w:color="auto" w:fill="FFFFFF"/>
            <w:lang w:val="en-US"/>
            <w:rPrChange w:id="440" w:author="Олександр Романченко" w:date="2020-05-17T00:38:00Z">
              <w:rPr>
                <w:rFonts w:ascii="Arial" w:hAnsi="Arial" w:cs="Arial"/>
                <w:color w:val="202122"/>
                <w:sz w:val="21"/>
                <w:szCs w:val="21"/>
                <w:shd w:val="clear" w:color="auto" w:fill="FFFFFF"/>
              </w:rPr>
            </w:rPrChange>
          </w:rPr>
          <w:t>Simon, D. (2013): </w:t>
        </w:r>
        <w:r w:rsidRPr="0030391B">
          <w:rPr>
            <w:sz w:val="20"/>
            <w:szCs w:val="20"/>
            <w:rPrChange w:id="441" w:author="Олександр Романченко" w:date="2020-05-17T00:38:00Z">
              <w:rPr/>
            </w:rPrChange>
          </w:rPr>
          <w:fldChar w:fldCharType="begin"/>
        </w:r>
        <w:r w:rsidRPr="0030391B">
          <w:rPr>
            <w:sz w:val="20"/>
            <w:szCs w:val="20"/>
            <w:lang w:val="en-US"/>
            <w:rPrChange w:id="442" w:author="Олександр Романченко" w:date="2020-05-17T00:38:00Z">
              <w:rPr/>
            </w:rPrChange>
          </w:rPr>
          <w:instrText xml:space="preserve"> HYPERLINK "http://academic.csuohio.edu/simond/EvolutionaryOptimization" </w:instrText>
        </w:r>
        <w:r w:rsidRPr="0030391B">
          <w:rPr>
            <w:sz w:val="20"/>
            <w:szCs w:val="20"/>
            <w:rPrChange w:id="443" w:author="Олександр Романченко" w:date="2020-05-17T00:38:00Z">
              <w:rPr/>
            </w:rPrChange>
          </w:rPr>
          <w:fldChar w:fldCharType="separate"/>
        </w:r>
        <w:r w:rsidRPr="0030391B">
          <w:rPr>
            <w:rStyle w:val="Hyperlink"/>
            <w:color w:val="663366"/>
            <w:sz w:val="20"/>
            <w:szCs w:val="20"/>
            <w:lang w:val="en-US"/>
            <w:rPrChange w:id="444" w:author="Олександр Романченко" w:date="2020-05-17T00:38:00Z">
              <w:rPr>
                <w:rStyle w:val="Hyperlink"/>
                <w:rFonts w:ascii="Arial" w:hAnsi="Arial" w:cs="Arial"/>
                <w:color w:val="663366"/>
                <w:sz w:val="21"/>
                <w:szCs w:val="21"/>
              </w:rPr>
            </w:rPrChange>
          </w:rPr>
          <w:t>Evolutionary Optimization Algorithms</w:t>
        </w:r>
        <w:r w:rsidRPr="0030391B">
          <w:rPr>
            <w:sz w:val="20"/>
            <w:szCs w:val="20"/>
            <w:rPrChange w:id="445" w:author="Олександр Романченко" w:date="2020-05-17T00:38:00Z">
              <w:rPr/>
            </w:rPrChange>
          </w:rPr>
          <w:fldChar w:fldCharType="end"/>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B"/>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1707A9"/>
    <w:multiLevelType w:val="hybridMultilevel"/>
    <w:tmpl w:val="7E5C2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5D40C5"/>
    <w:multiLevelType w:val="multilevel"/>
    <w:tmpl w:val="1A0A58BE"/>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B7057"/>
    <w:multiLevelType w:val="hybridMultilevel"/>
    <w:tmpl w:val="0F9E8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E66B20"/>
    <w:multiLevelType w:val="hybridMultilevel"/>
    <w:tmpl w:val="84869BA4"/>
    <w:lvl w:ilvl="0" w:tplc="1EDE9F1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DD374B"/>
    <w:multiLevelType w:val="hybridMultilevel"/>
    <w:tmpl w:val="3898AB64"/>
    <w:lvl w:ilvl="0" w:tplc="17D4823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E253F9"/>
    <w:multiLevelType w:val="hybridMultilevel"/>
    <w:tmpl w:val="72907DF2"/>
    <w:lvl w:ilvl="0" w:tplc="E318ACD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D192E"/>
    <w:multiLevelType w:val="hybridMultilevel"/>
    <w:tmpl w:val="483A5ABE"/>
    <w:lvl w:ilvl="0" w:tplc="112AF9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B87A53"/>
    <w:multiLevelType w:val="hybridMultilevel"/>
    <w:tmpl w:val="28AC9D26"/>
    <w:lvl w:ilvl="0" w:tplc="5240B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0E04B0"/>
    <w:multiLevelType w:val="hybridMultilevel"/>
    <w:tmpl w:val="4BD22600"/>
    <w:lvl w:ilvl="0" w:tplc="24C88672">
      <w:start w:val="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FE22B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9360FC"/>
    <w:multiLevelType w:val="hybridMultilevel"/>
    <w:tmpl w:val="DA8E274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AF19AC"/>
    <w:multiLevelType w:val="hybridMultilevel"/>
    <w:tmpl w:val="9F1A5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5103CC"/>
    <w:multiLevelType w:val="hybridMultilevel"/>
    <w:tmpl w:val="0EAEAB56"/>
    <w:lvl w:ilvl="0" w:tplc="EA10133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C3215D"/>
    <w:multiLevelType w:val="hybridMultilevel"/>
    <w:tmpl w:val="3E0812AC"/>
    <w:lvl w:ilvl="0" w:tplc="8B666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8"/>
  </w:num>
  <w:num w:numId="4">
    <w:abstractNumId w:val="14"/>
  </w:num>
  <w:num w:numId="5">
    <w:abstractNumId w:val="19"/>
  </w:num>
  <w:num w:numId="6">
    <w:abstractNumId w:val="6"/>
  </w:num>
  <w:num w:numId="7">
    <w:abstractNumId w:val="4"/>
  </w:num>
  <w:num w:numId="8">
    <w:abstractNumId w:val="5"/>
  </w:num>
  <w:num w:numId="9">
    <w:abstractNumId w:val="0"/>
  </w:num>
  <w:num w:numId="10">
    <w:abstractNumId w:val="13"/>
  </w:num>
  <w:num w:numId="11">
    <w:abstractNumId w:val="20"/>
  </w:num>
  <w:num w:numId="12">
    <w:abstractNumId w:val="11"/>
  </w:num>
  <w:num w:numId="13">
    <w:abstractNumId w:val="12"/>
  </w:num>
  <w:num w:numId="14">
    <w:abstractNumId w:val="10"/>
  </w:num>
  <w:num w:numId="15">
    <w:abstractNumId w:val="7"/>
  </w:num>
  <w:num w:numId="16">
    <w:abstractNumId w:val="18"/>
  </w:num>
  <w:num w:numId="17">
    <w:abstractNumId w:val="15"/>
  </w:num>
  <w:num w:numId="18">
    <w:abstractNumId w:val="21"/>
  </w:num>
  <w:num w:numId="19">
    <w:abstractNumId w:val="3"/>
  </w:num>
  <w:num w:numId="20">
    <w:abstractNumId w:val="9"/>
  </w:num>
  <w:num w:numId="21">
    <w:abstractNumId w:val="17"/>
  </w:num>
  <w:num w:numId="22">
    <w:abstractNumId w:val="16"/>
  </w:num>
  <w:num w:numId="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Олександр Романченко">
    <w15:presenceInfo w15:providerId="Windows Live" w15:userId="52e8b0c15ce6afce"/>
  </w15:person>
  <w15:person w15:author="Jarosław Olejniczak">
    <w15:presenceInfo w15:providerId="AD" w15:userId="S::jolej@sgh.waw.pl::d7facf9a-fed3-4c44-a4f6-1799e16f18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mirrorMargi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00DCA"/>
    <w:rsid w:val="00003DE0"/>
    <w:rsid w:val="000041D0"/>
    <w:rsid w:val="00011598"/>
    <w:rsid w:val="0001311D"/>
    <w:rsid w:val="00014759"/>
    <w:rsid w:val="00015EC3"/>
    <w:rsid w:val="0001675E"/>
    <w:rsid w:val="00016A7F"/>
    <w:rsid w:val="000219FF"/>
    <w:rsid w:val="00022729"/>
    <w:rsid w:val="00022A68"/>
    <w:rsid w:val="00024F1F"/>
    <w:rsid w:val="0002537F"/>
    <w:rsid w:val="0002566D"/>
    <w:rsid w:val="0002591B"/>
    <w:rsid w:val="00025BC3"/>
    <w:rsid w:val="00026D5D"/>
    <w:rsid w:val="00027D85"/>
    <w:rsid w:val="00030317"/>
    <w:rsid w:val="00030392"/>
    <w:rsid w:val="0003125E"/>
    <w:rsid w:val="000327BB"/>
    <w:rsid w:val="00033733"/>
    <w:rsid w:val="00034B4B"/>
    <w:rsid w:val="00035D29"/>
    <w:rsid w:val="0003646C"/>
    <w:rsid w:val="000401DB"/>
    <w:rsid w:val="00040259"/>
    <w:rsid w:val="0004243B"/>
    <w:rsid w:val="000446F9"/>
    <w:rsid w:val="00045137"/>
    <w:rsid w:val="00051461"/>
    <w:rsid w:val="00053263"/>
    <w:rsid w:val="000547FB"/>
    <w:rsid w:val="000548B9"/>
    <w:rsid w:val="00054E28"/>
    <w:rsid w:val="00054F4F"/>
    <w:rsid w:val="00055203"/>
    <w:rsid w:val="00056ABD"/>
    <w:rsid w:val="00062E1B"/>
    <w:rsid w:val="000648E4"/>
    <w:rsid w:val="00064974"/>
    <w:rsid w:val="00065645"/>
    <w:rsid w:val="00065EE9"/>
    <w:rsid w:val="00066F2D"/>
    <w:rsid w:val="00067E21"/>
    <w:rsid w:val="000700AA"/>
    <w:rsid w:val="000727E6"/>
    <w:rsid w:val="00072AF5"/>
    <w:rsid w:val="00072E11"/>
    <w:rsid w:val="000746F9"/>
    <w:rsid w:val="00074962"/>
    <w:rsid w:val="00077309"/>
    <w:rsid w:val="00077580"/>
    <w:rsid w:val="00077589"/>
    <w:rsid w:val="00080A47"/>
    <w:rsid w:val="000810EF"/>
    <w:rsid w:val="000822DA"/>
    <w:rsid w:val="00082430"/>
    <w:rsid w:val="00082B22"/>
    <w:rsid w:val="00082F3D"/>
    <w:rsid w:val="00083334"/>
    <w:rsid w:val="00083D59"/>
    <w:rsid w:val="00084070"/>
    <w:rsid w:val="00084A84"/>
    <w:rsid w:val="00086ECF"/>
    <w:rsid w:val="00087179"/>
    <w:rsid w:val="00087DBC"/>
    <w:rsid w:val="00090BE5"/>
    <w:rsid w:val="00091D31"/>
    <w:rsid w:val="000949F6"/>
    <w:rsid w:val="00094FB4"/>
    <w:rsid w:val="00096A65"/>
    <w:rsid w:val="000A14F2"/>
    <w:rsid w:val="000A35E4"/>
    <w:rsid w:val="000A4B58"/>
    <w:rsid w:val="000A5AC7"/>
    <w:rsid w:val="000A5C1F"/>
    <w:rsid w:val="000A749A"/>
    <w:rsid w:val="000A7541"/>
    <w:rsid w:val="000B0560"/>
    <w:rsid w:val="000B0A3F"/>
    <w:rsid w:val="000B15DD"/>
    <w:rsid w:val="000B19CB"/>
    <w:rsid w:val="000B2DF8"/>
    <w:rsid w:val="000B58F2"/>
    <w:rsid w:val="000B7CD7"/>
    <w:rsid w:val="000C1F59"/>
    <w:rsid w:val="000C1FD3"/>
    <w:rsid w:val="000C2C71"/>
    <w:rsid w:val="000C339C"/>
    <w:rsid w:val="000C53D6"/>
    <w:rsid w:val="000C58D1"/>
    <w:rsid w:val="000C5E46"/>
    <w:rsid w:val="000C610B"/>
    <w:rsid w:val="000D0A60"/>
    <w:rsid w:val="000D0EA7"/>
    <w:rsid w:val="000D5D55"/>
    <w:rsid w:val="000E0D63"/>
    <w:rsid w:val="000E2470"/>
    <w:rsid w:val="000E28F5"/>
    <w:rsid w:val="000E3184"/>
    <w:rsid w:val="000E3A33"/>
    <w:rsid w:val="000E5284"/>
    <w:rsid w:val="000E529B"/>
    <w:rsid w:val="000E54E3"/>
    <w:rsid w:val="000E5DCD"/>
    <w:rsid w:val="000E60B7"/>
    <w:rsid w:val="000E60FF"/>
    <w:rsid w:val="000E7511"/>
    <w:rsid w:val="000F0D57"/>
    <w:rsid w:val="000F3228"/>
    <w:rsid w:val="000F349F"/>
    <w:rsid w:val="000F4D29"/>
    <w:rsid w:val="000F5B96"/>
    <w:rsid w:val="000F5C7F"/>
    <w:rsid w:val="000F742B"/>
    <w:rsid w:val="00101F31"/>
    <w:rsid w:val="001030CC"/>
    <w:rsid w:val="00103412"/>
    <w:rsid w:val="001054E5"/>
    <w:rsid w:val="001104C4"/>
    <w:rsid w:val="00110F9D"/>
    <w:rsid w:val="0011131C"/>
    <w:rsid w:val="00114C96"/>
    <w:rsid w:val="00123364"/>
    <w:rsid w:val="00124885"/>
    <w:rsid w:val="001264E9"/>
    <w:rsid w:val="001279A7"/>
    <w:rsid w:val="00127AC5"/>
    <w:rsid w:val="0013006D"/>
    <w:rsid w:val="001307AD"/>
    <w:rsid w:val="001309EF"/>
    <w:rsid w:val="00133645"/>
    <w:rsid w:val="00133897"/>
    <w:rsid w:val="00133D68"/>
    <w:rsid w:val="00133DF0"/>
    <w:rsid w:val="0013449C"/>
    <w:rsid w:val="00134C08"/>
    <w:rsid w:val="001358F7"/>
    <w:rsid w:val="001368E4"/>
    <w:rsid w:val="001400FC"/>
    <w:rsid w:val="0014390D"/>
    <w:rsid w:val="00144367"/>
    <w:rsid w:val="00145EC2"/>
    <w:rsid w:val="0014777A"/>
    <w:rsid w:val="00147F07"/>
    <w:rsid w:val="001536E2"/>
    <w:rsid w:val="00153858"/>
    <w:rsid w:val="001549D2"/>
    <w:rsid w:val="001550E1"/>
    <w:rsid w:val="00155DAE"/>
    <w:rsid w:val="001575F8"/>
    <w:rsid w:val="00157F13"/>
    <w:rsid w:val="0016048C"/>
    <w:rsid w:val="00160BD9"/>
    <w:rsid w:val="00161622"/>
    <w:rsid w:val="00161CE7"/>
    <w:rsid w:val="0016298F"/>
    <w:rsid w:val="001666AF"/>
    <w:rsid w:val="0016758C"/>
    <w:rsid w:val="001702F0"/>
    <w:rsid w:val="001712C9"/>
    <w:rsid w:val="001716B6"/>
    <w:rsid w:val="001724DA"/>
    <w:rsid w:val="00172BF6"/>
    <w:rsid w:val="00174CF2"/>
    <w:rsid w:val="00176218"/>
    <w:rsid w:val="00177EF6"/>
    <w:rsid w:val="00180D00"/>
    <w:rsid w:val="0018506B"/>
    <w:rsid w:val="00186749"/>
    <w:rsid w:val="00186AA5"/>
    <w:rsid w:val="0018745D"/>
    <w:rsid w:val="00187CFD"/>
    <w:rsid w:val="001938BC"/>
    <w:rsid w:val="00193DBA"/>
    <w:rsid w:val="00193EEA"/>
    <w:rsid w:val="001952CB"/>
    <w:rsid w:val="001958CF"/>
    <w:rsid w:val="00196699"/>
    <w:rsid w:val="00196A13"/>
    <w:rsid w:val="00196B26"/>
    <w:rsid w:val="00196B8A"/>
    <w:rsid w:val="001A0427"/>
    <w:rsid w:val="001A280E"/>
    <w:rsid w:val="001A3C4F"/>
    <w:rsid w:val="001A5776"/>
    <w:rsid w:val="001A6D74"/>
    <w:rsid w:val="001B04EA"/>
    <w:rsid w:val="001B0BB1"/>
    <w:rsid w:val="001B33CF"/>
    <w:rsid w:val="001B3702"/>
    <w:rsid w:val="001B4699"/>
    <w:rsid w:val="001B5F8B"/>
    <w:rsid w:val="001B6472"/>
    <w:rsid w:val="001B6AC2"/>
    <w:rsid w:val="001B7F11"/>
    <w:rsid w:val="001C1D4A"/>
    <w:rsid w:val="001C3889"/>
    <w:rsid w:val="001C69DC"/>
    <w:rsid w:val="001D0121"/>
    <w:rsid w:val="001D19F5"/>
    <w:rsid w:val="001D1E6F"/>
    <w:rsid w:val="001D3DBC"/>
    <w:rsid w:val="001D65AA"/>
    <w:rsid w:val="001D65E2"/>
    <w:rsid w:val="001D7096"/>
    <w:rsid w:val="001D747F"/>
    <w:rsid w:val="001D7B13"/>
    <w:rsid w:val="001E082D"/>
    <w:rsid w:val="001E225E"/>
    <w:rsid w:val="001E270C"/>
    <w:rsid w:val="001E2CE6"/>
    <w:rsid w:val="001E5184"/>
    <w:rsid w:val="001E5D00"/>
    <w:rsid w:val="001E78A2"/>
    <w:rsid w:val="001F1B87"/>
    <w:rsid w:val="001F1CC5"/>
    <w:rsid w:val="001F2716"/>
    <w:rsid w:val="001F2FD7"/>
    <w:rsid w:val="001F447B"/>
    <w:rsid w:val="001F5710"/>
    <w:rsid w:val="001F5769"/>
    <w:rsid w:val="00201E0B"/>
    <w:rsid w:val="00202167"/>
    <w:rsid w:val="00203B52"/>
    <w:rsid w:val="00204C2E"/>
    <w:rsid w:val="00206230"/>
    <w:rsid w:val="00206937"/>
    <w:rsid w:val="002104AB"/>
    <w:rsid w:val="00210522"/>
    <w:rsid w:val="002120CD"/>
    <w:rsid w:val="002134E6"/>
    <w:rsid w:val="002156E4"/>
    <w:rsid w:val="00216A7C"/>
    <w:rsid w:val="0022186A"/>
    <w:rsid w:val="00222201"/>
    <w:rsid w:val="00222A30"/>
    <w:rsid w:val="00225B86"/>
    <w:rsid w:val="00230683"/>
    <w:rsid w:val="00231231"/>
    <w:rsid w:val="00234A1A"/>
    <w:rsid w:val="002351BF"/>
    <w:rsid w:val="00235201"/>
    <w:rsid w:val="00236C95"/>
    <w:rsid w:val="0024005E"/>
    <w:rsid w:val="00240483"/>
    <w:rsid w:val="002407F2"/>
    <w:rsid w:val="002416B4"/>
    <w:rsid w:val="0024297C"/>
    <w:rsid w:val="002436D1"/>
    <w:rsid w:val="0024428A"/>
    <w:rsid w:val="0024437F"/>
    <w:rsid w:val="00244958"/>
    <w:rsid w:val="00246753"/>
    <w:rsid w:val="0024768E"/>
    <w:rsid w:val="00250D38"/>
    <w:rsid w:val="00251D46"/>
    <w:rsid w:val="002525BD"/>
    <w:rsid w:val="00252E3F"/>
    <w:rsid w:val="00253C05"/>
    <w:rsid w:val="0025440E"/>
    <w:rsid w:val="00261126"/>
    <w:rsid w:val="002623C0"/>
    <w:rsid w:val="00263596"/>
    <w:rsid w:val="00264E04"/>
    <w:rsid w:val="00265C5A"/>
    <w:rsid w:val="00270F4D"/>
    <w:rsid w:val="002720E7"/>
    <w:rsid w:val="00272395"/>
    <w:rsid w:val="00272F7B"/>
    <w:rsid w:val="00275272"/>
    <w:rsid w:val="0027609E"/>
    <w:rsid w:val="00277DBF"/>
    <w:rsid w:val="00282AB6"/>
    <w:rsid w:val="00284212"/>
    <w:rsid w:val="00284B4F"/>
    <w:rsid w:val="00290DEC"/>
    <w:rsid w:val="00291EE4"/>
    <w:rsid w:val="00292154"/>
    <w:rsid w:val="00293656"/>
    <w:rsid w:val="00294276"/>
    <w:rsid w:val="00295891"/>
    <w:rsid w:val="00297B80"/>
    <w:rsid w:val="002A04FC"/>
    <w:rsid w:val="002A2F94"/>
    <w:rsid w:val="002A30BD"/>
    <w:rsid w:val="002A3231"/>
    <w:rsid w:val="002A34C7"/>
    <w:rsid w:val="002A38C2"/>
    <w:rsid w:val="002A413A"/>
    <w:rsid w:val="002A436E"/>
    <w:rsid w:val="002A5851"/>
    <w:rsid w:val="002A601B"/>
    <w:rsid w:val="002A6446"/>
    <w:rsid w:val="002B05BA"/>
    <w:rsid w:val="002B0795"/>
    <w:rsid w:val="002B0B42"/>
    <w:rsid w:val="002B271A"/>
    <w:rsid w:val="002B27E1"/>
    <w:rsid w:val="002B28D2"/>
    <w:rsid w:val="002B43A6"/>
    <w:rsid w:val="002B51FC"/>
    <w:rsid w:val="002B5C62"/>
    <w:rsid w:val="002B755C"/>
    <w:rsid w:val="002B7AEE"/>
    <w:rsid w:val="002C1661"/>
    <w:rsid w:val="002C1AC9"/>
    <w:rsid w:val="002C2B63"/>
    <w:rsid w:val="002C2D5C"/>
    <w:rsid w:val="002C3673"/>
    <w:rsid w:val="002C3E62"/>
    <w:rsid w:val="002C4C47"/>
    <w:rsid w:val="002C5094"/>
    <w:rsid w:val="002C686D"/>
    <w:rsid w:val="002D0074"/>
    <w:rsid w:val="002D368D"/>
    <w:rsid w:val="002D3733"/>
    <w:rsid w:val="002D53E9"/>
    <w:rsid w:val="002D679F"/>
    <w:rsid w:val="002E1AA5"/>
    <w:rsid w:val="002E24E5"/>
    <w:rsid w:val="002E3B01"/>
    <w:rsid w:val="002E473A"/>
    <w:rsid w:val="002E515D"/>
    <w:rsid w:val="002E54A1"/>
    <w:rsid w:val="002E6C51"/>
    <w:rsid w:val="002E7428"/>
    <w:rsid w:val="002E7ACB"/>
    <w:rsid w:val="002F2C10"/>
    <w:rsid w:val="002F2EAE"/>
    <w:rsid w:val="002F2F17"/>
    <w:rsid w:val="002F3619"/>
    <w:rsid w:val="002F44BD"/>
    <w:rsid w:val="002F4619"/>
    <w:rsid w:val="002F5E06"/>
    <w:rsid w:val="002F6373"/>
    <w:rsid w:val="002F65E2"/>
    <w:rsid w:val="002F7F55"/>
    <w:rsid w:val="0030165E"/>
    <w:rsid w:val="003017C7"/>
    <w:rsid w:val="00301B99"/>
    <w:rsid w:val="0030391B"/>
    <w:rsid w:val="00303C40"/>
    <w:rsid w:val="00304CC0"/>
    <w:rsid w:val="00305442"/>
    <w:rsid w:val="00305D5B"/>
    <w:rsid w:val="00307343"/>
    <w:rsid w:val="00307823"/>
    <w:rsid w:val="00310AF9"/>
    <w:rsid w:val="00311A9D"/>
    <w:rsid w:val="00312761"/>
    <w:rsid w:val="00313109"/>
    <w:rsid w:val="00316A71"/>
    <w:rsid w:val="00316B53"/>
    <w:rsid w:val="003201B8"/>
    <w:rsid w:val="003223F2"/>
    <w:rsid w:val="00322BC9"/>
    <w:rsid w:val="00322D4C"/>
    <w:rsid w:val="003231B1"/>
    <w:rsid w:val="00323C8D"/>
    <w:rsid w:val="0032495E"/>
    <w:rsid w:val="00324B1F"/>
    <w:rsid w:val="00324D6D"/>
    <w:rsid w:val="00325384"/>
    <w:rsid w:val="00326194"/>
    <w:rsid w:val="00326C10"/>
    <w:rsid w:val="00326D1D"/>
    <w:rsid w:val="00327541"/>
    <w:rsid w:val="00331774"/>
    <w:rsid w:val="00331BDF"/>
    <w:rsid w:val="00331CB3"/>
    <w:rsid w:val="00331D43"/>
    <w:rsid w:val="00332A51"/>
    <w:rsid w:val="00332F50"/>
    <w:rsid w:val="003338D8"/>
    <w:rsid w:val="00333EA8"/>
    <w:rsid w:val="00334C6B"/>
    <w:rsid w:val="003354D3"/>
    <w:rsid w:val="00335D51"/>
    <w:rsid w:val="0033658B"/>
    <w:rsid w:val="003378BD"/>
    <w:rsid w:val="00340428"/>
    <w:rsid w:val="00341119"/>
    <w:rsid w:val="00341657"/>
    <w:rsid w:val="00342F40"/>
    <w:rsid w:val="00343B5E"/>
    <w:rsid w:val="00344347"/>
    <w:rsid w:val="00344C8C"/>
    <w:rsid w:val="003457B0"/>
    <w:rsid w:val="00345F6D"/>
    <w:rsid w:val="00347D6B"/>
    <w:rsid w:val="00350E6D"/>
    <w:rsid w:val="00350EA2"/>
    <w:rsid w:val="0035142B"/>
    <w:rsid w:val="00351A09"/>
    <w:rsid w:val="00351B83"/>
    <w:rsid w:val="00351BC9"/>
    <w:rsid w:val="003550F7"/>
    <w:rsid w:val="00355707"/>
    <w:rsid w:val="00356047"/>
    <w:rsid w:val="00356481"/>
    <w:rsid w:val="00360912"/>
    <w:rsid w:val="00360A93"/>
    <w:rsid w:val="003611F9"/>
    <w:rsid w:val="003629F0"/>
    <w:rsid w:val="00362EA7"/>
    <w:rsid w:val="00364B08"/>
    <w:rsid w:val="00365709"/>
    <w:rsid w:val="003725E9"/>
    <w:rsid w:val="003766B9"/>
    <w:rsid w:val="00376986"/>
    <w:rsid w:val="003769A4"/>
    <w:rsid w:val="0038038B"/>
    <w:rsid w:val="0038159D"/>
    <w:rsid w:val="00385834"/>
    <w:rsid w:val="003921A8"/>
    <w:rsid w:val="0039304D"/>
    <w:rsid w:val="003A088A"/>
    <w:rsid w:val="003A1E39"/>
    <w:rsid w:val="003A2627"/>
    <w:rsid w:val="003A2DC0"/>
    <w:rsid w:val="003A2F4C"/>
    <w:rsid w:val="003A4716"/>
    <w:rsid w:val="003A52D6"/>
    <w:rsid w:val="003A5D3D"/>
    <w:rsid w:val="003A5FE1"/>
    <w:rsid w:val="003A656B"/>
    <w:rsid w:val="003A67AF"/>
    <w:rsid w:val="003B00C3"/>
    <w:rsid w:val="003B1B71"/>
    <w:rsid w:val="003B4702"/>
    <w:rsid w:val="003B6574"/>
    <w:rsid w:val="003B7795"/>
    <w:rsid w:val="003B799B"/>
    <w:rsid w:val="003B7F0D"/>
    <w:rsid w:val="003C0558"/>
    <w:rsid w:val="003C27F2"/>
    <w:rsid w:val="003C2A2D"/>
    <w:rsid w:val="003C34EA"/>
    <w:rsid w:val="003C36B3"/>
    <w:rsid w:val="003C39C3"/>
    <w:rsid w:val="003C3CBC"/>
    <w:rsid w:val="003C3D43"/>
    <w:rsid w:val="003C4185"/>
    <w:rsid w:val="003C5378"/>
    <w:rsid w:val="003C6C69"/>
    <w:rsid w:val="003C7D2C"/>
    <w:rsid w:val="003D2676"/>
    <w:rsid w:val="003D3BE9"/>
    <w:rsid w:val="003D5345"/>
    <w:rsid w:val="003D5C09"/>
    <w:rsid w:val="003D7270"/>
    <w:rsid w:val="003E035A"/>
    <w:rsid w:val="003E07E7"/>
    <w:rsid w:val="003E0CBA"/>
    <w:rsid w:val="003E0E35"/>
    <w:rsid w:val="003E0EF6"/>
    <w:rsid w:val="003E5E82"/>
    <w:rsid w:val="003E6E1F"/>
    <w:rsid w:val="003E6F96"/>
    <w:rsid w:val="003E773D"/>
    <w:rsid w:val="003E7CC9"/>
    <w:rsid w:val="003E7EE8"/>
    <w:rsid w:val="003F0683"/>
    <w:rsid w:val="003F2339"/>
    <w:rsid w:val="003F268C"/>
    <w:rsid w:val="003F694E"/>
    <w:rsid w:val="003F7ADA"/>
    <w:rsid w:val="004021BD"/>
    <w:rsid w:val="00407E06"/>
    <w:rsid w:val="00411D34"/>
    <w:rsid w:val="00412B5C"/>
    <w:rsid w:val="004132B4"/>
    <w:rsid w:val="004139D0"/>
    <w:rsid w:val="00413DF1"/>
    <w:rsid w:val="00413F37"/>
    <w:rsid w:val="004151EC"/>
    <w:rsid w:val="00420464"/>
    <w:rsid w:val="00420641"/>
    <w:rsid w:val="0042105F"/>
    <w:rsid w:val="00422FFD"/>
    <w:rsid w:val="004242DE"/>
    <w:rsid w:val="00424646"/>
    <w:rsid w:val="004256FF"/>
    <w:rsid w:val="00425C2F"/>
    <w:rsid w:val="00425E5B"/>
    <w:rsid w:val="004267A0"/>
    <w:rsid w:val="004276CE"/>
    <w:rsid w:val="004306D6"/>
    <w:rsid w:val="00430CDE"/>
    <w:rsid w:val="00431F6B"/>
    <w:rsid w:val="00432AF6"/>
    <w:rsid w:val="00436079"/>
    <w:rsid w:val="004361DD"/>
    <w:rsid w:val="00440C77"/>
    <w:rsid w:val="0044471D"/>
    <w:rsid w:val="00444E7A"/>
    <w:rsid w:val="00446083"/>
    <w:rsid w:val="00446C13"/>
    <w:rsid w:val="00447E9A"/>
    <w:rsid w:val="004515B1"/>
    <w:rsid w:val="00451FD7"/>
    <w:rsid w:val="00452BE6"/>
    <w:rsid w:val="00453362"/>
    <w:rsid w:val="00453683"/>
    <w:rsid w:val="00456595"/>
    <w:rsid w:val="00457133"/>
    <w:rsid w:val="00460122"/>
    <w:rsid w:val="00461F3A"/>
    <w:rsid w:val="00462962"/>
    <w:rsid w:val="004663EB"/>
    <w:rsid w:val="0046716D"/>
    <w:rsid w:val="004735AF"/>
    <w:rsid w:val="0047592A"/>
    <w:rsid w:val="00475AC9"/>
    <w:rsid w:val="00475F79"/>
    <w:rsid w:val="00476FA8"/>
    <w:rsid w:val="00477215"/>
    <w:rsid w:val="0048089B"/>
    <w:rsid w:val="00481CC8"/>
    <w:rsid w:val="004842D8"/>
    <w:rsid w:val="0048540F"/>
    <w:rsid w:val="00490894"/>
    <w:rsid w:val="00491F2B"/>
    <w:rsid w:val="00497174"/>
    <w:rsid w:val="004976A2"/>
    <w:rsid w:val="004977D5"/>
    <w:rsid w:val="004A004D"/>
    <w:rsid w:val="004A3574"/>
    <w:rsid w:val="004B2516"/>
    <w:rsid w:val="004B2D6C"/>
    <w:rsid w:val="004B3AF7"/>
    <w:rsid w:val="004B4425"/>
    <w:rsid w:val="004B5061"/>
    <w:rsid w:val="004B566E"/>
    <w:rsid w:val="004B7029"/>
    <w:rsid w:val="004B78A7"/>
    <w:rsid w:val="004C0C4B"/>
    <w:rsid w:val="004C22C4"/>
    <w:rsid w:val="004C2EB0"/>
    <w:rsid w:val="004C402F"/>
    <w:rsid w:val="004C53D3"/>
    <w:rsid w:val="004C7F7C"/>
    <w:rsid w:val="004D00C4"/>
    <w:rsid w:val="004D1AA4"/>
    <w:rsid w:val="004D1C11"/>
    <w:rsid w:val="004D206E"/>
    <w:rsid w:val="004D3AA9"/>
    <w:rsid w:val="004D6263"/>
    <w:rsid w:val="004E00DB"/>
    <w:rsid w:val="004E3C3C"/>
    <w:rsid w:val="004E4E05"/>
    <w:rsid w:val="004E6EF6"/>
    <w:rsid w:val="004E756E"/>
    <w:rsid w:val="004E75D4"/>
    <w:rsid w:val="004F0B3C"/>
    <w:rsid w:val="004F1CB0"/>
    <w:rsid w:val="004F3547"/>
    <w:rsid w:val="004F3D0F"/>
    <w:rsid w:val="00500250"/>
    <w:rsid w:val="00500541"/>
    <w:rsid w:val="005009AE"/>
    <w:rsid w:val="00500B26"/>
    <w:rsid w:val="00501609"/>
    <w:rsid w:val="005018AD"/>
    <w:rsid w:val="00501D7E"/>
    <w:rsid w:val="0050273E"/>
    <w:rsid w:val="0050278E"/>
    <w:rsid w:val="005028AC"/>
    <w:rsid w:val="00503206"/>
    <w:rsid w:val="00504CD0"/>
    <w:rsid w:val="00505391"/>
    <w:rsid w:val="00507E89"/>
    <w:rsid w:val="00512FCC"/>
    <w:rsid w:val="005131E9"/>
    <w:rsid w:val="005139AB"/>
    <w:rsid w:val="00514E55"/>
    <w:rsid w:val="00515E6F"/>
    <w:rsid w:val="00516A7C"/>
    <w:rsid w:val="00517777"/>
    <w:rsid w:val="00520648"/>
    <w:rsid w:val="00521B26"/>
    <w:rsid w:val="00523029"/>
    <w:rsid w:val="00523F82"/>
    <w:rsid w:val="0052719B"/>
    <w:rsid w:val="0052767B"/>
    <w:rsid w:val="0053001B"/>
    <w:rsid w:val="00533208"/>
    <w:rsid w:val="0053400B"/>
    <w:rsid w:val="00536D74"/>
    <w:rsid w:val="00537F62"/>
    <w:rsid w:val="00542BE5"/>
    <w:rsid w:val="00543BAD"/>
    <w:rsid w:val="00545303"/>
    <w:rsid w:val="00551856"/>
    <w:rsid w:val="00551B34"/>
    <w:rsid w:val="00551EB8"/>
    <w:rsid w:val="00553363"/>
    <w:rsid w:val="00553D01"/>
    <w:rsid w:val="005545DF"/>
    <w:rsid w:val="00554794"/>
    <w:rsid w:val="0055592E"/>
    <w:rsid w:val="0055656F"/>
    <w:rsid w:val="005608BE"/>
    <w:rsid w:val="005611AB"/>
    <w:rsid w:val="00563C17"/>
    <w:rsid w:val="00564288"/>
    <w:rsid w:val="00565564"/>
    <w:rsid w:val="0056799F"/>
    <w:rsid w:val="0057032A"/>
    <w:rsid w:val="005731A9"/>
    <w:rsid w:val="00576439"/>
    <w:rsid w:val="0057788A"/>
    <w:rsid w:val="00581EDC"/>
    <w:rsid w:val="00581F46"/>
    <w:rsid w:val="00582D8C"/>
    <w:rsid w:val="00587876"/>
    <w:rsid w:val="00587A6E"/>
    <w:rsid w:val="00590A1B"/>
    <w:rsid w:val="00593839"/>
    <w:rsid w:val="00595AB3"/>
    <w:rsid w:val="005974EE"/>
    <w:rsid w:val="005A181B"/>
    <w:rsid w:val="005A2BF1"/>
    <w:rsid w:val="005A448F"/>
    <w:rsid w:val="005A59EC"/>
    <w:rsid w:val="005B01DA"/>
    <w:rsid w:val="005B2AAB"/>
    <w:rsid w:val="005B2E2A"/>
    <w:rsid w:val="005B3256"/>
    <w:rsid w:val="005B78EF"/>
    <w:rsid w:val="005C1855"/>
    <w:rsid w:val="005C33F2"/>
    <w:rsid w:val="005C3CE5"/>
    <w:rsid w:val="005C3D99"/>
    <w:rsid w:val="005C49EC"/>
    <w:rsid w:val="005C59D0"/>
    <w:rsid w:val="005C6023"/>
    <w:rsid w:val="005C681C"/>
    <w:rsid w:val="005C75C5"/>
    <w:rsid w:val="005D0252"/>
    <w:rsid w:val="005D02A1"/>
    <w:rsid w:val="005D1DC8"/>
    <w:rsid w:val="005D38EC"/>
    <w:rsid w:val="005D6B68"/>
    <w:rsid w:val="005D71B9"/>
    <w:rsid w:val="005D7279"/>
    <w:rsid w:val="005E0D85"/>
    <w:rsid w:val="005E0D90"/>
    <w:rsid w:val="005E2E2E"/>
    <w:rsid w:val="005E3512"/>
    <w:rsid w:val="005E4FE7"/>
    <w:rsid w:val="005F28B3"/>
    <w:rsid w:val="005F2970"/>
    <w:rsid w:val="005F2CBA"/>
    <w:rsid w:val="005F45A4"/>
    <w:rsid w:val="005F47F0"/>
    <w:rsid w:val="005F4AFA"/>
    <w:rsid w:val="005F636C"/>
    <w:rsid w:val="005F6E77"/>
    <w:rsid w:val="005F78FF"/>
    <w:rsid w:val="006014D3"/>
    <w:rsid w:val="00601CC7"/>
    <w:rsid w:val="006025F7"/>
    <w:rsid w:val="0060303F"/>
    <w:rsid w:val="00603EC8"/>
    <w:rsid w:val="006101DC"/>
    <w:rsid w:val="0061042E"/>
    <w:rsid w:val="00610A52"/>
    <w:rsid w:val="00611210"/>
    <w:rsid w:val="00613DEE"/>
    <w:rsid w:val="00615ED2"/>
    <w:rsid w:val="006165F9"/>
    <w:rsid w:val="00616897"/>
    <w:rsid w:val="0061756B"/>
    <w:rsid w:val="00617E63"/>
    <w:rsid w:val="0062018B"/>
    <w:rsid w:val="0062274E"/>
    <w:rsid w:val="006266B2"/>
    <w:rsid w:val="006267B6"/>
    <w:rsid w:val="00626F9B"/>
    <w:rsid w:val="006272AD"/>
    <w:rsid w:val="00630BF1"/>
    <w:rsid w:val="00631F9E"/>
    <w:rsid w:val="0063278D"/>
    <w:rsid w:val="00633982"/>
    <w:rsid w:val="00633FE6"/>
    <w:rsid w:val="0063588D"/>
    <w:rsid w:val="00636ACB"/>
    <w:rsid w:val="006416F5"/>
    <w:rsid w:val="006425F9"/>
    <w:rsid w:val="00642B69"/>
    <w:rsid w:val="00642D8D"/>
    <w:rsid w:val="0064648C"/>
    <w:rsid w:val="00647132"/>
    <w:rsid w:val="00647DAC"/>
    <w:rsid w:val="00650A29"/>
    <w:rsid w:val="0065175E"/>
    <w:rsid w:val="00651E7A"/>
    <w:rsid w:val="00652CFA"/>
    <w:rsid w:val="0065312A"/>
    <w:rsid w:val="00653AFC"/>
    <w:rsid w:val="00653F0F"/>
    <w:rsid w:val="006555D0"/>
    <w:rsid w:val="00655A81"/>
    <w:rsid w:val="00655BF8"/>
    <w:rsid w:val="00656B6E"/>
    <w:rsid w:val="0066319F"/>
    <w:rsid w:val="00664DB3"/>
    <w:rsid w:val="00665D03"/>
    <w:rsid w:val="006704A3"/>
    <w:rsid w:val="00670827"/>
    <w:rsid w:val="006713D1"/>
    <w:rsid w:val="006746E9"/>
    <w:rsid w:val="00674BBA"/>
    <w:rsid w:val="00675095"/>
    <w:rsid w:val="00677D83"/>
    <w:rsid w:val="00681FE4"/>
    <w:rsid w:val="006833B9"/>
    <w:rsid w:val="00685326"/>
    <w:rsid w:val="00685699"/>
    <w:rsid w:val="00691499"/>
    <w:rsid w:val="00691A66"/>
    <w:rsid w:val="00692BBF"/>
    <w:rsid w:val="006935F9"/>
    <w:rsid w:val="00693D29"/>
    <w:rsid w:val="0069463D"/>
    <w:rsid w:val="00695484"/>
    <w:rsid w:val="00695DFC"/>
    <w:rsid w:val="006A14A5"/>
    <w:rsid w:val="006A2E89"/>
    <w:rsid w:val="006A3F88"/>
    <w:rsid w:val="006A47C0"/>
    <w:rsid w:val="006A47E6"/>
    <w:rsid w:val="006A5234"/>
    <w:rsid w:val="006A5536"/>
    <w:rsid w:val="006A6FDE"/>
    <w:rsid w:val="006A703F"/>
    <w:rsid w:val="006A7F8C"/>
    <w:rsid w:val="006B0D9F"/>
    <w:rsid w:val="006B1E4B"/>
    <w:rsid w:val="006B2E0B"/>
    <w:rsid w:val="006B2FB9"/>
    <w:rsid w:val="006B3BBE"/>
    <w:rsid w:val="006B3F53"/>
    <w:rsid w:val="006B587C"/>
    <w:rsid w:val="006B5EA5"/>
    <w:rsid w:val="006B6648"/>
    <w:rsid w:val="006B6870"/>
    <w:rsid w:val="006C0077"/>
    <w:rsid w:val="006C3192"/>
    <w:rsid w:val="006C45A6"/>
    <w:rsid w:val="006C45BB"/>
    <w:rsid w:val="006C5455"/>
    <w:rsid w:val="006C5AF6"/>
    <w:rsid w:val="006C5E4B"/>
    <w:rsid w:val="006C786F"/>
    <w:rsid w:val="006C7D35"/>
    <w:rsid w:val="006D0142"/>
    <w:rsid w:val="006D184B"/>
    <w:rsid w:val="006D2A3B"/>
    <w:rsid w:val="006D37A3"/>
    <w:rsid w:val="006D394E"/>
    <w:rsid w:val="006D5844"/>
    <w:rsid w:val="006D6223"/>
    <w:rsid w:val="006D718A"/>
    <w:rsid w:val="006E2557"/>
    <w:rsid w:val="006E4163"/>
    <w:rsid w:val="006E44E0"/>
    <w:rsid w:val="006E5E78"/>
    <w:rsid w:val="006F1350"/>
    <w:rsid w:val="006F3937"/>
    <w:rsid w:val="006F3D0D"/>
    <w:rsid w:val="006F3D81"/>
    <w:rsid w:val="006F5670"/>
    <w:rsid w:val="006F6FDB"/>
    <w:rsid w:val="006F7466"/>
    <w:rsid w:val="00700410"/>
    <w:rsid w:val="00700E56"/>
    <w:rsid w:val="00701FDC"/>
    <w:rsid w:val="00711BCF"/>
    <w:rsid w:val="00713E16"/>
    <w:rsid w:val="0071541C"/>
    <w:rsid w:val="007165D8"/>
    <w:rsid w:val="007177C8"/>
    <w:rsid w:val="00721D25"/>
    <w:rsid w:val="00722669"/>
    <w:rsid w:val="007227EE"/>
    <w:rsid w:val="00724F1A"/>
    <w:rsid w:val="00726708"/>
    <w:rsid w:val="00726E32"/>
    <w:rsid w:val="00727F19"/>
    <w:rsid w:val="00730681"/>
    <w:rsid w:val="007316B9"/>
    <w:rsid w:val="007321D0"/>
    <w:rsid w:val="0073280A"/>
    <w:rsid w:val="0073347C"/>
    <w:rsid w:val="00741085"/>
    <w:rsid w:val="0074173E"/>
    <w:rsid w:val="007432F2"/>
    <w:rsid w:val="00743866"/>
    <w:rsid w:val="007441F1"/>
    <w:rsid w:val="00744D34"/>
    <w:rsid w:val="007463B7"/>
    <w:rsid w:val="00746571"/>
    <w:rsid w:val="00752133"/>
    <w:rsid w:val="00756183"/>
    <w:rsid w:val="0075731B"/>
    <w:rsid w:val="0076072C"/>
    <w:rsid w:val="00761C50"/>
    <w:rsid w:val="0076267A"/>
    <w:rsid w:val="007642B4"/>
    <w:rsid w:val="007659EC"/>
    <w:rsid w:val="00766107"/>
    <w:rsid w:val="0076728D"/>
    <w:rsid w:val="00770203"/>
    <w:rsid w:val="00770810"/>
    <w:rsid w:val="00770E06"/>
    <w:rsid w:val="0077140C"/>
    <w:rsid w:val="00772369"/>
    <w:rsid w:val="00772EB9"/>
    <w:rsid w:val="00774B90"/>
    <w:rsid w:val="00775D09"/>
    <w:rsid w:val="00777402"/>
    <w:rsid w:val="00777AE7"/>
    <w:rsid w:val="007826B9"/>
    <w:rsid w:val="00782E10"/>
    <w:rsid w:val="007842E0"/>
    <w:rsid w:val="007858DF"/>
    <w:rsid w:val="00786A6E"/>
    <w:rsid w:val="00786CA6"/>
    <w:rsid w:val="00790F9B"/>
    <w:rsid w:val="0079179D"/>
    <w:rsid w:val="00793380"/>
    <w:rsid w:val="00794003"/>
    <w:rsid w:val="00795571"/>
    <w:rsid w:val="00795BA3"/>
    <w:rsid w:val="00796700"/>
    <w:rsid w:val="00796EE3"/>
    <w:rsid w:val="007A2BB2"/>
    <w:rsid w:val="007A2C16"/>
    <w:rsid w:val="007A364B"/>
    <w:rsid w:val="007A3BCA"/>
    <w:rsid w:val="007A40DD"/>
    <w:rsid w:val="007A4B5E"/>
    <w:rsid w:val="007A53D7"/>
    <w:rsid w:val="007A53E0"/>
    <w:rsid w:val="007A7E8B"/>
    <w:rsid w:val="007B0BEB"/>
    <w:rsid w:val="007B106C"/>
    <w:rsid w:val="007B1583"/>
    <w:rsid w:val="007B290C"/>
    <w:rsid w:val="007B2B01"/>
    <w:rsid w:val="007B5195"/>
    <w:rsid w:val="007B5886"/>
    <w:rsid w:val="007B7EB4"/>
    <w:rsid w:val="007C00B9"/>
    <w:rsid w:val="007C0C65"/>
    <w:rsid w:val="007C26DF"/>
    <w:rsid w:val="007C49E5"/>
    <w:rsid w:val="007C6C5A"/>
    <w:rsid w:val="007C7118"/>
    <w:rsid w:val="007C7132"/>
    <w:rsid w:val="007C7600"/>
    <w:rsid w:val="007D1FF3"/>
    <w:rsid w:val="007D363E"/>
    <w:rsid w:val="007D4702"/>
    <w:rsid w:val="007D59A1"/>
    <w:rsid w:val="007D66A8"/>
    <w:rsid w:val="007D7420"/>
    <w:rsid w:val="007E20B3"/>
    <w:rsid w:val="007E2AB0"/>
    <w:rsid w:val="007E35C8"/>
    <w:rsid w:val="007F1B33"/>
    <w:rsid w:val="007F236D"/>
    <w:rsid w:val="007F429D"/>
    <w:rsid w:val="007F5788"/>
    <w:rsid w:val="007F66B0"/>
    <w:rsid w:val="007F72A7"/>
    <w:rsid w:val="00800E22"/>
    <w:rsid w:val="00802958"/>
    <w:rsid w:val="008065D7"/>
    <w:rsid w:val="00810F4E"/>
    <w:rsid w:val="00811145"/>
    <w:rsid w:val="00813A58"/>
    <w:rsid w:val="00814973"/>
    <w:rsid w:val="00814BD0"/>
    <w:rsid w:val="00815F74"/>
    <w:rsid w:val="00817178"/>
    <w:rsid w:val="0082247A"/>
    <w:rsid w:val="008224E7"/>
    <w:rsid w:val="00823A0A"/>
    <w:rsid w:val="00832A70"/>
    <w:rsid w:val="00832AE0"/>
    <w:rsid w:val="00833E31"/>
    <w:rsid w:val="0083461B"/>
    <w:rsid w:val="00834755"/>
    <w:rsid w:val="00836CBF"/>
    <w:rsid w:val="008374F0"/>
    <w:rsid w:val="00840B38"/>
    <w:rsid w:val="00840D73"/>
    <w:rsid w:val="00841028"/>
    <w:rsid w:val="00841183"/>
    <w:rsid w:val="0084248C"/>
    <w:rsid w:val="00842849"/>
    <w:rsid w:val="00842AA1"/>
    <w:rsid w:val="00843AA5"/>
    <w:rsid w:val="00845E6A"/>
    <w:rsid w:val="008476E3"/>
    <w:rsid w:val="00847A79"/>
    <w:rsid w:val="00850662"/>
    <w:rsid w:val="00850C86"/>
    <w:rsid w:val="00851902"/>
    <w:rsid w:val="00851ED6"/>
    <w:rsid w:val="00851FC3"/>
    <w:rsid w:val="00855F82"/>
    <w:rsid w:val="008566B0"/>
    <w:rsid w:val="008568B7"/>
    <w:rsid w:val="00856A02"/>
    <w:rsid w:val="00857322"/>
    <w:rsid w:val="00866B9B"/>
    <w:rsid w:val="008673B8"/>
    <w:rsid w:val="00867B3B"/>
    <w:rsid w:val="00867CD6"/>
    <w:rsid w:val="008702EF"/>
    <w:rsid w:val="00871522"/>
    <w:rsid w:val="008718EC"/>
    <w:rsid w:val="00871959"/>
    <w:rsid w:val="008722E9"/>
    <w:rsid w:val="00872A84"/>
    <w:rsid w:val="00873CFB"/>
    <w:rsid w:val="0087496B"/>
    <w:rsid w:val="0087514A"/>
    <w:rsid w:val="00877DEF"/>
    <w:rsid w:val="00877FDE"/>
    <w:rsid w:val="00880999"/>
    <w:rsid w:val="008809A4"/>
    <w:rsid w:val="00881456"/>
    <w:rsid w:val="008819C1"/>
    <w:rsid w:val="00883153"/>
    <w:rsid w:val="0088451C"/>
    <w:rsid w:val="0088554A"/>
    <w:rsid w:val="0089247D"/>
    <w:rsid w:val="00894782"/>
    <w:rsid w:val="00897FE8"/>
    <w:rsid w:val="008A1EA6"/>
    <w:rsid w:val="008A2008"/>
    <w:rsid w:val="008A298E"/>
    <w:rsid w:val="008A434C"/>
    <w:rsid w:val="008A45E7"/>
    <w:rsid w:val="008B04D3"/>
    <w:rsid w:val="008B2D1A"/>
    <w:rsid w:val="008B33A5"/>
    <w:rsid w:val="008B6007"/>
    <w:rsid w:val="008B63E1"/>
    <w:rsid w:val="008B69EE"/>
    <w:rsid w:val="008B7766"/>
    <w:rsid w:val="008C0B62"/>
    <w:rsid w:val="008C1E3F"/>
    <w:rsid w:val="008C2F0D"/>
    <w:rsid w:val="008C3BC2"/>
    <w:rsid w:val="008C3FE9"/>
    <w:rsid w:val="008C3FFE"/>
    <w:rsid w:val="008C65BD"/>
    <w:rsid w:val="008C66E4"/>
    <w:rsid w:val="008D0603"/>
    <w:rsid w:val="008D1A12"/>
    <w:rsid w:val="008D275D"/>
    <w:rsid w:val="008D2F78"/>
    <w:rsid w:val="008D3B5E"/>
    <w:rsid w:val="008D5BAD"/>
    <w:rsid w:val="008D6949"/>
    <w:rsid w:val="008D6AA8"/>
    <w:rsid w:val="008D6FD0"/>
    <w:rsid w:val="008E07D4"/>
    <w:rsid w:val="008E1320"/>
    <w:rsid w:val="008E1F09"/>
    <w:rsid w:val="008E26C3"/>
    <w:rsid w:val="008E2746"/>
    <w:rsid w:val="008E351A"/>
    <w:rsid w:val="008E391B"/>
    <w:rsid w:val="008E45A3"/>
    <w:rsid w:val="008E4E2A"/>
    <w:rsid w:val="008E505B"/>
    <w:rsid w:val="008E623E"/>
    <w:rsid w:val="008E6594"/>
    <w:rsid w:val="008E7ED9"/>
    <w:rsid w:val="008F1EA1"/>
    <w:rsid w:val="008F383E"/>
    <w:rsid w:val="008F42F2"/>
    <w:rsid w:val="008F4FA1"/>
    <w:rsid w:val="008F5037"/>
    <w:rsid w:val="008F68B1"/>
    <w:rsid w:val="00902202"/>
    <w:rsid w:val="00902470"/>
    <w:rsid w:val="00902E6C"/>
    <w:rsid w:val="00906407"/>
    <w:rsid w:val="009067AE"/>
    <w:rsid w:val="00907CB4"/>
    <w:rsid w:val="00910E36"/>
    <w:rsid w:val="00911311"/>
    <w:rsid w:val="00912BF5"/>
    <w:rsid w:val="00914888"/>
    <w:rsid w:val="009158BD"/>
    <w:rsid w:val="00915DA6"/>
    <w:rsid w:val="00916358"/>
    <w:rsid w:val="009167EF"/>
    <w:rsid w:val="00917391"/>
    <w:rsid w:val="009173AC"/>
    <w:rsid w:val="0091742D"/>
    <w:rsid w:val="009207FE"/>
    <w:rsid w:val="009209E4"/>
    <w:rsid w:val="00921BE1"/>
    <w:rsid w:val="00922F5F"/>
    <w:rsid w:val="00923E2D"/>
    <w:rsid w:val="009248B3"/>
    <w:rsid w:val="009250AF"/>
    <w:rsid w:val="00927AAF"/>
    <w:rsid w:val="009310A4"/>
    <w:rsid w:val="00931E2E"/>
    <w:rsid w:val="0093250A"/>
    <w:rsid w:val="00932F78"/>
    <w:rsid w:val="00933567"/>
    <w:rsid w:val="00936292"/>
    <w:rsid w:val="00936894"/>
    <w:rsid w:val="00940936"/>
    <w:rsid w:val="00940DE1"/>
    <w:rsid w:val="00941BEA"/>
    <w:rsid w:val="00943B04"/>
    <w:rsid w:val="00950519"/>
    <w:rsid w:val="00950E1E"/>
    <w:rsid w:val="0095239E"/>
    <w:rsid w:val="00952CAC"/>
    <w:rsid w:val="00953C3E"/>
    <w:rsid w:val="00953F1F"/>
    <w:rsid w:val="009542CC"/>
    <w:rsid w:val="009542F5"/>
    <w:rsid w:val="009635D7"/>
    <w:rsid w:val="009638AA"/>
    <w:rsid w:val="00963E0B"/>
    <w:rsid w:val="0096641D"/>
    <w:rsid w:val="0096744E"/>
    <w:rsid w:val="00970022"/>
    <w:rsid w:val="00970058"/>
    <w:rsid w:val="00970402"/>
    <w:rsid w:val="00975BEB"/>
    <w:rsid w:val="00975C1D"/>
    <w:rsid w:val="009802BD"/>
    <w:rsid w:val="00980915"/>
    <w:rsid w:val="00982000"/>
    <w:rsid w:val="009901E7"/>
    <w:rsid w:val="00991429"/>
    <w:rsid w:val="00992374"/>
    <w:rsid w:val="009924F4"/>
    <w:rsid w:val="009939EE"/>
    <w:rsid w:val="009955EC"/>
    <w:rsid w:val="0099630E"/>
    <w:rsid w:val="00996DEF"/>
    <w:rsid w:val="00997A8D"/>
    <w:rsid w:val="009A2481"/>
    <w:rsid w:val="009A29C4"/>
    <w:rsid w:val="009A30BB"/>
    <w:rsid w:val="009A4E50"/>
    <w:rsid w:val="009A501C"/>
    <w:rsid w:val="009A56F4"/>
    <w:rsid w:val="009A5870"/>
    <w:rsid w:val="009A5B86"/>
    <w:rsid w:val="009A5FA3"/>
    <w:rsid w:val="009A638B"/>
    <w:rsid w:val="009A777C"/>
    <w:rsid w:val="009B12F1"/>
    <w:rsid w:val="009B1B9A"/>
    <w:rsid w:val="009B2591"/>
    <w:rsid w:val="009B336F"/>
    <w:rsid w:val="009B49CA"/>
    <w:rsid w:val="009C1518"/>
    <w:rsid w:val="009C1A03"/>
    <w:rsid w:val="009C3303"/>
    <w:rsid w:val="009C3346"/>
    <w:rsid w:val="009C3F19"/>
    <w:rsid w:val="009C5625"/>
    <w:rsid w:val="009C5B56"/>
    <w:rsid w:val="009C6EC8"/>
    <w:rsid w:val="009C7DB4"/>
    <w:rsid w:val="009D098B"/>
    <w:rsid w:val="009D0FD2"/>
    <w:rsid w:val="009D3C23"/>
    <w:rsid w:val="009D5062"/>
    <w:rsid w:val="009E0733"/>
    <w:rsid w:val="009E17A2"/>
    <w:rsid w:val="009E1E36"/>
    <w:rsid w:val="009E2458"/>
    <w:rsid w:val="009E30E2"/>
    <w:rsid w:val="009F0089"/>
    <w:rsid w:val="009F1487"/>
    <w:rsid w:val="009F1FE0"/>
    <w:rsid w:val="009F25B5"/>
    <w:rsid w:val="009F317F"/>
    <w:rsid w:val="009F39F5"/>
    <w:rsid w:val="009F3D17"/>
    <w:rsid w:val="009F6CD9"/>
    <w:rsid w:val="009F75B3"/>
    <w:rsid w:val="00A0013D"/>
    <w:rsid w:val="00A011C4"/>
    <w:rsid w:val="00A0275D"/>
    <w:rsid w:val="00A027B6"/>
    <w:rsid w:val="00A05AEF"/>
    <w:rsid w:val="00A066DA"/>
    <w:rsid w:val="00A06A58"/>
    <w:rsid w:val="00A07E25"/>
    <w:rsid w:val="00A11398"/>
    <w:rsid w:val="00A117A4"/>
    <w:rsid w:val="00A1276C"/>
    <w:rsid w:val="00A13380"/>
    <w:rsid w:val="00A13626"/>
    <w:rsid w:val="00A13ED5"/>
    <w:rsid w:val="00A14B2B"/>
    <w:rsid w:val="00A14E55"/>
    <w:rsid w:val="00A16FAB"/>
    <w:rsid w:val="00A17AD8"/>
    <w:rsid w:val="00A20176"/>
    <w:rsid w:val="00A211F3"/>
    <w:rsid w:val="00A22424"/>
    <w:rsid w:val="00A2459E"/>
    <w:rsid w:val="00A24E5E"/>
    <w:rsid w:val="00A25837"/>
    <w:rsid w:val="00A3320B"/>
    <w:rsid w:val="00A34018"/>
    <w:rsid w:val="00A357AF"/>
    <w:rsid w:val="00A378C1"/>
    <w:rsid w:val="00A37A7A"/>
    <w:rsid w:val="00A403B4"/>
    <w:rsid w:val="00A40974"/>
    <w:rsid w:val="00A44EF2"/>
    <w:rsid w:val="00A452B3"/>
    <w:rsid w:val="00A470A5"/>
    <w:rsid w:val="00A47200"/>
    <w:rsid w:val="00A50247"/>
    <w:rsid w:val="00A5177F"/>
    <w:rsid w:val="00A539A4"/>
    <w:rsid w:val="00A53A45"/>
    <w:rsid w:val="00A5456A"/>
    <w:rsid w:val="00A5539C"/>
    <w:rsid w:val="00A57E7C"/>
    <w:rsid w:val="00A60408"/>
    <w:rsid w:val="00A610CF"/>
    <w:rsid w:val="00A62798"/>
    <w:rsid w:val="00A62D19"/>
    <w:rsid w:val="00A6670C"/>
    <w:rsid w:val="00A724A3"/>
    <w:rsid w:val="00A754F8"/>
    <w:rsid w:val="00A75A68"/>
    <w:rsid w:val="00A75E14"/>
    <w:rsid w:val="00A76DD4"/>
    <w:rsid w:val="00A7757F"/>
    <w:rsid w:val="00A77B06"/>
    <w:rsid w:val="00A8146B"/>
    <w:rsid w:val="00A9011A"/>
    <w:rsid w:val="00A9032A"/>
    <w:rsid w:val="00A911B8"/>
    <w:rsid w:val="00A913DD"/>
    <w:rsid w:val="00A915DD"/>
    <w:rsid w:val="00A92490"/>
    <w:rsid w:val="00A92763"/>
    <w:rsid w:val="00A95660"/>
    <w:rsid w:val="00A96212"/>
    <w:rsid w:val="00AA007A"/>
    <w:rsid w:val="00AA2084"/>
    <w:rsid w:val="00AA30F2"/>
    <w:rsid w:val="00AA3D60"/>
    <w:rsid w:val="00AA453C"/>
    <w:rsid w:val="00AA5A09"/>
    <w:rsid w:val="00AA788F"/>
    <w:rsid w:val="00AB0724"/>
    <w:rsid w:val="00AB192A"/>
    <w:rsid w:val="00AB35E0"/>
    <w:rsid w:val="00AB4184"/>
    <w:rsid w:val="00AB41F2"/>
    <w:rsid w:val="00AB4C5A"/>
    <w:rsid w:val="00AB5D47"/>
    <w:rsid w:val="00AC00D2"/>
    <w:rsid w:val="00AC0CD5"/>
    <w:rsid w:val="00AC13EA"/>
    <w:rsid w:val="00AC14B9"/>
    <w:rsid w:val="00AC180E"/>
    <w:rsid w:val="00AC3A78"/>
    <w:rsid w:val="00AC3E2A"/>
    <w:rsid w:val="00AC55D8"/>
    <w:rsid w:val="00AC63DF"/>
    <w:rsid w:val="00AC7E43"/>
    <w:rsid w:val="00AD0CF8"/>
    <w:rsid w:val="00AD11F4"/>
    <w:rsid w:val="00AD13AE"/>
    <w:rsid w:val="00AD2801"/>
    <w:rsid w:val="00AD3450"/>
    <w:rsid w:val="00AD3D25"/>
    <w:rsid w:val="00AD5EA4"/>
    <w:rsid w:val="00AE047E"/>
    <w:rsid w:val="00AE0AF4"/>
    <w:rsid w:val="00AE0C15"/>
    <w:rsid w:val="00AE0D1D"/>
    <w:rsid w:val="00AE1E38"/>
    <w:rsid w:val="00AE21C4"/>
    <w:rsid w:val="00AE31A1"/>
    <w:rsid w:val="00AE3413"/>
    <w:rsid w:val="00AE3A7A"/>
    <w:rsid w:val="00AE4A4F"/>
    <w:rsid w:val="00AE4DD4"/>
    <w:rsid w:val="00AE5112"/>
    <w:rsid w:val="00AE541B"/>
    <w:rsid w:val="00AE60F6"/>
    <w:rsid w:val="00AE6D6B"/>
    <w:rsid w:val="00AE7EB4"/>
    <w:rsid w:val="00AF0BB2"/>
    <w:rsid w:val="00AF19D5"/>
    <w:rsid w:val="00AF27CA"/>
    <w:rsid w:val="00AF2AD3"/>
    <w:rsid w:val="00AF32CF"/>
    <w:rsid w:val="00AF771C"/>
    <w:rsid w:val="00AF7DD7"/>
    <w:rsid w:val="00B003B4"/>
    <w:rsid w:val="00B012B9"/>
    <w:rsid w:val="00B01F93"/>
    <w:rsid w:val="00B0279D"/>
    <w:rsid w:val="00B02D20"/>
    <w:rsid w:val="00B04809"/>
    <w:rsid w:val="00B052F7"/>
    <w:rsid w:val="00B057DD"/>
    <w:rsid w:val="00B06345"/>
    <w:rsid w:val="00B06CC0"/>
    <w:rsid w:val="00B1130B"/>
    <w:rsid w:val="00B11694"/>
    <w:rsid w:val="00B130D8"/>
    <w:rsid w:val="00B140D1"/>
    <w:rsid w:val="00B14993"/>
    <w:rsid w:val="00B15526"/>
    <w:rsid w:val="00B16A11"/>
    <w:rsid w:val="00B176AF"/>
    <w:rsid w:val="00B17835"/>
    <w:rsid w:val="00B17FB6"/>
    <w:rsid w:val="00B21CA6"/>
    <w:rsid w:val="00B228E1"/>
    <w:rsid w:val="00B22B0C"/>
    <w:rsid w:val="00B22D1B"/>
    <w:rsid w:val="00B24329"/>
    <w:rsid w:val="00B25F49"/>
    <w:rsid w:val="00B270BE"/>
    <w:rsid w:val="00B27A68"/>
    <w:rsid w:val="00B32D42"/>
    <w:rsid w:val="00B344CF"/>
    <w:rsid w:val="00B36A30"/>
    <w:rsid w:val="00B37375"/>
    <w:rsid w:val="00B373E6"/>
    <w:rsid w:val="00B37B2C"/>
    <w:rsid w:val="00B42E4D"/>
    <w:rsid w:val="00B43693"/>
    <w:rsid w:val="00B43F18"/>
    <w:rsid w:val="00B44850"/>
    <w:rsid w:val="00B45E49"/>
    <w:rsid w:val="00B467B9"/>
    <w:rsid w:val="00B47F34"/>
    <w:rsid w:val="00B51285"/>
    <w:rsid w:val="00B53E5B"/>
    <w:rsid w:val="00B55E50"/>
    <w:rsid w:val="00B55F17"/>
    <w:rsid w:val="00B567CB"/>
    <w:rsid w:val="00B57B2E"/>
    <w:rsid w:val="00B60005"/>
    <w:rsid w:val="00B60D67"/>
    <w:rsid w:val="00B60E72"/>
    <w:rsid w:val="00B63FA4"/>
    <w:rsid w:val="00B65B8E"/>
    <w:rsid w:val="00B676AD"/>
    <w:rsid w:val="00B70C4B"/>
    <w:rsid w:val="00B710CA"/>
    <w:rsid w:val="00B71B74"/>
    <w:rsid w:val="00B7279C"/>
    <w:rsid w:val="00B745AB"/>
    <w:rsid w:val="00B745B4"/>
    <w:rsid w:val="00B74A31"/>
    <w:rsid w:val="00B74E78"/>
    <w:rsid w:val="00B74ED6"/>
    <w:rsid w:val="00B761DD"/>
    <w:rsid w:val="00B768A4"/>
    <w:rsid w:val="00B801FE"/>
    <w:rsid w:val="00B8180D"/>
    <w:rsid w:val="00B828DD"/>
    <w:rsid w:val="00B8358E"/>
    <w:rsid w:val="00B85E12"/>
    <w:rsid w:val="00B866AB"/>
    <w:rsid w:val="00B87355"/>
    <w:rsid w:val="00B87ECC"/>
    <w:rsid w:val="00B924BF"/>
    <w:rsid w:val="00B9374C"/>
    <w:rsid w:val="00B94C93"/>
    <w:rsid w:val="00B95974"/>
    <w:rsid w:val="00B96DC2"/>
    <w:rsid w:val="00BA0B24"/>
    <w:rsid w:val="00BA3A64"/>
    <w:rsid w:val="00BA3CB7"/>
    <w:rsid w:val="00BA3EC1"/>
    <w:rsid w:val="00BA4D8D"/>
    <w:rsid w:val="00BA50B3"/>
    <w:rsid w:val="00BA60B1"/>
    <w:rsid w:val="00BB045F"/>
    <w:rsid w:val="00BB0E9D"/>
    <w:rsid w:val="00BB38FA"/>
    <w:rsid w:val="00BB4AD7"/>
    <w:rsid w:val="00BB6A43"/>
    <w:rsid w:val="00BC0A95"/>
    <w:rsid w:val="00BC1753"/>
    <w:rsid w:val="00BC3E34"/>
    <w:rsid w:val="00BC43D2"/>
    <w:rsid w:val="00BC54C3"/>
    <w:rsid w:val="00BC6A32"/>
    <w:rsid w:val="00BD1ADC"/>
    <w:rsid w:val="00BD350E"/>
    <w:rsid w:val="00BD452F"/>
    <w:rsid w:val="00BD5075"/>
    <w:rsid w:val="00BD7EF0"/>
    <w:rsid w:val="00BE03E5"/>
    <w:rsid w:val="00BE1C77"/>
    <w:rsid w:val="00BE2954"/>
    <w:rsid w:val="00BE3A5F"/>
    <w:rsid w:val="00BE6F6B"/>
    <w:rsid w:val="00BE70F8"/>
    <w:rsid w:val="00BF085E"/>
    <w:rsid w:val="00BF2931"/>
    <w:rsid w:val="00BF304D"/>
    <w:rsid w:val="00BF3DBE"/>
    <w:rsid w:val="00BF53C3"/>
    <w:rsid w:val="00BF5FE1"/>
    <w:rsid w:val="00BF6351"/>
    <w:rsid w:val="00BF7AB7"/>
    <w:rsid w:val="00C003BE"/>
    <w:rsid w:val="00C01D87"/>
    <w:rsid w:val="00C02876"/>
    <w:rsid w:val="00C038B1"/>
    <w:rsid w:val="00C03FDB"/>
    <w:rsid w:val="00C05CA5"/>
    <w:rsid w:val="00C1104E"/>
    <w:rsid w:val="00C14075"/>
    <w:rsid w:val="00C20461"/>
    <w:rsid w:val="00C243E6"/>
    <w:rsid w:val="00C24806"/>
    <w:rsid w:val="00C24829"/>
    <w:rsid w:val="00C25737"/>
    <w:rsid w:val="00C2604C"/>
    <w:rsid w:val="00C274D0"/>
    <w:rsid w:val="00C311D9"/>
    <w:rsid w:val="00C324B5"/>
    <w:rsid w:val="00C3285F"/>
    <w:rsid w:val="00C33377"/>
    <w:rsid w:val="00C3362F"/>
    <w:rsid w:val="00C346A5"/>
    <w:rsid w:val="00C356E4"/>
    <w:rsid w:val="00C375E5"/>
    <w:rsid w:val="00C40C2F"/>
    <w:rsid w:val="00C41A38"/>
    <w:rsid w:val="00C43C69"/>
    <w:rsid w:val="00C43CF7"/>
    <w:rsid w:val="00C45B24"/>
    <w:rsid w:val="00C46321"/>
    <w:rsid w:val="00C4689E"/>
    <w:rsid w:val="00C475AF"/>
    <w:rsid w:val="00C4794C"/>
    <w:rsid w:val="00C50B3D"/>
    <w:rsid w:val="00C50E28"/>
    <w:rsid w:val="00C50FFA"/>
    <w:rsid w:val="00C5205B"/>
    <w:rsid w:val="00C52A3A"/>
    <w:rsid w:val="00C534F4"/>
    <w:rsid w:val="00C53E0A"/>
    <w:rsid w:val="00C543AB"/>
    <w:rsid w:val="00C555D7"/>
    <w:rsid w:val="00C558D4"/>
    <w:rsid w:val="00C5764E"/>
    <w:rsid w:val="00C57851"/>
    <w:rsid w:val="00C6123E"/>
    <w:rsid w:val="00C61FCE"/>
    <w:rsid w:val="00C62341"/>
    <w:rsid w:val="00C6286B"/>
    <w:rsid w:val="00C65630"/>
    <w:rsid w:val="00C65D9A"/>
    <w:rsid w:val="00C66758"/>
    <w:rsid w:val="00C671CD"/>
    <w:rsid w:val="00C67EE1"/>
    <w:rsid w:val="00C71850"/>
    <w:rsid w:val="00C721B5"/>
    <w:rsid w:val="00C7364E"/>
    <w:rsid w:val="00C7567D"/>
    <w:rsid w:val="00C764DA"/>
    <w:rsid w:val="00C76B93"/>
    <w:rsid w:val="00C77904"/>
    <w:rsid w:val="00C81638"/>
    <w:rsid w:val="00C86604"/>
    <w:rsid w:val="00C87404"/>
    <w:rsid w:val="00C9123B"/>
    <w:rsid w:val="00C9190F"/>
    <w:rsid w:val="00C92D7E"/>
    <w:rsid w:val="00C93D3F"/>
    <w:rsid w:val="00C94369"/>
    <w:rsid w:val="00C94C70"/>
    <w:rsid w:val="00C95DA1"/>
    <w:rsid w:val="00C9638D"/>
    <w:rsid w:val="00C9677F"/>
    <w:rsid w:val="00C969AF"/>
    <w:rsid w:val="00C979EA"/>
    <w:rsid w:val="00CA1FE1"/>
    <w:rsid w:val="00CA265B"/>
    <w:rsid w:val="00CA3AC3"/>
    <w:rsid w:val="00CA3C98"/>
    <w:rsid w:val="00CA3FAD"/>
    <w:rsid w:val="00CA4C18"/>
    <w:rsid w:val="00CA59A0"/>
    <w:rsid w:val="00CA6630"/>
    <w:rsid w:val="00CA6C75"/>
    <w:rsid w:val="00CA796D"/>
    <w:rsid w:val="00CB1C59"/>
    <w:rsid w:val="00CB2BD9"/>
    <w:rsid w:val="00CB34A4"/>
    <w:rsid w:val="00CB3523"/>
    <w:rsid w:val="00CB3CEF"/>
    <w:rsid w:val="00CB56B2"/>
    <w:rsid w:val="00CC01EB"/>
    <w:rsid w:val="00CC337C"/>
    <w:rsid w:val="00CC3AA3"/>
    <w:rsid w:val="00CC5381"/>
    <w:rsid w:val="00CC6F4D"/>
    <w:rsid w:val="00CD0339"/>
    <w:rsid w:val="00CD036B"/>
    <w:rsid w:val="00CD136A"/>
    <w:rsid w:val="00CD5264"/>
    <w:rsid w:val="00CD5951"/>
    <w:rsid w:val="00CD6419"/>
    <w:rsid w:val="00CD68E1"/>
    <w:rsid w:val="00CD7132"/>
    <w:rsid w:val="00CD7158"/>
    <w:rsid w:val="00CE1188"/>
    <w:rsid w:val="00CE1519"/>
    <w:rsid w:val="00CE1644"/>
    <w:rsid w:val="00CE2882"/>
    <w:rsid w:val="00CE3467"/>
    <w:rsid w:val="00CE3476"/>
    <w:rsid w:val="00CE38A9"/>
    <w:rsid w:val="00CE3CC9"/>
    <w:rsid w:val="00CE503D"/>
    <w:rsid w:val="00CE5F16"/>
    <w:rsid w:val="00CE6861"/>
    <w:rsid w:val="00CE7316"/>
    <w:rsid w:val="00CF186D"/>
    <w:rsid w:val="00CF2313"/>
    <w:rsid w:val="00CF3D71"/>
    <w:rsid w:val="00CF403E"/>
    <w:rsid w:val="00CF48E9"/>
    <w:rsid w:val="00CF5CDC"/>
    <w:rsid w:val="00CF6339"/>
    <w:rsid w:val="00CF750A"/>
    <w:rsid w:val="00D005D1"/>
    <w:rsid w:val="00D01FF6"/>
    <w:rsid w:val="00D020CD"/>
    <w:rsid w:val="00D0724A"/>
    <w:rsid w:val="00D0750C"/>
    <w:rsid w:val="00D10912"/>
    <w:rsid w:val="00D113D7"/>
    <w:rsid w:val="00D1415C"/>
    <w:rsid w:val="00D14235"/>
    <w:rsid w:val="00D1454E"/>
    <w:rsid w:val="00D14C7B"/>
    <w:rsid w:val="00D165AD"/>
    <w:rsid w:val="00D17C82"/>
    <w:rsid w:val="00D219C8"/>
    <w:rsid w:val="00D21A35"/>
    <w:rsid w:val="00D25861"/>
    <w:rsid w:val="00D25C32"/>
    <w:rsid w:val="00D27C36"/>
    <w:rsid w:val="00D30575"/>
    <w:rsid w:val="00D330AE"/>
    <w:rsid w:val="00D33C30"/>
    <w:rsid w:val="00D33D7D"/>
    <w:rsid w:val="00D341EB"/>
    <w:rsid w:val="00D34D3B"/>
    <w:rsid w:val="00D42D11"/>
    <w:rsid w:val="00D4332D"/>
    <w:rsid w:val="00D4525D"/>
    <w:rsid w:val="00D47151"/>
    <w:rsid w:val="00D47510"/>
    <w:rsid w:val="00D5022F"/>
    <w:rsid w:val="00D51AC1"/>
    <w:rsid w:val="00D52655"/>
    <w:rsid w:val="00D52AB8"/>
    <w:rsid w:val="00D52EC5"/>
    <w:rsid w:val="00D53390"/>
    <w:rsid w:val="00D53768"/>
    <w:rsid w:val="00D5393C"/>
    <w:rsid w:val="00D547C4"/>
    <w:rsid w:val="00D54B4A"/>
    <w:rsid w:val="00D553A3"/>
    <w:rsid w:val="00D568D0"/>
    <w:rsid w:val="00D577B3"/>
    <w:rsid w:val="00D578B0"/>
    <w:rsid w:val="00D57F91"/>
    <w:rsid w:val="00D61139"/>
    <w:rsid w:val="00D6206F"/>
    <w:rsid w:val="00D62A95"/>
    <w:rsid w:val="00D63853"/>
    <w:rsid w:val="00D640EE"/>
    <w:rsid w:val="00D652B8"/>
    <w:rsid w:val="00D66DFC"/>
    <w:rsid w:val="00D67F0F"/>
    <w:rsid w:val="00D70E32"/>
    <w:rsid w:val="00D71870"/>
    <w:rsid w:val="00D75074"/>
    <w:rsid w:val="00D76433"/>
    <w:rsid w:val="00D772BC"/>
    <w:rsid w:val="00D77C51"/>
    <w:rsid w:val="00D827A4"/>
    <w:rsid w:val="00D82A53"/>
    <w:rsid w:val="00D84111"/>
    <w:rsid w:val="00D845E2"/>
    <w:rsid w:val="00D8748F"/>
    <w:rsid w:val="00D87AF1"/>
    <w:rsid w:val="00D90405"/>
    <w:rsid w:val="00D916BD"/>
    <w:rsid w:val="00D91F49"/>
    <w:rsid w:val="00D932A5"/>
    <w:rsid w:val="00D95D48"/>
    <w:rsid w:val="00D97AD3"/>
    <w:rsid w:val="00DA08B7"/>
    <w:rsid w:val="00DA0A1F"/>
    <w:rsid w:val="00DA2955"/>
    <w:rsid w:val="00DA34CB"/>
    <w:rsid w:val="00DA37BD"/>
    <w:rsid w:val="00DA3D3E"/>
    <w:rsid w:val="00DA56CB"/>
    <w:rsid w:val="00DA7968"/>
    <w:rsid w:val="00DA7C7D"/>
    <w:rsid w:val="00DB2D16"/>
    <w:rsid w:val="00DB370D"/>
    <w:rsid w:val="00DB5A45"/>
    <w:rsid w:val="00DB753A"/>
    <w:rsid w:val="00DC18E2"/>
    <w:rsid w:val="00DC427B"/>
    <w:rsid w:val="00DC5684"/>
    <w:rsid w:val="00DC57E8"/>
    <w:rsid w:val="00DC6AFD"/>
    <w:rsid w:val="00DD41BB"/>
    <w:rsid w:val="00DD4EFC"/>
    <w:rsid w:val="00DD50C9"/>
    <w:rsid w:val="00DD5B3A"/>
    <w:rsid w:val="00DD637E"/>
    <w:rsid w:val="00DD706F"/>
    <w:rsid w:val="00DE0979"/>
    <w:rsid w:val="00DE10D6"/>
    <w:rsid w:val="00DE16C6"/>
    <w:rsid w:val="00DE1AAF"/>
    <w:rsid w:val="00DE1EFD"/>
    <w:rsid w:val="00DE2862"/>
    <w:rsid w:val="00DE2D84"/>
    <w:rsid w:val="00DE42A6"/>
    <w:rsid w:val="00DE6971"/>
    <w:rsid w:val="00DF0E1A"/>
    <w:rsid w:val="00DF14D7"/>
    <w:rsid w:val="00DF254E"/>
    <w:rsid w:val="00DF2F64"/>
    <w:rsid w:val="00DF3434"/>
    <w:rsid w:val="00DF3CC8"/>
    <w:rsid w:val="00DF3F31"/>
    <w:rsid w:val="00DF465A"/>
    <w:rsid w:val="00DF62D3"/>
    <w:rsid w:val="00DF6A30"/>
    <w:rsid w:val="00DF73ED"/>
    <w:rsid w:val="00E0306F"/>
    <w:rsid w:val="00E030F7"/>
    <w:rsid w:val="00E03B29"/>
    <w:rsid w:val="00E06187"/>
    <w:rsid w:val="00E06450"/>
    <w:rsid w:val="00E06E15"/>
    <w:rsid w:val="00E0742F"/>
    <w:rsid w:val="00E1517E"/>
    <w:rsid w:val="00E15EDC"/>
    <w:rsid w:val="00E16AB3"/>
    <w:rsid w:val="00E21912"/>
    <w:rsid w:val="00E21D40"/>
    <w:rsid w:val="00E2251C"/>
    <w:rsid w:val="00E2374E"/>
    <w:rsid w:val="00E25B5B"/>
    <w:rsid w:val="00E268A0"/>
    <w:rsid w:val="00E27767"/>
    <w:rsid w:val="00E27866"/>
    <w:rsid w:val="00E27A35"/>
    <w:rsid w:val="00E30099"/>
    <w:rsid w:val="00E301EE"/>
    <w:rsid w:val="00E32B94"/>
    <w:rsid w:val="00E32D71"/>
    <w:rsid w:val="00E3331E"/>
    <w:rsid w:val="00E35917"/>
    <w:rsid w:val="00E36D91"/>
    <w:rsid w:val="00E4022B"/>
    <w:rsid w:val="00E4089A"/>
    <w:rsid w:val="00E40BC9"/>
    <w:rsid w:val="00E41A4E"/>
    <w:rsid w:val="00E41BD2"/>
    <w:rsid w:val="00E41FE2"/>
    <w:rsid w:val="00E46C79"/>
    <w:rsid w:val="00E475BE"/>
    <w:rsid w:val="00E47937"/>
    <w:rsid w:val="00E505E5"/>
    <w:rsid w:val="00E51297"/>
    <w:rsid w:val="00E523B2"/>
    <w:rsid w:val="00E534C6"/>
    <w:rsid w:val="00E539E5"/>
    <w:rsid w:val="00E542D3"/>
    <w:rsid w:val="00E54D31"/>
    <w:rsid w:val="00E55A19"/>
    <w:rsid w:val="00E5738B"/>
    <w:rsid w:val="00E57EC1"/>
    <w:rsid w:val="00E60E60"/>
    <w:rsid w:val="00E61AA5"/>
    <w:rsid w:val="00E6234E"/>
    <w:rsid w:val="00E669E8"/>
    <w:rsid w:val="00E66A12"/>
    <w:rsid w:val="00E72191"/>
    <w:rsid w:val="00E72504"/>
    <w:rsid w:val="00E74CE2"/>
    <w:rsid w:val="00E75206"/>
    <w:rsid w:val="00E7559B"/>
    <w:rsid w:val="00E75C41"/>
    <w:rsid w:val="00E7614E"/>
    <w:rsid w:val="00E816E7"/>
    <w:rsid w:val="00E82458"/>
    <w:rsid w:val="00E835FC"/>
    <w:rsid w:val="00E844D8"/>
    <w:rsid w:val="00E84FC4"/>
    <w:rsid w:val="00E863C1"/>
    <w:rsid w:val="00E90DD3"/>
    <w:rsid w:val="00E92E3F"/>
    <w:rsid w:val="00E93AF1"/>
    <w:rsid w:val="00E93C7D"/>
    <w:rsid w:val="00E9404A"/>
    <w:rsid w:val="00E940FA"/>
    <w:rsid w:val="00E9503F"/>
    <w:rsid w:val="00E964A0"/>
    <w:rsid w:val="00E97589"/>
    <w:rsid w:val="00E976ED"/>
    <w:rsid w:val="00E97E07"/>
    <w:rsid w:val="00EA103F"/>
    <w:rsid w:val="00EA33F5"/>
    <w:rsid w:val="00EA36EA"/>
    <w:rsid w:val="00EA395B"/>
    <w:rsid w:val="00EA525D"/>
    <w:rsid w:val="00EA531D"/>
    <w:rsid w:val="00EA5370"/>
    <w:rsid w:val="00EA5584"/>
    <w:rsid w:val="00EA5E5E"/>
    <w:rsid w:val="00EA63FB"/>
    <w:rsid w:val="00EA6545"/>
    <w:rsid w:val="00EA6BAC"/>
    <w:rsid w:val="00EB112C"/>
    <w:rsid w:val="00EB1770"/>
    <w:rsid w:val="00EB1BAA"/>
    <w:rsid w:val="00EB1D29"/>
    <w:rsid w:val="00EB1F31"/>
    <w:rsid w:val="00EB29C3"/>
    <w:rsid w:val="00EB3B92"/>
    <w:rsid w:val="00EB3EA7"/>
    <w:rsid w:val="00EB7EB6"/>
    <w:rsid w:val="00EB7F29"/>
    <w:rsid w:val="00EB7F48"/>
    <w:rsid w:val="00EC03C3"/>
    <w:rsid w:val="00EC3264"/>
    <w:rsid w:val="00EC3889"/>
    <w:rsid w:val="00EC5840"/>
    <w:rsid w:val="00EC7F58"/>
    <w:rsid w:val="00ED0F1D"/>
    <w:rsid w:val="00ED3667"/>
    <w:rsid w:val="00ED4584"/>
    <w:rsid w:val="00ED47E5"/>
    <w:rsid w:val="00ED6D5E"/>
    <w:rsid w:val="00ED76C8"/>
    <w:rsid w:val="00ED7C70"/>
    <w:rsid w:val="00ED7D18"/>
    <w:rsid w:val="00ED7EB2"/>
    <w:rsid w:val="00EE17BA"/>
    <w:rsid w:val="00EE1B8F"/>
    <w:rsid w:val="00EE250C"/>
    <w:rsid w:val="00EE324E"/>
    <w:rsid w:val="00EE406A"/>
    <w:rsid w:val="00EE4647"/>
    <w:rsid w:val="00EE632C"/>
    <w:rsid w:val="00EF322D"/>
    <w:rsid w:val="00EF5AE0"/>
    <w:rsid w:val="00EF5CFF"/>
    <w:rsid w:val="00EF6329"/>
    <w:rsid w:val="00EF6864"/>
    <w:rsid w:val="00EF7A97"/>
    <w:rsid w:val="00F00B9B"/>
    <w:rsid w:val="00F018A1"/>
    <w:rsid w:val="00F037BD"/>
    <w:rsid w:val="00F0650B"/>
    <w:rsid w:val="00F075BF"/>
    <w:rsid w:val="00F07AEB"/>
    <w:rsid w:val="00F12135"/>
    <w:rsid w:val="00F12401"/>
    <w:rsid w:val="00F12BEB"/>
    <w:rsid w:val="00F133FB"/>
    <w:rsid w:val="00F135CA"/>
    <w:rsid w:val="00F1587B"/>
    <w:rsid w:val="00F17B25"/>
    <w:rsid w:val="00F17E09"/>
    <w:rsid w:val="00F21FEB"/>
    <w:rsid w:val="00F221B0"/>
    <w:rsid w:val="00F22F58"/>
    <w:rsid w:val="00F230D8"/>
    <w:rsid w:val="00F233D8"/>
    <w:rsid w:val="00F24F05"/>
    <w:rsid w:val="00F25225"/>
    <w:rsid w:val="00F25F10"/>
    <w:rsid w:val="00F2703B"/>
    <w:rsid w:val="00F27CBE"/>
    <w:rsid w:val="00F27FCF"/>
    <w:rsid w:val="00F30740"/>
    <w:rsid w:val="00F30C6E"/>
    <w:rsid w:val="00F316DE"/>
    <w:rsid w:val="00F32BD9"/>
    <w:rsid w:val="00F337D5"/>
    <w:rsid w:val="00F33B25"/>
    <w:rsid w:val="00F34DF1"/>
    <w:rsid w:val="00F35310"/>
    <w:rsid w:val="00F35752"/>
    <w:rsid w:val="00F35E0C"/>
    <w:rsid w:val="00F36B4A"/>
    <w:rsid w:val="00F37507"/>
    <w:rsid w:val="00F40074"/>
    <w:rsid w:val="00F40354"/>
    <w:rsid w:val="00F40808"/>
    <w:rsid w:val="00F4142A"/>
    <w:rsid w:val="00F4273D"/>
    <w:rsid w:val="00F46997"/>
    <w:rsid w:val="00F47492"/>
    <w:rsid w:val="00F5012A"/>
    <w:rsid w:val="00F5046C"/>
    <w:rsid w:val="00F51C31"/>
    <w:rsid w:val="00F522E2"/>
    <w:rsid w:val="00F524BC"/>
    <w:rsid w:val="00F5375C"/>
    <w:rsid w:val="00F54383"/>
    <w:rsid w:val="00F55AB4"/>
    <w:rsid w:val="00F56105"/>
    <w:rsid w:val="00F56520"/>
    <w:rsid w:val="00F60A93"/>
    <w:rsid w:val="00F65381"/>
    <w:rsid w:val="00F65F51"/>
    <w:rsid w:val="00F67B18"/>
    <w:rsid w:val="00F761D6"/>
    <w:rsid w:val="00F762A3"/>
    <w:rsid w:val="00F80C15"/>
    <w:rsid w:val="00F8288B"/>
    <w:rsid w:val="00F83B8E"/>
    <w:rsid w:val="00F84232"/>
    <w:rsid w:val="00F86235"/>
    <w:rsid w:val="00F86682"/>
    <w:rsid w:val="00F877DB"/>
    <w:rsid w:val="00F87FE5"/>
    <w:rsid w:val="00F911AD"/>
    <w:rsid w:val="00F92B56"/>
    <w:rsid w:val="00F9343E"/>
    <w:rsid w:val="00F93D32"/>
    <w:rsid w:val="00F961D3"/>
    <w:rsid w:val="00F97D37"/>
    <w:rsid w:val="00FA1678"/>
    <w:rsid w:val="00FA1B67"/>
    <w:rsid w:val="00FA4A28"/>
    <w:rsid w:val="00FA4F5B"/>
    <w:rsid w:val="00FA5ACA"/>
    <w:rsid w:val="00FA5CA8"/>
    <w:rsid w:val="00FA67FA"/>
    <w:rsid w:val="00FA787C"/>
    <w:rsid w:val="00FB004D"/>
    <w:rsid w:val="00FB0F33"/>
    <w:rsid w:val="00FB12D8"/>
    <w:rsid w:val="00FB2A37"/>
    <w:rsid w:val="00FB3051"/>
    <w:rsid w:val="00FB412E"/>
    <w:rsid w:val="00FB511B"/>
    <w:rsid w:val="00FB532F"/>
    <w:rsid w:val="00FB5552"/>
    <w:rsid w:val="00FB5779"/>
    <w:rsid w:val="00FB5C8C"/>
    <w:rsid w:val="00FB6E22"/>
    <w:rsid w:val="00FC2A83"/>
    <w:rsid w:val="00FC4990"/>
    <w:rsid w:val="00FC558D"/>
    <w:rsid w:val="00FC5DD0"/>
    <w:rsid w:val="00FC6049"/>
    <w:rsid w:val="00FC706E"/>
    <w:rsid w:val="00FC713B"/>
    <w:rsid w:val="00FD11A1"/>
    <w:rsid w:val="00FD28EC"/>
    <w:rsid w:val="00FD2C28"/>
    <w:rsid w:val="00FD3ABE"/>
    <w:rsid w:val="00FD45DE"/>
    <w:rsid w:val="00FD4FD2"/>
    <w:rsid w:val="00FD5E2A"/>
    <w:rsid w:val="00FD6DFF"/>
    <w:rsid w:val="00FD7370"/>
    <w:rsid w:val="00FD758D"/>
    <w:rsid w:val="00FD7B80"/>
    <w:rsid w:val="00FE0171"/>
    <w:rsid w:val="00FE046E"/>
    <w:rsid w:val="00FE17B6"/>
    <w:rsid w:val="00FE40B1"/>
    <w:rsid w:val="00FE41D4"/>
    <w:rsid w:val="00FE5AA3"/>
    <w:rsid w:val="00FE5D73"/>
    <w:rsid w:val="00FE6195"/>
    <w:rsid w:val="00FE79C1"/>
    <w:rsid w:val="00FF7E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AD3"/>
    <w:rPr>
      <w:rFonts w:ascii="Times New Roman" w:eastAsia="Times New Roman" w:hAnsi="Times New Roman" w:cs="Times New Roman"/>
      <w:lang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5146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semiHidden/>
    <w:unhideWhenUsed/>
    <w:qFormat/>
    <w:rsid w:val="00B16A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style>
  <w:style w:type="character" w:styleId="Hyperlink">
    <w:name w:val="Hyperlink"/>
    <w:basedOn w:val="DefaultParagraphFont"/>
    <w:uiPriority w:val="99"/>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eastAsia="en-US"/>
    </w:rPr>
  </w:style>
  <w:style w:type="character" w:customStyle="1" w:styleId="Heading4Char">
    <w:name w:val="Heading 4 Char"/>
    <w:basedOn w:val="DefaultParagraphFont"/>
    <w:link w:val="Heading4"/>
    <w:uiPriority w:val="9"/>
    <w:semiHidden/>
    <w:rsid w:val="00B16A11"/>
    <w:rPr>
      <w:rFonts w:asciiTheme="majorHAnsi" w:eastAsiaTheme="majorEastAsia" w:hAnsiTheme="majorHAnsi" w:cstheme="majorBidi"/>
      <w:i/>
      <w:iCs/>
      <w:color w:val="2F5496" w:themeColor="accent1" w:themeShade="BF"/>
      <w:lang w:eastAsia="en-GB"/>
    </w:rPr>
  </w:style>
  <w:style w:type="character" w:styleId="PlaceholderText">
    <w:name w:val="Placeholder Text"/>
    <w:basedOn w:val="DefaultParagraphFont"/>
    <w:uiPriority w:val="99"/>
    <w:semiHidden/>
    <w:rsid w:val="00CB3523"/>
    <w:rPr>
      <w:color w:val="808080"/>
    </w:rPr>
  </w:style>
  <w:style w:type="paragraph" w:styleId="Footer">
    <w:name w:val="footer"/>
    <w:basedOn w:val="Normal"/>
    <w:link w:val="FooterChar"/>
    <w:uiPriority w:val="99"/>
    <w:unhideWhenUsed/>
    <w:rsid w:val="00B228E1"/>
    <w:pPr>
      <w:tabs>
        <w:tab w:val="center" w:pos="4703"/>
        <w:tab w:val="right" w:pos="9406"/>
      </w:tabs>
    </w:pPr>
  </w:style>
  <w:style w:type="character" w:customStyle="1" w:styleId="FooterChar">
    <w:name w:val="Footer Char"/>
    <w:basedOn w:val="DefaultParagraphFont"/>
    <w:link w:val="Footer"/>
    <w:uiPriority w:val="99"/>
    <w:rsid w:val="00B228E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228E1"/>
  </w:style>
  <w:style w:type="paragraph" w:styleId="TOCHeading">
    <w:name w:val="TOC Heading"/>
    <w:basedOn w:val="Heading1"/>
    <w:next w:val="Normal"/>
    <w:uiPriority w:val="39"/>
    <w:unhideWhenUsed/>
    <w:qFormat/>
    <w:rsid w:val="00FD5E2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B2D1A"/>
    <w:pPr>
      <w:tabs>
        <w:tab w:val="right" w:leader="dot" w:pos="9055"/>
      </w:tabs>
      <w:spacing w:before="120"/>
    </w:pPr>
    <w:rPr>
      <w:rFonts w:asciiTheme="minorHAnsi" w:hAnsiTheme="minorHAnsi" w:cstheme="minorHAnsi"/>
      <w:b/>
      <w:bCs/>
      <w:lang w:val="en-US"/>
    </w:rPr>
  </w:style>
  <w:style w:type="paragraph" w:styleId="TOC2">
    <w:name w:val="toc 2"/>
    <w:basedOn w:val="Normal"/>
    <w:next w:val="Normal"/>
    <w:autoRedefine/>
    <w:uiPriority w:val="39"/>
    <w:unhideWhenUsed/>
    <w:rsid w:val="00CA4C18"/>
    <w:pPr>
      <w:tabs>
        <w:tab w:val="right" w:leader="dot" w:pos="9055"/>
      </w:tabs>
      <w:spacing w:before="120"/>
    </w:pPr>
    <w:rPr>
      <w:rFonts w:asciiTheme="minorHAnsi" w:hAnsiTheme="minorHAnsi" w:cstheme="minorHAnsi"/>
      <w:b/>
      <w:bCs/>
      <w:sz w:val="22"/>
      <w:szCs w:val="22"/>
    </w:rPr>
  </w:style>
  <w:style w:type="paragraph" w:styleId="TOC3">
    <w:name w:val="toc 3"/>
    <w:basedOn w:val="Normal"/>
    <w:next w:val="Normal"/>
    <w:autoRedefine/>
    <w:uiPriority w:val="39"/>
    <w:unhideWhenUsed/>
    <w:rsid w:val="00FD5E2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D5E2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D5E2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D5E2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D5E2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D5E2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D5E2A"/>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9A29C4"/>
    <w:rPr>
      <w:sz w:val="16"/>
      <w:szCs w:val="16"/>
    </w:rPr>
  </w:style>
  <w:style w:type="paragraph" w:styleId="CommentText">
    <w:name w:val="annotation text"/>
    <w:basedOn w:val="Normal"/>
    <w:link w:val="CommentTextChar"/>
    <w:uiPriority w:val="99"/>
    <w:semiHidden/>
    <w:unhideWhenUsed/>
    <w:rsid w:val="009A29C4"/>
    <w:rPr>
      <w:sz w:val="20"/>
      <w:szCs w:val="20"/>
    </w:rPr>
  </w:style>
  <w:style w:type="character" w:customStyle="1" w:styleId="CommentTextChar">
    <w:name w:val="Comment Text Char"/>
    <w:basedOn w:val="DefaultParagraphFont"/>
    <w:link w:val="CommentText"/>
    <w:uiPriority w:val="99"/>
    <w:semiHidden/>
    <w:rsid w:val="009A29C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A29C4"/>
    <w:rPr>
      <w:b/>
      <w:bCs/>
    </w:rPr>
  </w:style>
  <w:style w:type="character" w:customStyle="1" w:styleId="CommentSubjectChar">
    <w:name w:val="Comment Subject Char"/>
    <w:basedOn w:val="CommentTextChar"/>
    <w:link w:val="CommentSubject"/>
    <w:uiPriority w:val="99"/>
    <w:semiHidden/>
    <w:rsid w:val="009A29C4"/>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9A29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9C4"/>
    <w:rPr>
      <w:rFonts w:ascii="Segoe UI" w:eastAsia="Times New Roman" w:hAnsi="Segoe UI" w:cs="Segoe UI"/>
      <w:sz w:val="18"/>
      <w:szCs w:val="18"/>
      <w:lang w:eastAsia="en-GB"/>
    </w:rPr>
  </w:style>
  <w:style w:type="paragraph" w:styleId="FootnoteText">
    <w:name w:val="footnote text"/>
    <w:basedOn w:val="Normal"/>
    <w:link w:val="FootnoteTextChar"/>
    <w:uiPriority w:val="99"/>
    <w:semiHidden/>
    <w:unhideWhenUsed/>
    <w:rsid w:val="000648E4"/>
    <w:rPr>
      <w:sz w:val="20"/>
      <w:szCs w:val="20"/>
    </w:rPr>
  </w:style>
  <w:style w:type="character" w:customStyle="1" w:styleId="FootnoteTextChar">
    <w:name w:val="Footnote Text Char"/>
    <w:basedOn w:val="DefaultParagraphFont"/>
    <w:link w:val="FootnoteText"/>
    <w:uiPriority w:val="99"/>
    <w:semiHidden/>
    <w:rsid w:val="000648E4"/>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0648E4"/>
    <w:rPr>
      <w:vertAlign w:val="superscript"/>
    </w:rPr>
  </w:style>
  <w:style w:type="character" w:styleId="UnresolvedMention">
    <w:name w:val="Unresolved Mention"/>
    <w:basedOn w:val="DefaultParagraphFont"/>
    <w:uiPriority w:val="99"/>
    <w:semiHidden/>
    <w:unhideWhenUsed/>
    <w:rsid w:val="00834755"/>
    <w:rPr>
      <w:color w:val="605E5C"/>
      <w:shd w:val="clear" w:color="auto" w:fill="E1DFDD"/>
    </w:rPr>
  </w:style>
  <w:style w:type="character" w:customStyle="1" w:styleId="a-size-extra-large">
    <w:name w:val="a-size-extra-large"/>
    <w:basedOn w:val="DefaultParagraphFont"/>
    <w:rsid w:val="000401DB"/>
  </w:style>
  <w:style w:type="character" w:styleId="HTMLCite">
    <w:name w:val="HTML Cite"/>
    <w:basedOn w:val="DefaultParagraphFont"/>
    <w:uiPriority w:val="99"/>
    <w:semiHidden/>
    <w:unhideWhenUsed/>
    <w:rsid w:val="007B2B01"/>
    <w:rPr>
      <w:i/>
      <w:iCs/>
    </w:rPr>
  </w:style>
  <w:style w:type="character" w:customStyle="1" w:styleId="cs1-format">
    <w:name w:val="cs1-format"/>
    <w:basedOn w:val="DefaultParagraphFont"/>
    <w:rsid w:val="007B2B01"/>
  </w:style>
  <w:style w:type="character" w:styleId="FollowedHyperlink">
    <w:name w:val="FollowedHyperlink"/>
    <w:basedOn w:val="DefaultParagraphFont"/>
    <w:uiPriority w:val="99"/>
    <w:semiHidden/>
    <w:unhideWhenUsed/>
    <w:rsid w:val="00C6286B"/>
    <w:rPr>
      <w:color w:val="954F72" w:themeColor="followedHyperlink"/>
      <w:u w:val="single"/>
    </w:rPr>
  </w:style>
  <w:style w:type="character" w:customStyle="1" w:styleId="reference-accessdate">
    <w:name w:val="reference-accessdate"/>
    <w:basedOn w:val="DefaultParagraphFont"/>
    <w:rsid w:val="009955EC"/>
  </w:style>
  <w:style w:type="paragraph" w:styleId="Revision">
    <w:name w:val="Revision"/>
    <w:hidden/>
    <w:uiPriority w:val="99"/>
    <w:semiHidden/>
    <w:rsid w:val="00514E55"/>
    <w:rPr>
      <w:rFonts w:ascii="Times New Roman" w:eastAsia="Times New Roman" w:hAnsi="Times New Roman" w:cs="Times New Roman"/>
      <w:lang w:eastAsia="en-GB"/>
    </w:rPr>
  </w:style>
  <w:style w:type="character" w:customStyle="1" w:styleId="nowrap">
    <w:name w:val="nowrap"/>
    <w:basedOn w:val="DefaultParagraphFont"/>
    <w:rsid w:val="00053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40831399">
      <w:bodyDiv w:val="1"/>
      <w:marLeft w:val="0"/>
      <w:marRight w:val="0"/>
      <w:marTop w:val="0"/>
      <w:marBottom w:val="0"/>
      <w:divBdr>
        <w:top w:val="none" w:sz="0" w:space="0" w:color="auto"/>
        <w:left w:val="none" w:sz="0" w:space="0" w:color="auto"/>
        <w:bottom w:val="none" w:sz="0" w:space="0" w:color="auto"/>
        <w:right w:val="none" w:sz="0" w:space="0" w:color="auto"/>
      </w:divBdr>
    </w:div>
    <w:div w:id="91049229">
      <w:bodyDiv w:val="1"/>
      <w:marLeft w:val="0"/>
      <w:marRight w:val="0"/>
      <w:marTop w:val="0"/>
      <w:marBottom w:val="0"/>
      <w:divBdr>
        <w:top w:val="none" w:sz="0" w:space="0" w:color="auto"/>
        <w:left w:val="none" w:sz="0" w:space="0" w:color="auto"/>
        <w:bottom w:val="none" w:sz="0" w:space="0" w:color="auto"/>
        <w:right w:val="none" w:sz="0" w:space="0" w:color="auto"/>
      </w:divBdr>
    </w:div>
    <w:div w:id="100994773">
      <w:bodyDiv w:val="1"/>
      <w:marLeft w:val="0"/>
      <w:marRight w:val="0"/>
      <w:marTop w:val="0"/>
      <w:marBottom w:val="0"/>
      <w:divBdr>
        <w:top w:val="none" w:sz="0" w:space="0" w:color="auto"/>
        <w:left w:val="none" w:sz="0" w:space="0" w:color="auto"/>
        <w:bottom w:val="none" w:sz="0" w:space="0" w:color="auto"/>
        <w:right w:val="none" w:sz="0" w:space="0" w:color="auto"/>
      </w:divBdr>
      <w:divsChild>
        <w:div w:id="1763642514">
          <w:marLeft w:val="336"/>
          <w:marRight w:val="0"/>
          <w:marTop w:val="120"/>
          <w:marBottom w:val="312"/>
          <w:divBdr>
            <w:top w:val="none" w:sz="0" w:space="0" w:color="auto"/>
            <w:left w:val="none" w:sz="0" w:space="0" w:color="auto"/>
            <w:bottom w:val="none" w:sz="0" w:space="0" w:color="auto"/>
            <w:right w:val="none" w:sz="0" w:space="0" w:color="auto"/>
          </w:divBdr>
          <w:divsChild>
            <w:div w:id="36413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369810">
          <w:marLeft w:val="0"/>
          <w:marRight w:val="0"/>
          <w:marTop w:val="0"/>
          <w:marBottom w:val="120"/>
          <w:divBdr>
            <w:top w:val="none" w:sz="0" w:space="0" w:color="auto"/>
            <w:left w:val="none" w:sz="0" w:space="0" w:color="auto"/>
            <w:bottom w:val="none" w:sz="0" w:space="0" w:color="auto"/>
            <w:right w:val="none" w:sz="0" w:space="0" w:color="auto"/>
          </w:divBdr>
        </w:div>
        <w:div w:id="43338520">
          <w:marLeft w:val="0"/>
          <w:marRight w:val="0"/>
          <w:marTop w:val="0"/>
          <w:marBottom w:val="120"/>
          <w:divBdr>
            <w:top w:val="none" w:sz="0" w:space="0" w:color="auto"/>
            <w:left w:val="none" w:sz="0" w:space="0" w:color="auto"/>
            <w:bottom w:val="none" w:sz="0" w:space="0" w:color="auto"/>
            <w:right w:val="none" w:sz="0" w:space="0" w:color="auto"/>
          </w:divBdr>
        </w:div>
      </w:divsChild>
    </w:div>
    <w:div w:id="108280778">
      <w:bodyDiv w:val="1"/>
      <w:marLeft w:val="0"/>
      <w:marRight w:val="0"/>
      <w:marTop w:val="0"/>
      <w:marBottom w:val="0"/>
      <w:divBdr>
        <w:top w:val="none" w:sz="0" w:space="0" w:color="auto"/>
        <w:left w:val="none" w:sz="0" w:space="0" w:color="auto"/>
        <w:bottom w:val="none" w:sz="0" w:space="0" w:color="auto"/>
        <w:right w:val="none" w:sz="0" w:space="0" w:color="auto"/>
      </w:divBdr>
    </w:div>
    <w:div w:id="187450610">
      <w:bodyDiv w:val="1"/>
      <w:marLeft w:val="0"/>
      <w:marRight w:val="0"/>
      <w:marTop w:val="0"/>
      <w:marBottom w:val="0"/>
      <w:divBdr>
        <w:top w:val="none" w:sz="0" w:space="0" w:color="auto"/>
        <w:left w:val="none" w:sz="0" w:space="0" w:color="auto"/>
        <w:bottom w:val="none" w:sz="0" w:space="0" w:color="auto"/>
        <w:right w:val="none" w:sz="0" w:space="0" w:color="auto"/>
      </w:divBdr>
    </w:div>
    <w:div w:id="192157087">
      <w:bodyDiv w:val="1"/>
      <w:marLeft w:val="0"/>
      <w:marRight w:val="0"/>
      <w:marTop w:val="0"/>
      <w:marBottom w:val="0"/>
      <w:divBdr>
        <w:top w:val="none" w:sz="0" w:space="0" w:color="auto"/>
        <w:left w:val="none" w:sz="0" w:space="0" w:color="auto"/>
        <w:bottom w:val="none" w:sz="0" w:space="0" w:color="auto"/>
        <w:right w:val="none" w:sz="0" w:space="0" w:color="auto"/>
      </w:divBdr>
    </w:div>
    <w:div w:id="203371306">
      <w:bodyDiv w:val="1"/>
      <w:marLeft w:val="0"/>
      <w:marRight w:val="0"/>
      <w:marTop w:val="0"/>
      <w:marBottom w:val="0"/>
      <w:divBdr>
        <w:top w:val="none" w:sz="0" w:space="0" w:color="auto"/>
        <w:left w:val="none" w:sz="0" w:space="0" w:color="auto"/>
        <w:bottom w:val="none" w:sz="0" w:space="0" w:color="auto"/>
        <w:right w:val="none" w:sz="0" w:space="0" w:color="auto"/>
      </w:divBdr>
    </w:div>
    <w:div w:id="301812284">
      <w:bodyDiv w:val="1"/>
      <w:marLeft w:val="0"/>
      <w:marRight w:val="0"/>
      <w:marTop w:val="0"/>
      <w:marBottom w:val="0"/>
      <w:divBdr>
        <w:top w:val="none" w:sz="0" w:space="0" w:color="auto"/>
        <w:left w:val="none" w:sz="0" w:space="0" w:color="auto"/>
        <w:bottom w:val="none" w:sz="0" w:space="0" w:color="auto"/>
        <w:right w:val="none" w:sz="0" w:space="0" w:color="auto"/>
      </w:divBdr>
    </w:div>
    <w:div w:id="308822310">
      <w:bodyDiv w:val="1"/>
      <w:marLeft w:val="0"/>
      <w:marRight w:val="0"/>
      <w:marTop w:val="0"/>
      <w:marBottom w:val="0"/>
      <w:divBdr>
        <w:top w:val="none" w:sz="0" w:space="0" w:color="auto"/>
        <w:left w:val="none" w:sz="0" w:space="0" w:color="auto"/>
        <w:bottom w:val="none" w:sz="0" w:space="0" w:color="auto"/>
        <w:right w:val="none" w:sz="0" w:space="0" w:color="auto"/>
      </w:divBdr>
    </w:div>
    <w:div w:id="338852385">
      <w:bodyDiv w:val="1"/>
      <w:marLeft w:val="0"/>
      <w:marRight w:val="0"/>
      <w:marTop w:val="0"/>
      <w:marBottom w:val="0"/>
      <w:divBdr>
        <w:top w:val="none" w:sz="0" w:space="0" w:color="auto"/>
        <w:left w:val="none" w:sz="0" w:space="0" w:color="auto"/>
        <w:bottom w:val="none" w:sz="0" w:space="0" w:color="auto"/>
        <w:right w:val="none" w:sz="0" w:space="0" w:color="auto"/>
      </w:divBdr>
    </w:div>
    <w:div w:id="374504768">
      <w:bodyDiv w:val="1"/>
      <w:marLeft w:val="0"/>
      <w:marRight w:val="0"/>
      <w:marTop w:val="0"/>
      <w:marBottom w:val="0"/>
      <w:divBdr>
        <w:top w:val="none" w:sz="0" w:space="0" w:color="auto"/>
        <w:left w:val="none" w:sz="0" w:space="0" w:color="auto"/>
        <w:bottom w:val="none" w:sz="0" w:space="0" w:color="auto"/>
        <w:right w:val="none" w:sz="0" w:space="0" w:color="auto"/>
      </w:divBdr>
    </w:div>
    <w:div w:id="433941867">
      <w:bodyDiv w:val="1"/>
      <w:marLeft w:val="0"/>
      <w:marRight w:val="0"/>
      <w:marTop w:val="0"/>
      <w:marBottom w:val="0"/>
      <w:divBdr>
        <w:top w:val="none" w:sz="0" w:space="0" w:color="auto"/>
        <w:left w:val="none" w:sz="0" w:space="0" w:color="auto"/>
        <w:bottom w:val="none" w:sz="0" w:space="0" w:color="auto"/>
        <w:right w:val="none" w:sz="0" w:space="0" w:color="auto"/>
      </w:divBdr>
    </w:div>
    <w:div w:id="501090667">
      <w:bodyDiv w:val="1"/>
      <w:marLeft w:val="0"/>
      <w:marRight w:val="0"/>
      <w:marTop w:val="0"/>
      <w:marBottom w:val="0"/>
      <w:divBdr>
        <w:top w:val="none" w:sz="0" w:space="0" w:color="auto"/>
        <w:left w:val="none" w:sz="0" w:space="0" w:color="auto"/>
        <w:bottom w:val="none" w:sz="0" w:space="0" w:color="auto"/>
        <w:right w:val="none" w:sz="0" w:space="0" w:color="auto"/>
      </w:divBdr>
    </w:div>
    <w:div w:id="503714877">
      <w:bodyDiv w:val="1"/>
      <w:marLeft w:val="0"/>
      <w:marRight w:val="0"/>
      <w:marTop w:val="0"/>
      <w:marBottom w:val="0"/>
      <w:divBdr>
        <w:top w:val="none" w:sz="0" w:space="0" w:color="auto"/>
        <w:left w:val="none" w:sz="0" w:space="0" w:color="auto"/>
        <w:bottom w:val="none" w:sz="0" w:space="0" w:color="auto"/>
        <w:right w:val="none" w:sz="0" w:space="0" w:color="auto"/>
      </w:divBdr>
    </w:div>
    <w:div w:id="516509601">
      <w:bodyDiv w:val="1"/>
      <w:marLeft w:val="0"/>
      <w:marRight w:val="0"/>
      <w:marTop w:val="0"/>
      <w:marBottom w:val="0"/>
      <w:divBdr>
        <w:top w:val="none" w:sz="0" w:space="0" w:color="auto"/>
        <w:left w:val="none" w:sz="0" w:space="0" w:color="auto"/>
        <w:bottom w:val="none" w:sz="0" w:space="0" w:color="auto"/>
        <w:right w:val="none" w:sz="0" w:space="0" w:color="auto"/>
      </w:divBdr>
    </w:div>
    <w:div w:id="590511290">
      <w:bodyDiv w:val="1"/>
      <w:marLeft w:val="0"/>
      <w:marRight w:val="0"/>
      <w:marTop w:val="0"/>
      <w:marBottom w:val="0"/>
      <w:divBdr>
        <w:top w:val="none" w:sz="0" w:space="0" w:color="auto"/>
        <w:left w:val="none" w:sz="0" w:space="0" w:color="auto"/>
        <w:bottom w:val="none" w:sz="0" w:space="0" w:color="auto"/>
        <w:right w:val="none" w:sz="0" w:space="0" w:color="auto"/>
      </w:divBdr>
    </w:div>
    <w:div w:id="599334176">
      <w:bodyDiv w:val="1"/>
      <w:marLeft w:val="0"/>
      <w:marRight w:val="0"/>
      <w:marTop w:val="0"/>
      <w:marBottom w:val="0"/>
      <w:divBdr>
        <w:top w:val="none" w:sz="0" w:space="0" w:color="auto"/>
        <w:left w:val="none" w:sz="0" w:space="0" w:color="auto"/>
        <w:bottom w:val="none" w:sz="0" w:space="0" w:color="auto"/>
        <w:right w:val="none" w:sz="0" w:space="0" w:color="auto"/>
      </w:divBdr>
    </w:div>
    <w:div w:id="623577415">
      <w:bodyDiv w:val="1"/>
      <w:marLeft w:val="0"/>
      <w:marRight w:val="0"/>
      <w:marTop w:val="0"/>
      <w:marBottom w:val="0"/>
      <w:divBdr>
        <w:top w:val="none" w:sz="0" w:space="0" w:color="auto"/>
        <w:left w:val="none" w:sz="0" w:space="0" w:color="auto"/>
        <w:bottom w:val="none" w:sz="0" w:space="0" w:color="auto"/>
        <w:right w:val="none" w:sz="0" w:space="0" w:color="auto"/>
      </w:divBdr>
    </w:div>
    <w:div w:id="625232973">
      <w:bodyDiv w:val="1"/>
      <w:marLeft w:val="0"/>
      <w:marRight w:val="0"/>
      <w:marTop w:val="0"/>
      <w:marBottom w:val="0"/>
      <w:divBdr>
        <w:top w:val="none" w:sz="0" w:space="0" w:color="auto"/>
        <w:left w:val="none" w:sz="0" w:space="0" w:color="auto"/>
        <w:bottom w:val="none" w:sz="0" w:space="0" w:color="auto"/>
        <w:right w:val="none" w:sz="0" w:space="0" w:color="auto"/>
      </w:divBdr>
    </w:div>
    <w:div w:id="627394474">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709690620">
      <w:bodyDiv w:val="1"/>
      <w:marLeft w:val="0"/>
      <w:marRight w:val="0"/>
      <w:marTop w:val="0"/>
      <w:marBottom w:val="0"/>
      <w:divBdr>
        <w:top w:val="none" w:sz="0" w:space="0" w:color="auto"/>
        <w:left w:val="none" w:sz="0" w:space="0" w:color="auto"/>
        <w:bottom w:val="none" w:sz="0" w:space="0" w:color="auto"/>
        <w:right w:val="none" w:sz="0" w:space="0" w:color="auto"/>
      </w:divBdr>
    </w:div>
    <w:div w:id="731001253">
      <w:bodyDiv w:val="1"/>
      <w:marLeft w:val="0"/>
      <w:marRight w:val="0"/>
      <w:marTop w:val="0"/>
      <w:marBottom w:val="0"/>
      <w:divBdr>
        <w:top w:val="none" w:sz="0" w:space="0" w:color="auto"/>
        <w:left w:val="none" w:sz="0" w:space="0" w:color="auto"/>
        <w:bottom w:val="none" w:sz="0" w:space="0" w:color="auto"/>
        <w:right w:val="none" w:sz="0" w:space="0" w:color="auto"/>
      </w:divBdr>
    </w:div>
    <w:div w:id="735324275">
      <w:bodyDiv w:val="1"/>
      <w:marLeft w:val="0"/>
      <w:marRight w:val="0"/>
      <w:marTop w:val="0"/>
      <w:marBottom w:val="0"/>
      <w:divBdr>
        <w:top w:val="none" w:sz="0" w:space="0" w:color="auto"/>
        <w:left w:val="none" w:sz="0" w:space="0" w:color="auto"/>
        <w:bottom w:val="none" w:sz="0" w:space="0" w:color="auto"/>
        <w:right w:val="none" w:sz="0" w:space="0" w:color="auto"/>
      </w:divBdr>
    </w:div>
    <w:div w:id="788860488">
      <w:bodyDiv w:val="1"/>
      <w:marLeft w:val="0"/>
      <w:marRight w:val="0"/>
      <w:marTop w:val="0"/>
      <w:marBottom w:val="0"/>
      <w:divBdr>
        <w:top w:val="none" w:sz="0" w:space="0" w:color="auto"/>
        <w:left w:val="none" w:sz="0" w:space="0" w:color="auto"/>
        <w:bottom w:val="none" w:sz="0" w:space="0" w:color="auto"/>
        <w:right w:val="none" w:sz="0" w:space="0" w:color="auto"/>
      </w:divBdr>
    </w:div>
    <w:div w:id="935793833">
      <w:bodyDiv w:val="1"/>
      <w:marLeft w:val="0"/>
      <w:marRight w:val="0"/>
      <w:marTop w:val="0"/>
      <w:marBottom w:val="0"/>
      <w:divBdr>
        <w:top w:val="none" w:sz="0" w:space="0" w:color="auto"/>
        <w:left w:val="none" w:sz="0" w:space="0" w:color="auto"/>
        <w:bottom w:val="none" w:sz="0" w:space="0" w:color="auto"/>
        <w:right w:val="none" w:sz="0" w:space="0" w:color="auto"/>
      </w:divBdr>
    </w:div>
    <w:div w:id="944732651">
      <w:bodyDiv w:val="1"/>
      <w:marLeft w:val="0"/>
      <w:marRight w:val="0"/>
      <w:marTop w:val="0"/>
      <w:marBottom w:val="0"/>
      <w:divBdr>
        <w:top w:val="none" w:sz="0" w:space="0" w:color="auto"/>
        <w:left w:val="none" w:sz="0" w:space="0" w:color="auto"/>
        <w:bottom w:val="none" w:sz="0" w:space="0" w:color="auto"/>
        <w:right w:val="none" w:sz="0" w:space="0" w:color="auto"/>
      </w:divBdr>
    </w:div>
    <w:div w:id="958607598">
      <w:bodyDiv w:val="1"/>
      <w:marLeft w:val="0"/>
      <w:marRight w:val="0"/>
      <w:marTop w:val="0"/>
      <w:marBottom w:val="0"/>
      <w:divBdr>
        <w:top w:val="none" w:sz="0" w:space="0" w:color="auto"/>
        <w:left w:val="none" w:sz="0" w:space="0" w:color="auto"/>
        <w:bottom w:val="none" w:sz="0" w:space="0" w:color="auto"/>
        <w:right w:val="none" w:sz="0" w:space="0" w:color="auto"/>
      </w:divBdr>
    </w:div>
    <w:div w:id="1059666897">
      <w:bodyDiv w:val="1"/>
      <w:marLeft w:val="0"/>
      <w:marRight w:val="0"/>
      <w:marTop w:val="0"/>
      <w:marBottom w:val="0"/>
      <w:divBdr>
        <w:top w:val="none" w:sz="0" w:space="0" w:color="auto"/>
        <w:left w:val="none" w:sz="0" w:space="0" w:color="auto"/>
        <w:bottom w:val="none" w:sz="0" w:space="0" w:color="auto"/>
        <w:right w:val="none" w:sz="0" w:space="0" w:color="auto"/>
      </w:divBdr>
    </w:div>
    <w:div w:id="1081295797">
      <w:bodyDiv w:val="1"/>
      <w:marLeft w:val="0"/>
      <w:marRight w:val="0"/>
      <w:marTop w:val="0"/>
      <w:marBottom w:val="0"/>
      <w:divBdr>
        <w:top w:val="none" w:sz="0" w:space="0" w:color="auto"/>
        <w:left w:val="none" w:sz="0" w:space="0" w:color="auto"/>
        <w:bottom w:val="none" w:sz="0" w:space="0" w:color="auto"/>
        <w:right w:val="none" w:sz="0" w:space="0" w:color="auto"/>
      </w:divBdr>
    </w:div>
    <w:div w:id="1122380147">
      <w:bodyDiv w:val="1"/>
      <w:marLeft w:val="0"/>
      <w:marRight w:val="0"/>
      <w:marTop w:val="0"/>
      <w:marBottom w:val="0"/>
      <w:divBdr>
        <w:top w:val="none" w:sz="0" w:space="0" w:color="auto"/>
        <w:left w:val="none" w:sz="0" w:space="0" w:color="auto"/>
        <w:bottom w:val="none" w:sz="0" w:space="0" w:color="auto"/>
        <w:right w:val="none" w:sz="0" w:space="0" w:color="auto"/>
      </w:divBdr>
    </w:div>
    <w:div w:id="1149980283">
      <w:bodyDiv w:val="1"/>
      <w:marLeft w:val="0"/>
      <w:marRight w:val="0"/>
      <w:marTop w:val="0"/>
      <w:marBottom w:val="0"/>
      <w:divBdr>
        <w:top w:val="none" w:sz="0" w:space="0" w:color="auto"/>
        <w:left w:val="none" w:sz="0" w:space="0" w:color="auto"/>
        <w:bottom w:val="none" w:sz="0" w:space="0" w:color="auto"/>
        <w:right w:val="none" w:sz="0" w:space="0" w:color="auto"/>
      </w:divBdr>
    </w:div>
    <w:div w:id="1157458295">
      <w:bodyDiv w:val="1"/>
      <w:marLeft w:val="0"/>
      <w:marRight w:val="0"/>
      <w:marTop w:val="0"/>
      <w:marBottom w:val="0"/>
      <w:divBdr>
        <w:top w:val="none" w:sz="0" w:space="0" w:color="auto"/>
        <w:left w:val="none" w:sz="0" w:space="0" w:color="auto"/>
        <w:bottom w:val="none" w:sz="0" w:space="0" w:color="auto"/>
        <w:right w:val="none" w:sz="0" w:space="0" w:color="auto"/>
      </w:divBdr>
    </w:div>
    <w:div w:id="1225944206">
      <w:bodyDiv w:val="1"/>
      <w:marLeft w:val="0"/>
      <w:marRight w:val="0"/>
      <w:marTop w:val="0"/>
      <w:marBottom w:val="0"/>
      <w:divBdr>
        <w:top w:val="none" w:sz="0" w:space="0" w:color="auto"/>
        <w:left w:val="none" w:sz="0" w:space="0" w:color="auto"/>
        <w:bottom w:val="none" w:sz="0" w:space="0" w:color="auto"/>
        <w:right w:val="none" w:sz="0" w:space="0" w:color="auto"/>
      </w:divBdr>
    </w:div>
    <w:div w:id="1307129278">
      <w:bodyDiv w:val="1"/>
      <w:marLeft w:val="0"/>
      <w:marRight w:val="0"/>
      <w:marTop w:val="0"/>
      <w:marBottom w:val="0"/>
      <w:divBdr>
        <w:top w:val="none" w:sz="0" w:space="0" w:color="auto"/>
        <w:left w:val="none" w:sz="0" w:space="0" w:color="auto"/>
        <w:bottom w:val="none" w:sz="0" w:space="0" w:color="auto"/>
        <w:right w:val="none" w:sz="0" w:space="0" w:color="auto"/>
      </w:divBdr>
    </w:div>
    <w:div w:id="1324503803">
      <w:bodyDiv w:val="1"/>
      <w:marLeft w:val="0"/>
      <w:marRight w:val="0"/>
      <w:marTop w:val="0"/>
      <w:marBottom w:val="0"/>
      <w:divBdr>
        <w:top w:val="none" w:sz="0" w:space="0" w:color="auto"/>
        <w:left w:val="none" w:sz="0" w:space="0" w:color="auto"/>
        <w:bottom w:val="none" w:sz="0" w:space="0" w:color="auto"/>
        <w:right w:val="none" w:sz="0" w:space="0" w:color="auto"/>
      </w:divBdr>
    </w:div>
    <w:div w:id="1344556655">
      <w:bodyDiv w:val="1"/>
      <w:marLeft w:val="0"/>
      <w:marRight w:val="0"/>
      <w:marTop w:val="0"/>
      <w:marBottom w:val="0"/>
      <w:divBdr>
        <w:top w:val="none" w:sz="0" w:space="0" w:color="auto"/>
        <w:left w:val="none" w:sz="0" w:space="0" w:color="auto"/>
        <w:bottom w:val="none" w:sz="0" w:space="0" w:color="auto"/>
        <w:right w:val="none" w:sz="0" w:space="0" w:color="auto"/>
      </w:divBdr>
    </w:div>
    <w:div w:id="1385444243">
      <w:bodyDiv w:val="1"/>
      <w:marLeft w:val="0"/>
      <w:marRight w:val="0"/>
      <w:marTop w:val="0"/>
      <w:marBottom w:val="0"/>
      <w:divBdr>
        <w:top w:val="none" w:sz="0" w:space="0" w:color="auto"/>
        <w:left w:val="none" w:sz="0" w:space="0" w:color="auto"/>
        <w:bottom w:val="none" w:sz="0" w:space="0" w:color="auto"/>
        <w:right w:val="none" w:sz="0" w:space="0" w:color="auto"/>
      </w:divBdr>
    </w:div>
    <w:div w:id="1399980123">
      <w:bodyDiv w:val="1"/>
      <w:marLeft w:val="0"/>
      <w:marRight w:val="0"/>
      <w:marTop w:val="0"/>
      <w:marBottom w:val="0"/>
      <w:divBdr>
        <w:top w:val="none" w:sz="0" w:space="0" w:color="auto"/>
        <w:left w:val="none" w:sz="0" w:space="0" w:color="auto"/>
        <w:bottom w:val="none" w:sz="0" w:space="0" w:color="auto"/>
        <w:right w:val="none" w:sz="0" w:space="0" w:color="auto"/>
      </w:divBdr>
    </w:div>
    <w:div w:id="1426997768">
      <w:bodyDiv w:val="1"/>
      <w:marLeft w:val="0"/>
      <w:marRight w:val="0"/>
      <w:marTop w:val="0"/>
      <w:marBottom w:val="0"/>
      <w:divBdr>
        <w:top w:val="none" w:sz="0" w:space="0" w:color="auto"/>
        <w:left w:val="none" w:sz="0" w:space="0" w:color="auto"/>
        <w:bottom w:val="none" w:sz="0" w:space="0" w:color="auto"/>
        <w:right w:val="none" w:sz="0" w:space="0" w:color="auto"/>
      </w:divBdr>
    </w:div>
    <w:div w:id="1493764321">
      <w:bodyDiv w:val="1"/>
      <w:marLeft w:val="0"/>
      <w:marRight w:val="0"/>
      <w:marTop w:val="0"/>
      <w:marBottom w:val="0"/>
      <w:divBdr>
        <w:top w:val="none" w:sz="0" w:space="0" w:color="auto"/>
        <w:left w:val="none" w:sz="0" w:space="0" w:color="auto"/>
        <w:bottom w:val="none" w:sz="0" w:space="0" w:color="auto"/>
        <w:right w:val="none" w:sz="0" w:space="0" w:color="auto"/>
      </w:divBdr>
    </w:div>
    <w:div w:id="1532918422">
      <w:bodyDiv w:val="1"/>
      <w:marLeft w:val="0"/>
      <w:marRight w:val="0"/>
      <w:marTop w:val="0"/>
      <w:marBottom w:val="0"/>
      <w:divBdr>
        <w:top w:val="none" w:sz="0" w:space="0" w:color="auto"/>
        <w:left w:val="none" w:sz="0" w:space="0" w:color="auto"/>
        <w:bottom w:val="none" w:sz="0" w:space="0" w:color="auto"/>
        <w:right w:val="none" w:sz="0" w:space="0" w:color="auto"/>
      </w:divBdr>
    </w:div>
    <w:div w:id="1538927101">
      <w:bodyDiv w:val="1"/>
      <w:marLeft w:val="0"/>
      <w:marRight w:val="0"/>
      <w:marTop w:val="0"/>
      <w:marBottom w:val="0"/>
      <w:divBdr>
        <w:top w:val="none" w:sz="0" w:space="0" w:color="auto"/>
        <w:left w:val="none" w:sz="0" w:space="0" w:color="auto"/>
        <w:bottom w:val="none" w:sz="0" w:space="0" w:color="auto"/>
        <w:right w:val="none" w:sz="0" w:space="0" w:color="auto"/>
      </w:divBdr>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040456">
      <w:bodyDiv w:val="1"/>
      <w:marLeft w:val="0"/>
      <w:marRight w:val="0"/>
      <w:marTop w:val="0"/>
      <w:marBottom w:val="0"/>
      <w:divBdr>
        <w:top w:val="none" w:sz="0" w:space="0" w:color="auto"/>
        <w:left w:val="none" w:sz="0" w:space="0" w:color="auto"/>
        <w:bottom w:val="none" w:sz="0" w:space="0" w:color="auto"/>
        <w:right w:val="none" w:sz="0" w:space="0" w:color="auto"/>
      </w:divBdr>
    </w:div>
    <w:div w:id="1556770972">
      <w:bodyDiv w:val="1"/>
      <w:marLeft w:val="0"/>
      <w:marRight w:val="0"/>
      <w:marTop w:val="0"/>
      <w:marBottom w:val="0"/>
      <w:divBdr>
        <w:top w:val="none" w:sz="0" w:space="0" w:color="auto"/>
        <w:left w:val="none" w:sz="0" w:space="0" w:color="auto"/>
        <w:bottom w:val="none" w:sz="0" w:space="0" w:color="auto"/>
        <w:right w:val="none" w:sz="0" w:space="0" w:color="auto"/>
      </w:divBdr>
    </w:div>
    <w:div w:id="1576083689">
      <w:bodyDiv w:val="1"/>
      <w:marLeft w:val="0"/>
      <w:marRight w:val="0"/>
      <w:marTop w:val="0"/>
      <w:marBottom w:val="0"/>
      <w:divBdr>
        <w:top w:val="none" w:sz="0" w:space="0" w:color="auto"/>
        <w:left w:val="none" w:sz="0" w:space="0" w:color="auto"/>
        <w:bottom w:val="none" w:sz="0" w:space="0" w:color="auto"/>
        <w:right w:val="none" w:sz="0" w:space="0" w:color="auto"/>
      </w:divBdr>
    </w:div>
    <w:div w:id="1612973665">
      <w:bodyDiv w:val="1"/>
      <w:marLeft w:val="0"/>
      <w:marRight w:val="0"/>
      <w:marTop w:val="0"/>
      <w:marBottom w:val="0"/>
      <w:divBdr>
        <w:top w:val="none" w:sz="0" w:space="0" w:color="auto"/>
        <w:left w:val="none" w:sz="0" w:space="0" w:color="auto"/>
        <w:bottom w:val="none" w:sz="0" w:space="0" w:color="auto"/>
        <w:right w:val="none" w:sz="0" w:space="0" w:color="auto"/>
      </w:divBdr>
    </w:div>
    <w:div w:id="1615670740">
      <w:bodyDiv w:val="1"/>
      <w:marLeft w:val="0"/>
      <w:marRight w:val="0"/>
      <w:marTop w:val="0"/>
      <w:marBottom w:val="0"/>
      <w:divBdr>
        <w:top w:val="none" w:sz="0" w:space="0" w:color="auto"/>
        <w:left w:val="none" w:sz="0" w:space="0" w:color="auto"/>
        <w:bottom w:val="none" w:sz="0" w:space="0" w:color="auto"/>
        <w:right w:val="none" w:sz="0" w:space="0" w:color="auto"/>
      </w:divBdr>
      <w:divsChild>
        <w:div w:id="1981612903">
          <w:marLeft w:val="336"/>
          <w:marRight w:val="0"/>
          <w:marTop w:val="120"/>
          <w:marBottom w:val="312"/>
          <w:divBdr>
            <w:top w:val="none" w:sz="0" w:space="0" w:color="auto"/>
            <w:left w:val="none" w:sz="0" w:space="0" w:color="auto"/>
            <w:bottom w:val="none" w:sz="0" w:space="0" w:color="auto"/>
            <w:right w:val="none" w:sz="0" w:space="0" w:color="auto"/>
          </w:divBdr>
          <w:divsChild>
            <w:div w:id="563837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6058870">
          <w:marLeft w:val="0"/>
          <w:marRight w:val="0"/>
          <w:marTop w:val="0"/>
          <w:marBottom w:val="120"/>
          <w:divBdr>
            <w:top w:val="none" w:sz="0" w:space="0" w:color="auto"/>
            <w:left w:val="none" w:sz="0" w:space="0" w:color="auto"/>
            <w:bottom w:val="none" w:sz="0" w:space="0" w:color="auto"/>
            <w:right w:val="none" w:sz="0" w:space="0" w:color="auto"/>
          </w:divBdr>
        </w:div>
        <w:div w:id="1371154023">
          <w:marLeft w:val="0"/>
          <w:marRight w:val="0"/>
          <w:marTop w:val="0"/>
          <w:marBottom w:val="120"/>
          <w:divBdr>
            <w:top w:val="none" w:sz="0" w:space="0" w:color="auto"/>
            <w:left w:val="none" w:sz="0" w:space="0" w:color="auto"/>
            <w:bottom w:val="none" w:sz="0" w:space="0" w:color="auto"/>
            <w:right w:val="none" w:sz="0" w:space="0" w:color="auto"/>
          </w:divBdr>
        </w:div>
      </w:divsChild>
    </w:div>
    <w:div w:id="1679236628">
      <w:bodyDiv w:val="1"/>
      <w:marLeft w:val="0"/>
      <w:marRight w:val="0"/>
      <w:marTop w:val="0"/>
      <w:marBottom w:val="0"/>
      <w:divBdr>
        <w:top w:val="none" w:sz="0" w:space="0" w:color="auto"/>
        <w:left w:val="none" w:sz="0" w:space="0" w:color="auto"/>
        <w:bottom w:val="none" w:sz="0" w:space="0" w:color="auto"/>
        <w:right w:val="none" w:sz="0" w:space="0" w:color="auto"/>
      </w:divBdr>
    </w:div>
    <w:div w:id="1698236652">
      <w:bodyDiv w:val="1"/>
      <w:marLeft w:val="0"/>
      <w:marRight w:val="0"/>
      <w:marTop w:val="0"/>
      <w:marBottom w:val="0"/>
      <w:divBdr>
        <w:top w:val="none" w:sz="0" w:space="0" w:color="auto"/>
        <w:left w:val="none" w:sz="0" w:space="0" w:color="auto"/>
        <w:bottom w:val="none" w:sz="0" w:space="0" w:color="auto"/>
        <w:right w:val="none" w:sz="0" w:space="0" w:color="auto"/>
      </w:divBdr>
    </w:div>
    <w:div w:id="1702784342">
      <w:bodyDiv w:val="1"/>
      <w:marLeft w:val="0"/>
      <w:marRight w:val="0"/>
      <w:marTop w:val="0"/>
      <w:marBottom w:val="0"/>
      <w:divBdr>
        <w:top w:val="none" w:sz="0" w:space="0" w:color="auto"/>
        <w:left w:val="none" w:sz="0" w:space="0" w:color="auto"/>
        <w:bottom w:val="none" w:sz="0" w:space="0" w:color="auto"/>
        <w:right w:val="none" w:sz="0" w:space="0" w:color="auto"/>
      </w:divBdr>
    </w:div>
    <w:div w:id="1740712447">
      <w:bodyDiv w:val="1"/>
      <w:marLeft w:val="0"/>
      <w:marRight w:val="0"/>
      <w:marTop w:val="0"/>
      <w:marBottom w:val="0"/>
      <w:divBdr>
        <w:top w:val="none" w:sz="0" w:space="0" w:color="auto"/>
        <w:left w:val="none" w:sz="0" w:space="0" w:color="auto"/>
        <w:bottom w:val="none" w:sz="0" w:space="0" w:color="auto"/>
        <w:right w:val="none" w:sz="0" w:space="0" w:color="auto"/>
      </w:divBdr>
      <w:divsChild>
        <w:div w:id="1566263345">
          <w:marLeft w:val="336"/>
          <w:marRight w:val="0"/>
          <w:marTop w:val="120"/>
          <w:marBottom w:val="312"/>
          <w:divBdr>
            <w:top w:val="none" w:sz="0" w:space="0" w:color="auto"/>
            <w:left w:val="none" w:sz="0" w:space="0" w:color="auto"/>
            <w:bottom w:val="none" w:sz="0" w:space="0" w:color="auto"/>
            <w:right w:val="none" w:sz="0" w:space="0" w:color="auto"/>
          </w:divBdr>
          <w:divsChild>
            <w:div w:id="161435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9609810">
          <w:marLeft w:val="0"/>
          <w:marRight w:val="0"/>
          <w:marTop w:val="0"/>
          <w:marBottom w:val="120"/>
          <w:divBdr>
            <w:top w:val="none" w:sz="0" w:space="0" w:color="auto"/>
            <w:left w:val="none" w:sz="0" w:space="0" w:color="auto"/>
            <w:bottom w:val="none" w:sz="0" w:space="0" w:color="auto"/>
            <w:right w:val="none" w:sz="0" w:space="0" w:color="auto"/>
          </w:divBdr>
        </w:div>
        <w:div w:id="246891027">
          <w:marLeft w:val="0"/>
          <w:marRight w:val="0"/>
          <w:marTop w:val="0"/>
          <w:marBottom w:val="120"/>
          <w:divBdr>
            <w:top w:val="none" w:sz="0" w:space="0" w:color="auto"/>
            <w:left w:val="none" w:sz="0" w:space="0" w:color="auto"/>
            <w:bottom w:val="none" w:sz="0" w:space="0" w:color="auto"/>
            <w:right w:val="none" w:sz="0" w:space="0" w:color="auto"/>
          </w:divBdr>
        </w:div>
      </w:divsChild>
    </w:div>
    <w:div w:id="1744447357">
      <w:bodyDiv w:val="1"/>
      <w:marLeft w:val="0"/>
      <w:marRight w:val="0"/>
      <w:marTop w:val="0"/>
      <w:marBottom w:val="0"/>
      <w:divBdr>
        <w:top w:val="none" w:sz="0" w:space="0" w:color="auto"/>
        <w:left w:val="none" w:sz="0" w:space="0" w:color="auto"/>
        <w:bottom w:val="none" w:sz="0" w:space="0" w:color="auto"/>
        <w:right w:val="none" w:sz="0" w:space="0" w:color="auto"/>
      </w:divBdr>
    </w:div>
    <w:div w:id="1775586893">
      <w:bodyDiv w:val="1"/>
      <w:marLeft w:val="0"/>
      <w:marRight w:val="0"/>
      <w:marTop w:val="0"/>
      <w:marBottom w:val="0"/>
      <w:divBdr>
        <w:top w:val="none" w:sz="0" w:space="0" w:color="auto"/>
        <w:left w:val="none" w:sz="0" w:space="0" w:color="auto"/>
        <w:bottom w:val="none" w:sz="0" w:space="0" w:color="auto"/>
        <w:right w:val="none" w:sz="0" w:space="0" w:color="auto"/>
      </w:divBdr>
    </w:div>
    <w:div w:id="1789349548">
      <w:bodyDiv w:val="1"/>
      <w:marLeft w:val="0"/>
      <w:marRight w:val="0"/>
      <w:marTop w:val="0"/>
      <w:marBottom w:val="0"/>
      <w:divBdr>
        <w:top w:val="none" w:sz="0" w:space="0" w:color="auto"/>
        <w:left w:val="none" w:sz="0" w:space="0" w:color="auto"/>
        <w:bottom w:val="none" w:sz="0" w:space="0" w:color="auto"/>
        <w:right w:val="none" w:sz="0" w:space="0" w:color="auto"/>
      </w:divBdr>
    </w:div>
    <w:div w:id="1862938057">
      <w:bodyDiv w:val="1"/>
      <w:marLeft w:val="0"/>
      <w:marRight w:val="0"/>
      <w:marTop w:val="0"/>
      <w:marBottom w:val="0"/>
      <w:divBdr>
        <w:top w:val="none" w:sz="0" w:space="0" w:color="auto"/>
        <w:left w:val="none" w:sz="0" w:space="0" w:color="auto"/>
        <w:bottom w:val="none" w:sz="0" w:space="0" w:color="auto"/>
        <w:right w:val="none" w:sz="0" w:space="0" w:color="auto"/>
      </w:divBdr>
      <w:divsChild>
        <w:div w:id="211158746">
          <w:marLeft w:val="336"/>
          <w:marRight w:val="0"/>
          <w:marTop w:val="120"/>
          <w:marBottom w:val="312"/>
          <w:divBdr>
            <w:top w:val="none" w:sz="0" w:space="0" w:color="auto"/>
            <w:left w:val="none" w:sz="0" w:space="0" w:color="auto"/>
            <w:bottom w:val="none" w:sz="0" w:space="0" w:color="auto"/>
            <w:right w:val="none" w:sz="0" w:space="0" w:color="auto"/>
          </w:divBdr>
          <w:divsChild>
            <w:div w:id="1850678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1107">
          <w:marLeft w:val="0"/>
          <w:marRight w:val="0"/>
          <w:marTop w:val="0"/>
          <w:marBottom w:val="120"/>
          <w:divBdr>
            <w:top w:val="none" w:sz="0" w:space="0" w:color="auto"/>
            <w:left w:val="none" w:sz="0" w:space="0" w:color="auto"/>
            <w:bottom w:val="none" w:sz="0" w:space="0" w:color="auto"/>
            <w:right w:val="none" w:sz="0" w:space="0" w:color="auto"/>
          </w:divBdr>
        </w:div>
        <w:div w:id="673652551">
          <w:marLeft w:val="0"/>
          <w:marRight w:val="0"/>
          <w:marTop w:val="0"/>
          <w:marBottom w:val="120"/>
          <w:divBdr>
            <w:top w:val="none" w:sz="0" w:space="0" w:color="auto"/>
            <w:left w:val="none" w:sz="0" w:space="0" w:color="auto"/>
            <w:bottom w:val="none" w:sz="0" w:space="0" w:color="auto"/>
            <w:right w:val="none" w:sz="0" w:space="0" w:color="auto"/>
          </w:divBdr>
        </w:div>
      </w:divsChild>
    </w:div>
    <w:div w:id="1923680623">
      <w:bodyDiv w:val="1"/>
      <w:marLeft w:val="0"/>
      <w:marRight w:val="0"/>
      <w:marTop w:val="0"/>
      <w:marBottom w:val="0"/>
      <w:divBdr>
        <w:top w:val="none" w:sz="0" w:space="0" w:color="auto"/>
        <w:left w:val="none" w:sz="0" w:space="0" w:color="auto"/>
        <w:bottom w:val="none" w:sz="0" w:space="0" w:color="auto"/>
        <w:right w:val="none" w:sz="0" w:space="0" w:color="auto"/>
      </w:divBdr>
    </w:div>
    <w:div w:id="1928883159">
      <w:bodyDiv w:val="1"/>
      <w:marLeft w:val="0"/>
      <w:marRight w:val="0"/>
      <w:marTop w:val="0"/>
      <w:marBottom w:val="0"/>
      <w:divBdr>
        <w:top w:val="none" w:sz="0" w:space="0" w:color="auto"/>
        <w:left w:val="none" w:sz="0" w:space="0" w:color="auto"/>
        <w:bottom w:val="none" w:sz="0" w:space="0" w:color="auto"/>
        <w:right w:val="none" w:sz="0" w:space="0" w:color="auto"/>
      </w:divBdr>
    </w:div>
    <w:div w:id="1943830033">
      <w:bodyDiv w:val="1"/>
      <w:marLeft w:val="0"/>
      <w:marRight w:val="0"/>
      <w:marTop w:val="0"/>
      <w:marBottom w:val="0"/>
      <w:divBdr>
        <w:top w:val="none" w:sz="0" w:space="0" w:color="auto"/>
        <w:left w:val="none" w:sz="0" w:space="0" w:color="auto"/>
        <w:bottom w:val="none" w:sz="0" w:space="0" w:color="auto"/>
        <w:right w:val="none" w:sz="0" w:space="0" w:color="auto"/>
      </w:divBdr>
    </w:div>
    <w:div w:id="1987776424">
      <w:bodyDiv w:val="1"/>
      <w:marLeft w:val="0"/>
      <w:marRight w:val="0"/>
      <w:marTop w:val="0"/>
      <w:marBottom w:val="0"/>
      <w:divBdr>
        <w:top w:val="none" w:sz="0" w:space="0" w:color="auto"/>
        <w:left w:val="none" w:sz="0" w:space="0" w:color="auto"/>
        <w:bottom w:val="none" w:sz="0" w:space="0" w:color="auto"/>
        <w:right w:val="none" w:sz="0" w:space="0" w:color="auto"/>
      </w:divBdr>
    </w:div>
    <w:div w:id="1994483629">
      <w:bodyDiv w:val="1"/>
      <w:marLeft w:val="0"/>
      <w:marRight w:val="0"/>
      <w:marTop w:val="0"/>
      <w:marBottom w:val="0"/>
      <w:divBdr>
        <w:top w:val="none" w:sz="0" w:space="0" w:color="auto"/>
        <w:left w:val="none" w:sz="0" w:space="0" w:color="auto"/>
        <w:bottom w:val="none" w:sz="0" w:space="0" w:color="auto"/>
        <w:right w:val="none" w:sz="0" w:space="0" w:color="auto"/>
      </w:divBdr>
    </w:div>
    <w:div w:id="2049910154">
      <w:bodyDiv w:val="1"/>
      <w:marLeft w:val="0"/>
      <w:marRight w:val="0"/>
      <w:marTop w:val="0"/>
      <w:marBottom w:val="0"/>
      <w:divBdr>
        <w:top w:val="none" w:sz="0" w:space="0" w:color="auto"/>
        <w:left w:val="none" w:sz="0" w:space="0" w:color="auto"/>
        <w:bottom w:val="none" w:sz="0" w:space="0" w:color="auto"/>
        <w:right w:val="none" w:sz="0" w:space="0" w:color="auto"/>
      </w:divBdr>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 w:id="2088575276">
      <w:bodyDiv w:val="1"/>
      <w:marLeft w:val="0"/>
      <w:marRight w:val="0"/>
      <w:marTop w:val="0"/>
      <w:marBottom w:val="0"/>
      <w:divBdr>
        <w:top w:val="none" w:sz="0" w:space="0" w:color="auto"/>
        <w:left w:val="none" w:sz="0" w:space="0" w:color="auto"/>
        <w:bottom w:val="none" w:sz="0" w:space="0" w:color="auto"/>
        <w:right w:val="none" w:sz="0" w:space="0" w:color="auto"/>
      </w:divBdr>
    </w:div>
    <w:div w:id="2111854536">
      <w:bodyDiv w:val="1"/>
      <w:marLeft w:val="0"/>
      <w:marRight w:val="0"/>
      <w:marTop w:val="0"/>
      <w:marBottom w:val="0"/>
      <w:divBdr>
        <w:top w:val="none" w:sz="0" w:space="0" w:color="auto"/>
        <w:left w:val="none" w:sz="0" w:space="0" w:color="auto"/>
        <w:bottom w:val="none" w:sz="0" w:space="0" w:color="auto"/>
        <w:right w:val="none" w:sz="0" w:space="0" w:color="auto"/>
      </w:divBdr>
    </w:div>
    <w:div w:id="214160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stackoverflow.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blog.soshace.com/deep-learning-vs-machine-learning-overview-compari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hyperlink" Target="https://pygame-learning-environment.readthedocs.io/en/latest/"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towardsdatascience.com/introduction-to-machine-learning-for-beginners-eed6024fdb08"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hyperlink" Target="https://openai.com/blog/evolution-strategie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en.wikipedia.org/wiki/Reinforcement_learning"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b:Tag>
    <b:SourceType>Book</b:SourceType>
    <b:Guid>{87E0D0E5-24F7-2343-8993-F3C5EA4FA25F}</b:Guid>
    <b:Author>
      <b:Author>
        <b:NameList>
          <b:Person>
            <b:Last>Barto</b:Last>
            <b:First>Richard</b:First>
            <b:Middle>S. Sutton and Andrew G.</b:Middle>
          </b:Person>
        </b:NameList>
      </b:Author>
    </b:Author>
    <b:RefOrder>2</b:RefOrder>
  </b:Source>
  <b:Source>
    <b:Tag>Book</b:Tag>
    <b:SourceType>Book</b:SourceType>
    <b:Guid>{E3829988-C0D2-3F48-8DF5-F89DD87A04CD}</b:Guid>
    <b:Author>
      <b:Author>
        <b:NameList>
          <b:Person>
            <b:Last>Barto</b:Last>
            <b:First>Richard</b:First>
            <b:Middle>S. Sutton and Andrew G.</b:Middle>
          </b:Person>
        </b:NameList>
      </b:Author>
    </b:Author>
    <b:Title>"Reinforcement Learning: An Introduction"</b:Title>
    <b:Year>2014</b:Year>
    <b:RefOrder>1</b:RefOrder>
  </b:Source>
</b:Sources>
</file>

<file path=customXml/itemProps1.xml><?xml version="1.0" encoding="utf-8"?>
<ds:datastoreItem xmlns:ds="http://schemas.openxmlformats.org/officeDocument/2006/customXml" ds:itemID="{63460A19-4840-B94D-9BD6-9615FBFC1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44</Pages>
  <Words>10475</Words>
  <Characters>59710</Characters>
  <Application>Microsoft Office Word</Application>
  <DocSecurity>0</DocSecurity>
  <Lines>497</Lines>
  <Paragraphs>140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1803</cp:revision>
  <dcterms:created xsi:type="dcterms:W3CDTF">2019-11-17T09:30:00Z</dcterms:created>
  <dcterms:modified xsi:type="dcterms:W3CDTF">2020-05-17T12:25:00Z</dcterms:modified>
</cp:coreProperties>
</file>