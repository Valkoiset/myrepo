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C45B24" w:rsidRDefault="007D59A1" w:rsidP="00082F3D">
      <w:pPr>
        <w:spacing w:line="200" w:lineRule="exact"/>
        <w:jc w:val="both"/>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r w:rsidRPr="00C45B24">
        <w:rPr>
          <w:lang w:val="en-US"/>
        </w:rPr>
        <w:t>Specialisation</w:t>
      </w:r>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Romanchenko</w:t>
      </w:r>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384A3972" w:rsidR="007D59A1" w:rsidRPr="00305442" w:rsidRDefault="00305442" w:rsidP="00082F3D">
      <w:pPr>
        <w:spacing w:after="305" w:line="240" w:lineRule="exact"/>
        <w:jc w:val="both"/>
        <w:rPr>
          <w:sz w:val="28"/>
          <w:szCs w:val="28"/>
          <w:lang w:val="en-US"/>
        </w:rPr>
      </w:pPr>
      <w:r w:rsidRPr="003A5FE1">
        <w:rPr>
          <w:sz w:val="28"/>
          <w:szCs w:val="28"/>
          <w:lang w:val="en-US"/>
        </w:rPr>
        <w:t xml:space="preserve">Deep Reinforcement Learning: training intelligent agent to play game “Flappy Bird” with </w:t>
      </w:r>
      <w:r w:rsidR="00453683">
        <w:rPr>
          <w:sz w:val="28"/>
          <w:szCs w:val="28"/>
          <w:lang w:val="en-US"/>
        </w:rPr>
        <w:t>E</w:t>
      </w:r>
      <w:r w:rsidRPr="003A5FE1">
        <w:rPr>
          <w:sz w:val="28"/>
          <w:szCs w:val="28"/>
          <w:lang w:val="en-US"/>
        </w:rPr>
        <w:t xml:space="preserve">volution </w:t>
      </w:r>
      <w:r w:rsidR="00453683">
        <w:rPr>
          <w:sz w:val="28"/>
          <w:szCs w:val="28"/>
          <w:lang w:val="en-US"/>
        </w:rPr>
        <w:t>S</w:t>
      </w:r>
      <w:r w:rsidRPr="003A5FE1">
        <w:rPr>
          <w:sz w:val="28"/>
          <w:szCs w:val="28"/>
          <w:lang w:val="en-US"/>
        </w:rPr>
        <w:t>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5583637A"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p>
    <w:p w14:paraId="755FF004" w14:textId="77777777" w:rsidR="007D59A1" w:rsidRPr="00C45B24" w:rsidRDefault="007D59A1" w:rsidP="00082F3D">
      <w:pPr>
        <w:spacing w:line="48" w:lineRule="exact"/>
        <w:jc w:val="both"/>
        <w:rPr>
          <w:lang w:val="en-US"/>
        </w:rPr>
      </w:pPr>
    </w:p>
    <w:p w14:paraId="7C87B69F" w14:textId="4E9A6FCF" w:rsidR="007D59A1" w:rsidRPr="00C45B24" w:rsidRDefault="005F2CBA" w:rsidP="00082F3D">
      <w:pPr>
        <w:spacing w:line="0" w:lineRule="atLeast"/>
        <w:ind w:left="4964"/>
        <w:jc w:val="both"/>
        <w:rPr>
          <w:lang w:val="en-US"/>
        </w:rPr>
      </w:pPr>
      <w:r>
        <w:rPr>
          <w:lang w:val="en-US"/>
        </w:rPr>
        <w:t>Warsaw School of Economics</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 xml:space="preserve">dr. </w:t>
      </w:r>
      <w:proofErr w:type="spellStart"/>
      <w:r>
        <w:rPr>
          <w:lang w:val="en-US"/>
        </w:rPr>
        <w:t>Jaros</w:t>
      </w:r>
      <w:r w:rsidRPr="0004243B">
        <w:rPr>
          <w:lang w:val="en-US"/>
        </w:rPr>
        <w:t>ław</w:t>
      </w:r>
      <w:proofErr w:type="spellEnd"/>
      <w:r w:rsidRPr="0004243B">
        <w:rPr>
          <w:lang w:val="en-US"/>
        </w:rPr>
        <w:t xml:space="preserve"> </w:t>
      </w:r>
      <w:proofErr w:type="spellStart"/>
      <w:r w:rsidRPr="0004243B">
        <w:rPr>
          <w:lang w:val="en-US"/>
        </w:rPr>
        <w:t>Olejniczak</w:t>
      </w:r>
      <w:proofErr w:type="spellEnd"/>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77777777" w:rsidR="007D59A1" w:rsidRPr="00C45B24" w:rsidRDefault="007D59A1" w:rsidP="00082F3D">
      <w:pPr>
        <w:spacing w:line="200" w:lineRule="exact"/>
        <w:jc w:val="both"/>
        <w:rPr>
          <w:lang w:val="en-US"/>
        </w:rPr>
      </w:pPr>
    </w:p>
    <w:p w14:paraId="36CC0953" w14:textId="77777777" w:rsidR="007D59A1" w:rsidRPr="00C45B24" w:rsidRDefault="007D59A1"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15315AEA" w14:textId="13B20A0A" w:rsidR="007D59A1" w:rsidRPr="00C45B24" w:rsidRDefault="007D59A1" w:rsidP="00082F3D">
      <w:pPr>
        <w:spacing w:line="0" w:lineRule="atLeast"/>
        <w:ind w:left="3804"/>
        <w:jc w:val="both"/>
        <w:rPr>
          <w:lang w:val="en-US"/>
        </w:rPr>
      </w:pPr>
      <w:r w:rsidRPr="00C45B24">
        <w:rPr>
          <w:lang w:val="en-US"/>
        </w:rPr>
        <w:t>Warsaw 20</w:t>
      </w:r>
      <w:r w:rsidR="001724DA">
        <w:rPr>
          <w:lang w:val="en-US"/>
        </w:rPr>
        <w:t>20</w:t>
      </w:r>
    </w:p>
    <w:p w14:paraId="21797A62" w14:textId="77777777" w:rsidR="007D59A1" w:rsidRPr="00C45B24" w:rsidRDefault="007D59A1" w:rsidP="00082F3D">
      <w:pPr>
        <w:spacing w:line="323" w:lineRule="exact"/>
        <w:jc w:val="both"/>
        <w:rPr>
          <w:lang w:val="en-US"/>
        </w:rPr>
      </w:pPr>
    </w:p>
    <w:p w14:paraId="4E5674E1" w14:textId="2622FA86" w:rsidR="00CE1644" w:rsidRPr="00DF73ED" w:rsidRDefault="00CE1644" w:rsidP="00082F3D">
      <w:pPr>
        <w:spacing w:line="360" w:lineRule="auto"/>
        <w:jc w:val="both"/>
        <w:rPr>
          <w:lang w:val="en-US"/>
        </w:rPr>
      </w:pPr>
    </w:p>
    <w:p w14:paraId="26F1A58C" w14:textId="1F68AE8C" w:rsidR="00836CBF" w:rsidRPr="00DF73ED" w:rsidRDefault="00836CBF" w:rsidP="00082F3D">
      <w:pPr>
        <w:spacing w:line="360" w:lineRule="auto"/>
        <w:jc w:val="both"/>
        <w:rPr>
          <w:lang w:val="en-US"/>
        </w:rPr>
      </w:pPr>
    </w:p>
    <w:p w14:paraId="0DFCFDAA" w14:textId="77777777" w:rsidR="00836CBF" w:rsidRDefault="00836CBF" w:rsidP="00082F3D">
      <w:pPr>
        <w:spacing w:line="360" w:lineRule="auto"/>
        <w:jc w:val="both"/>
        <w:rPr>
          <w:lang w:val="en-US"/>
        </w:rPr>
      </w:pPr>
    </w:p>
    <w:p w14:paraId="4BEEADC5" w14:textId="77777777" w:rsidR="00157F13" w:rsidRDefault="00157F13" w:rsidP="00304CC0">
      <w:pPr>
        <w:spacing w:line="360" w:lineRule="auto"/>
        <w:jc w:val="both"/>
        <w:rPr>
          <w:b/>
          <w:bCs/>
          <w:spacing w:val="-5"/>
          <w:kern w:val="36"/>
          <w:lang w:val="en-US"/>
        </w:rPr>
      </w:pPr>
    </w:p>
    <w:p w14:paraId="662D064C" w14:textId="7F8584AE" w:rsidR="00084070" w:rsidRPr="001F447B" w:rsidRDefault="006D718A" w:rsidP="008B2D1A">
      <w:pPr>
        <w:pStyle w:val="TOC1"/>
        <w:rPr>
          <w:rFonts w:ascii="Times New Roman" w:hAnsi="Times New Roman" w:cs="Times New Roman"/>
        </w:rPr>
      </w:pPr>
      <w:r w:rsidRPr="001F447B">
        <w:rPr>
          <w:rFonts w:ascii="Times New Roman" w:hAnsi="Times New Roman" w:cs="Times New Roman"/>
        </w:rPr>
        <w:lastRenderedPageBreak/>
        <w:t xml:space="preserve">                                                                        </w:t>
      </w:r>
      <w:r w:rsidR="00084070" w:rsidRPr="001F447B">
        <w:rPr>
          <w:rFonts w:ascii="Times New Roman" w:hAnsi="Times New Roman" w:cs="Times New Roman"/>
        </w:rPr>
        <w:t>Table of co</w:t>
      </w:r>
      <w:r w:rsidRPr="001F447B">
        <w:rPr>
          <w:rFonts w:ascii="Times New Roman" w:hAnsi="Times New Roman" w:cs="Times New Roman"/>
        </w:rPr>
        <w:t>ntents</w:t>
      </w:r>
    </w:p>
    <w:p w14:paraId="4FEC8060" w14:textId="77777777" w:rsidR="006D718A" w:rsidRPr="001F447B" w:rsidRDefault="006D718A" w:rsidP="008B2D1A">
      <w:pPr>
        <w:pStyle w:val="TOC1"/>
        <w:rPr>
          <w:rFonts w:ascii="Times New Roman" w:hAnsi="Times New Roman" w:cs="Times New Roman"/>
        </w:rPr>
      </w:pPr>
    </w:p>
    <w:p w14:paraId="56A63238" w14:textId="57DEDB9E"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Introduction ……….……………………</w:t>
      </w:r>
      <w:proofErr w:type="gramStart"/>
      <w:r w:rsidR="001F447B">
        <w:rPr>
          <w:rFonts w:ascii="Times New Roman" w:hAnsi="Times New Roman" w:cs="Times New Roman"/>
        </w:rPr>
        <w:t>…..</w:t>
      </w:r>
      <w:proofErr w:type="gramEnd"/>
      <w:r w:rsidRPr="001F447B">
        <w:rPr>
          <w:rFonts w:ascii="Times New Roman" w:hAnsi="Times New Roman" w:cs="Times New Roman"/>
        </w:rPr>
        <w:t>…………………………………</w:t>
      </w:r>
      <w:r w:rsidR="00E55A19" w:rsidRPr="001F447B">
        <w:rPr>
          <w:rFonts w:ascii="Times New Roman" w:hAnsi="Times New Roman" w:cs="Times New Roman"/>
          <w:i/>
          <w:iCs/>
        </w:rPr>
        <w:t>..</w:t>
      </w:r>
      <w:r w:rsidRPr="001F447B">
        <w:rPr>
          <w:rFonts w:ascii="Times New Roman" w:hAnsi="Times New Roman" w:cs="Times New Roman"/>
        </w:rPr>
        <w:t>…………….3</w:t>
      </w:r>
    </w:p>
    <w:p w14:paraId="40E16662" w14:textId="1AA3BB5B"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1. Introduction to Machine Learning …</w:t>
      </w:r>
      <w:r w:rsidR="001F447B">
        <w:rPr>
          <w:rFonts w:ascii="Times New Roman" w:hAnsi="Times New Roman" w:cs="Times New Roman"/>
        </w:rPr>
        <w:t>….</w:t>
      </w:r>
      <w:r w:rsidRPr="001F447B">
        <w:rPr>
          <w:rFonts w:ascii="Times New Roman" w:hAnsi="Times New Roman" w:cs="Times New Roman"/>
        </w:rPr>
        <w:t>…………………………………………………4</w:t>
      </w:r>
    </w:p>
    <w:p w14:paraId="2221A7DA" w14:textId="77777777" w:rsidR="001D65AA" w:rsidRPr="001F447B" w:rsidRDefault="001D65AA" w:rsidP="008B2D1A">
      <w:pPr>
        <w:pStyle w:val="TOC1"/>
        <w:rPr>
          <w:rFonts w:ascii="Times New Roman" w:eastAsiaTheme="minorEastAsia" w:hAnsi="Times New Roman" w:cs="Times New Roman"/>
          <w:noProof/>
          <w:lang w:val="en-PL"/>
        </w:rPr>
      </w:pPr>
      <w:r w:rsidRPr="001F447B">
        <w:rPr>
          <w:rFonts w:ascii="Times New Roman" w:hAnsi="Times New Roman" w:cs="Times New Roman"/>
        </w:rPr>
        <w:fldChar w:fldCharType="begin"/>
      </w:r>
      <w:r w:rsidRPr="001F447B">
        <w:rPr>
          <w:rFonts w:ascii="Times New Roman" w:hAnsi="Times New Roman" w:cs="Times New Roman"/>
        </w:rPr>
        <w:instrText xml:space="preserve"> TOC \o "1-2" \h \z \u </w:instrText>
      </w:r>
      <w:r w:rsidRPr="001F447B">
        <w:rPr>
          <w:rFonts w:ascii="Times New Roman" w:hAnsi="Times New Roman" w:cs="Times New Roman"/>
        </w:rPr>
        <w:fldChar w:fldCharType="separate"/>
      </w:r>
      <w:hyperlink w:anchor="_Toc40569387" w:history="1">
        <w:r w:rsidRPr="001F447B">
          <w:rPr>
            <w:rStyle w:val="Hyperlink"/>
            <w:rFonts w:ascii="Times New Roman" w:eastAsia="Arial" w:hAnsi="Times New Roman" w:cs="Times New Roman"/>
            <w:noProof/>
            <w:spacing w:val="-5"/>
            <w:kern w:val="36"/>
          </w:rPr>
          <w:t>1.1 A Quick History of Machine Learning</w:t>
        </w:r>
        <w:r w:rsidRPr="001F447B">
          <w:rPr>
            <w:rFonts w:ascii="Times New Roman" w:hAnsi="Times New Roman" w:cs="Times New Roman"/>
            <w:noProof/>
            <w:webHidden/>
          </w:rPr>
          <w:tab/>
        </w:r>
        <w:r w:rsidRPr="001F447B">
          <w:rPr>
            <w:rFonts w:ascii="Times New Roman" w:hAnsi="Times New Roman" w:cs="Times New Roman"/>
            <w:noProof/>
            <w:webHidden/>
          </w:rPr>
          <w:fldChar w:fldCharType="begin"/>
        </w:r>
        <w:r w:rsidRPr="001F447B">
          <w:rPr>
            <w:rFonts w:ascii="Times New Roman" w:hAnsi="Times New Roman" w:cs="Times New Roman"/>
            <w:noProof/>
            <w:webHidden/>
          </w:rPr>
          <w:instrText xml:space="preserve"> PAGEREF _Toc40569387 \h </w:instrText>
        </w:r>
        <w:r w:rsidRPr="001F447B">
          <w:rPr>
            <w:rFonts w:ascii="Times New Roman" w:hAnsi="Times New Roman" w:cs="Times New Roman"/>
            <w:noProof/>
            <w:webHidden/>
          </w:rPr>
        </w:r>
        <w:r w:rsidRPr="001F447B">
          <w:rPr>
            <w:rFonts w:ascii="Times New Roman" w:hAnsi="Times New Roman" w:cs="Times New Roman"/>
            <w:noProof/>
            <w:webHidden/>
          </w:rPr>
          <w:fldChar w:fldCharType="separate"/>
        </w:r>
        <w:r w:rsidRPr="001F447B">
          <w:rPr>
            <w:rFonts w:ascii="Times New Roman" w:hAnsi="Times New Roman" w:cs="Times New Roman"/>
            <w:noProof/>
            <w:webHidden/>
          </w:rPr>
          <w:t>5</w:t>
        </w:r>
        <w:r w:rsidRPr="001F447B">
          <w:rPr>
            <w:rFonts w:ascii="Times New Roman" w:hAnsi="Times New Roman" w:cs="Times New Roman"/>
            <w:noProof/>
            <w:webHidden/>
          </w:rPr>
          <w:fldChar w:fldCharType="end"/>
        </w:r>
      </w:hyperlink>
    </w:p>
    <w:p w14:paraId="00311F68" w14:textId="0CD0CA8D" w:rsidR="001D65AA" w:rsidRPr="001F447B" w:rsidRDefault="00FA1678" w:rsidP="008B2D1A">
      <w:pPr>
        <w:pStyle w:val="TOC1"/>
        <w:rPr>
          <w:rFonts w:ascii="Times New Roman" w:eastAsiaTheme="minorEastAsia" w:hAnsi="Times New Roman" w:cs="Times New Roman"/>
          <w:noProof/>
          <w:lang w:val="en-PL"/>
        </w:rPr>
      </w:pPr>
      <w:hyperlink w:anchor="_Toc40569389" w:history="1">
        <w:r w:rsidR="001D65AA" w:rsidRPr="001F447B">
          <w:rPr>
            <w:rStyle w:val="Hyperlink"/>
            <w:rFonts w:ascii="Times New Roman" w:eastAsia="Arial" w:hAnsi="Times New Roman" w:cs="Times New Roman"/>
            <w:noProof/>
            <w:spacing w:val="-5"/>
            <w:kern w:val="36"/>
          </w:rPr>
          <w:t>1.2   What is Machine Learning?</w:t>
        </w:r>
        <w:r w:rsidR="001D65AA" w:rsidRPr="001F447B">
          <w:rPr>
            <w:rFonts w:ascii="Times New Roman" w:hAnsi="Times New Roman" w:cs="Times New Roman"/>
            <w:noProof/>
            <w:webHidden/>
          </w:rPr>
          <w:tab/>
        </w:r>
        <w:r w:rsidR="0042105F" w:rsidRPr="001F447B">
          <w:rPr>
            <w:rFonts w:ascii="Times New Roman" w:hAnsi="Times New Roman" w:cs="Times New Roman"/>
            <w:noProof/>
            <w:webHidden/>
          </w:rPr>
          <w:t>6</w:t>
        </w:r>
      </w:hyperlink>
    </w:p>
    <w:p w14:paraId="778E77A6" w14:textId="77777777" w:rsidR="001D65AA" w:rsidRPr="001F447B" w:rsidRDefault="00FA1678" w:rsidP="008B2D1A">
      <w:pPr>
        <w:pStyle w:val="TOC1"/>
        <w:rPr>
          <w:rFonts w:ascii="Times New Roman" w:eastAsiaTheme="minorEastAsia" w:hAnsi="Times New Roman" w:cs="Times New Roman"/>
          <w:noProof/>
          <w:lang w:val="en-PL"/>
        </w:rPr>
      </w:pPr>
      <w:hyperlink w:anchor="_Toc40569390" w:history="1">
        <w:r w:rsidR="001D65AA" w:rsidRPr="001F447B">
          <w:rPr>
            <w:rStyle w:val="Hyperlink"/>
            <w:rFonts w:ascii="Times New Roman" w:eastAsia="Arial" w:hAnsi="Times New Roman" w:cs="Times New Roman"/>
            <w:noProof/>
            <w:spacing w:val="-5"/>
            <w:kern w:val="36"/>
          </w:rPr>
          <w:t>1.3   Types of ML</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_Toc40569390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7</w:t>
        </w:r>
        <w:r w:rsidR="001D65AA" w:rsidRPr="001F447B">
          <w:rPr>
            <w:rFonts w:ascii="Times New Roman" w:hAnsi="Times New Roman" w:cs="Times New Roman"/>
            <w:noProof/>
            <w:webHidden/>
          </w:rPr>
          <w:fldChar w:fldCharType="end"/>
        </w:r>
      </w:hyperlink>
    </w:p>
    <w:p w14:paraId="2F911537" w14:textId="77777777" w:rsidR="001D65AA" w:rsidRPr="001F447B" w:rsidRDefault="00FA1678" w:rsidP="008B2D1A">
      <w:pPr>
        <w:pStyle w:val="TOC1"/>
        <w:rPr>
          <w:rFonts w:ascii="Times New Roman" w:eastAsiaTheme="minorEastAsia" w:hAnsi="Times New Roman" w:cs="Times New Roman"/>
          <w:noProof/>
          <w:lang w:val="en-PL"/>
        </w:rPr>
      </w:pPr>
      <w:hyperlink w:anchor="_Toc40569391" w:history="1">
        <w:r w:rsidR="001D65AA" w:rsidRPr="001F447B">
          <w:rPr>
            <w:rStyle w:val="Hyperlink"/>
            <w:rFonts w:ascii="Times New Roman" w:eastAsia="Arial" w:hAnsi="Times New Roman" w:cs="Times New Roman"/>
            <w:noProof/>
            <w:spacing w:val="-5"/>
            <w:kern w:val="36"/>
          </w:rPr>
          <w:t>1.4   Overview of Supervised Learning Algorithm</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_Toc40569391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8</w:t>
        </w:r>
        <w:r w:rsidR="001D65AA" w:rsidRPr="001F447B">
          <w:rPr>
            <w:rFonts w:ascii="Times New Roman" w:hAnsi="Times New Roman" w:cs="Times New Roman"/>
            <w:noProof/>
            <w:webHidden/>
          </w:rPr>
          <w:fldChar w:fldCharType="end"/>
        </w:r>
      </w:hyperlink>
    </w:p>
    <w:p w14:paraId="6BE7B538" w14:textId="77777777" w:rsidR="001D65AA" w:rsidRPr="001F447B" w:rsidRDefault="00FA1678" w:rsidP="00CA4C18">
      <w:pPr>
        <w:pStyle w:val="TOC2"/>
        <w:rPr>
          <w:rFonts w:ascii="Times New Roman" w:eastAsiaTheme="minorEastAsia" w:hAnsi="Times New Roman" w:cs="Times New Roman"/>
          <w:noProof/>
          <w:lang w:val="en-PL"/>
        </w:rPr>
      </w:pPr>
      <w:hyperlink w:anchor="_Toc40569392" w:history="1">
        <w:r w:rsidR="001D65AA" w:rsidRPr="001F447B">
          <w:rPr>
            <w:rStyle w:val="Hyperlink"/>
            <w:rFonts w:ascii="Times New Roman" w:eastAsia="Arial" w:hAnsi="Times New Roman" w:cs="Times New Roman"/>
            <w:noProof/>
            <w:spacing w:val="-5"/>
            <w:sz w:val="24"/>
            <w:szCs w:val="24"/>
          </w:rPr>
          <w:t>1.5   Types of 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_Toc40569392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3320282B" w14:textId="77777777" w:rsidR="001D65AA" w:rsidRPr="001F447B" w:rsidRDefault="00FA1678" w:rsidP="008B2D1A">
      <w:pPr>
        <w:pStyle w:val="TOC1"/>
        <w:rPr>
          <w:rFonts w:ascii="Times New Roman" w:eastAsiaTheme="minorEastAsia" w:hAnsi="Times New Roman" w:cs="Times New Roman"/>
          <w:noProof/>
          <w:lang w:val="en-PL"/>
        </w:rPr>
      </w:pPr>
      <w:hyperlink w:anchor="_Toc40569393" w:history="1">
        <w:r w:rsidR="001D65AA" w:rsidRPr="001F447B">
          <w:rPr>
            <w:rStyle w:val="Hyperlink"/>
            <w:rFonts w:ascii="Times New Roman" w:eastAsia="Arial" w:hAnsi="Times New Roman" w:cs="Times New Roman"/>
            <w:noProof/>
            <w:spacing w:val="-5"/>
            <w:kern w:val="36"/>
          </w:rPr>
          <w:t>1.6   Unsupervised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_Toc40569393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73B1D927" w14:textId="014E7AFC" w:rsidR="001D65AA" w:rsidRPr="001F447B" w:rsidRDefault="00FA1678" w:rsidP="00CA4C18">
      <w:pPr>
        <w:pStyle w:val="TOC2"/>
        <w:rPr>
          <w:rFonts w:ascii="Times New Roman" w:eastAsiaTheme="minorEastAsia" w:hAnsi="Times New Roman" w:cs="Times New Roman"/>
          <w:noProof/>
          <w:lang w:val="en-PL"/>
        </w:rPr>
      </w:pPr>
      <w:hyperlink w:anchor="_Toc40569394" w:history="1">
        <w:r w:rsidR="001D65AA" w:rsidRPr="001F447B">
          <w:rPr>
            <w:rStyle w:val="Hyperlink"/>
            <w:rFonts w:ascii="Times New Roman" w:eastAsia="Arial" w:hAnsi="Times New Roman" w:cs="Times New Roman"/>
            <w:noProof/>
            <w:spacing w:val="-5"/>
            <w:sz w:val="24"/>
            <w:szCs w:val="24"/>
          </w:rPr>
          <w:t>1.7   Types of Unsupervised learning</w:t>
        </w:r>
        <w:r w:rsidR="001D65AA" w:rsidRPr="001F447B">
          <w:rPr>
            <w:rFonts w:ascii="Times New Roman" w:hAnsi="Times New Roman" w:cs="Times New Roman"/>
            <w:noProof/>
            <w:webHidden/>
          </w:rPr>
          <w:tab/>
        </w:r>
        <w:r w:rsidR="00CA4C18" w:rsidRPr="001F447B">
          <w:rPr>
            <w:rFonts w:ascii="Times New Roman" w:hAnsi="Times New Roman" w:cs="Times New Roman"/>
            <w:noProof/>
            <w:webHidden/>
          </w:rPr>
          <w:t>9</w:t>
        </w:r>
      </w:hyperlink>
    </w:p>
    <w:p w14:paraId="08E49DB7" w14:textId="77777777" w:rsidR="001D65AA" w:rsidRPr="001F447B" w:rsidRDefault="00FA1678" w:rsidP="008B2D1A">
      <w:pPr>
        <w:pStyle w:val="TOC1"/>
        <w:rPr>
          <w:rFonts w:ascii="Times New Roman" w:eastAsiaTheme="minorEastAsia" w:hAnsi="Times New Roman" w:cs="Times New Roman"/>
          <w:noProof/>
          <w:lang w:val="en-PL"/>
        </w:rPr>
      </w:pPr>
      <w:hyperlink w:anchor="_Toc40569395" w:history="1">
        <w:r w:rsidR="001D65AA" w:rsidRPr="001F447B">
          <w:rPr>
            <w:rStyle w:val="Hyperlink"/>
            <w:rFonts w:ascii="Times New Roman" w:eastAsia="Arial" w:hAnsi="Times New Roman" w:cs="Times New Roman"/>
            <w:noProof/>
            <w:spacing w:val="-5"/>
            <w:kern w:val="36"/>
          </w:rPr>
          <w:t>1.8   Reinforcement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_Toc40569395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10</w:t>
        </w:r>
        <w:r w:rsidR="001D65AA" w:rsidRPr="001F447B">
          <w:rPr>
            <w:rFonts w:ascii="Times New Roman" w:hAnsi="Times New Roman" w:cs="Times New Roman"/>
            <w:noProof/>
            <w:webHidden/>
          </w:rPr>
          <w:fldChar w:fldCharType="end"/>
        </w:r>
      </w:hyperlink>
    </w:p>
    <w:p w14:paraId="4583225D" w14:textId="77777777" w:rsidR="001D65AA" w:rsidRPr="001F447B" w:rsidRDefault="00FA1678"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1.9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52CA1C0E" w14:textId="77777777" w:rsidR="001D65AA" w:rsidRPr="001F447B" w:rsidRDefault="00FA1678"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1.10   Neural Network vs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2EA32FDC" w14:textId="58B736CC" w:rsidR="001D65AA" w:rsidRPr="001F447B" w:rsidRDefault="00FA1678"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1.11   Summary of how Deep Learning works</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456FDE8B" w14:textId="6DBE524A" w:rsidR="001D65AA" w:rsidRPr="001F447B" w:rsidRDefault="00FA1678" w:rsidP="00CA4C18">
      <w:pPr>
        <w:pStyle w:val="TOC2"/>
        <w:rPr>
          <w:rFonts w:ascii="Times New Roman" w:eastAsiaTheme="minorEastAsia" w:hAnsi="Times New Roman" w:cs="Times New Roman"/>
          <w:noProof/>
          <w:lang w:val="en-PL"/>
        </w:rPr>
      </w:pPr>
      <w:hyperlink w:anchor="_Toc40569396" w:history="1">
        <w:r w:rsidR="001D65AA" w:rsidRPr="001F447B">
          <w:rPr>
            <w:rStyle w:val="Hyperlink"/>
            <w:rFonts w:ascii="Times New Roman" w:eastAsia="Arial" w:hAnsi="Times New Roman" w:cs="Times New Roman"/>
            <w:noProof/>
            <w:sz w:val="24"/>
            <w:szCs w:val="24"/>
            <w:lang w:val="en-US"/>
          </w:rPr>
          <w:t>1.12   Application of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6FB9493E" w14:textId="4A62B96B" w:rsidR="001D65AA" w:rsidRPr="001F447B" w:rsidRDefault="00FA1678" w:rsidP="00CA4C18">
      <w:pPr>
        <w:pStyle w:val="TOC2"/>
        <w:rPr>
          <w:rStyle w:val="Hyperlink"/>
          <w:rFonts w:ascii="Times New Roman" w:eastAsia="Arial" w:hAnsi="Times New Roman" w:cs="Times New Roman"/>
          <w:noProof/>
          <w:sz w:val="24"/>
          <w:szCs w:val="24"/>
        </w:rPr>
      </w:pPr>
      <w:hyperlink w:anchor="_Toc40569397" w:history="1">
        <w:r w:rsidR="001D65AA" w:rsidRPr="001F447B">
          <w:rPr>
            <w:rStyle w:val="Hyperlink"/>
            <w:rFonts w:ascii="Times New Roman" w:eastAsia="Arial" w:hAnsi="Times New Roman" w:cs="Times New Roman"/>
            <w:noProof/>
            <w:sz w:val="24"/>
            <w:szCs w:val="24"/>
            <w:lang w:val="en-US"/>
          </w:rPr>
          <w:t>1.13   Comparison of Machine Learning and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_Toc40569397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4</w:t>
        </w:r>
        <w:r w:rsidR="001D65AA" w:rsidRPr="001F447B">
          <w:rPr>
            <w:rFonts w:ascii="Times New Roman" w:hAnsi="Times New Roman" w:cs="Times New Roman"/>
            <w:noProof/>
            <w:webHidden/>
          </w:rPr>
          <w:fldChar w:fldCharType="end"/>
        </w:r>
      </w:hyperlink>
    </w:p>
    <w:p w14:paraId="323BCC0E" w14:textId="77777777" w:rsidR="001D65AA" w:rsidRPr="001F447B" w:rsidRDefault="001D65AA" w:rsidP="001D65AA"/>
    <w:p w14:paraId="3B100ABB" w14:textId="77777777" w:rsidR="001D65AA" w:rsidRPr="001F447B" w:rsidRDefault="001D65AA" w:rsidP="001D65AA">
      <w:pPr>
        <w:spacing w:line="360" w:lineRule="auto"/>
        <w:rPr>
          <w:b/>
          <w:bCs/>
          <w:lang w:val="en-US"/>
        </w:rPr>
      </w:pPr>
      <w:r w:rsidRPr="001F447B">
        <w:rPr>
          <w:b/>
          <w:bCs/>
          <w:lang w:val="en-US"/>
        </w:rPr>
        <w:t>2. Theory behind Reinforcement Learning ……………………………………………</w:t>
      </w:r>
      <w:proofErr w:type="gramStart"/>
      <w:r w:rsidRPr="001F447B">
        <w:rPr>
          <w:b/>
          <w:bCs/>
          <w:lang w:val="en-US"/>
        </w:rPr>
        <w:t>.....</w:t>
      </w:r>
      <w:proofErr w:type="gramEnd"/>
      <w:r w:rsidRPr="001F447B">
        <w:rPr>
          <w:b/>
          <w:bCs/>
          <w:lang w:val="en-US"/>
        </w:rPr>
        <w:t>16</w:t>
      </w:r>
    </w:p>
    <w:p w14:paraId="71787302" w14:textId="5B58F43F" w:rsidR="001D65AA" w:rsidRPr="001F447B" w:rsidRDefault="001D65AA" w:rsidP="001D65AA">
      <w:pPr>
        <w:spacing w:line="360" w:lineRule="auto"/>
        <w:rPr>
          <w:b/>
          <w:bCs/>
          <w:lang w:val="en-US"/>
        </w:rPr>
      </w:pPr>
      <w:r w:rsidRPr="001F447B">
        <w:rPr>
          <w:b/>
          <w:bCs/>
          <w:lang w:val="en-US"/>
        </w:rPr>
        <w:t>2.1 Examples of application of Reinforcement Learning…………………………………1</w:t>
      </w:r>
      <w:r w:rsidR="000700AA" w:rsidRPr="001F447B">
        <w:rPr>
          <w:b/>
          <w:bCs/>
          <w:lang w:val="en-US"/>
        </w:rPr>
        <w:t>9</w:t>
      </w:r>
    </w:p>
    <w:p w14:paraId="34E11414" w14:textId="35B6DDB3" w:rsidR="001D65AA" w:rsidRPr="001F447B" w:rsidRDefault="001D65AA" w:rsidP="001D65AA">
      <w:pPr>
        <w:rPr>
          <w:b/>
          <w:bCs/>
          <w:lang w:val="en-US"/>
        </w:rPr>
      </w:pPr>
      <w:r w:rsidRPr="001F447B">
        <w:rPr>
          <w:b/>
          <w:bCs/>
          <w:lang w:val="en-US"/>
        </w:rPr>
        <w:t>2.2 Elements of RL………………………………………………………………………</w:t>
      </w:r>
      <w:proofErr w:type="gramStart"/>
      <w:r w:rsidRPr="001F447B">
        <w:rPr>
          <w:b/>
          <w:bCs/>
          <w:lang w:val="en-US"/>
        </w:rPr>
        <w:t>…..</w:t>
      </w:r>
      <w:proofErr w:type="gramEnd"/>
      <w:r w:rsidR="000700AA" w:rsidRPr="001F447B">
        <w:rPr>
          <w:b/>
          <w:bCs/>
          <w:lang w:val="en-US"/>
        </w:rPr>
        <w:t>20</w:t>
      </w:r>
    </w:p>
    <w:p w14:paraId="545604BC" w14:textId="77777777" w:rsidR="00BF2931" w:rsidRPr="001F447B" w:rsidRDefault="00BF2931" w:rsidP="001D65AA">
      <w:pPr>
        <w:rPr>
          <w:b/>
          <w:bCs/>
          <w:lang w:val="en-US"/>
        </w:rPr>
      </w:pPr>
    </w:p>
    <w:p w14:paraId="39CC22F3" w14:textId="2F3E090D" w:rsidR="001D65AA" w:rsidRPr="001F447B" w:rsidRDefault="001D65AA" w:rsidP="001D65AA">
      <w:pPr>
        <w:rPr>
          <w:b/>
          <w:bCs/>
          <w:lang w:val="en-US"/>
        </w:rPr>
      </w:pPr>
      <w:r w:rsidRPr="001F447B">
        <w:rPr>
          <w:b/>
          <w:bCs/>
          <w:lang w:val="en-US"/>
        </w:rPr>
        <w:t>2.3 Scope and Limitations of RL…………………………………</w:t>
      </w:r>
      <w:r w:rsidR="0016048C" w:rsidRPr="001F447B">
        <w:rPr>
          <w:b/>
          <w:bCs/>
          <w:lang w:val="en-US"/>
        </w:rPr>
        <w:t>...</w:t>
      </w:r>
      <w:r w:rsidRPr="001F447B">
        <w:rPr>
          <w:b/>
          <w:bCs/>
          <w:lang w:val="en-US"/>
        </w:rPr>
        <w:t>……………………</w:t>
      </w:r>
      <w:r w:rsidR="00BF2931" w:rsidRPr="001F447B">
        <w:rPr>
          <w:b/>
          <w:bCs/>
          <w:lang w:val="en-US"/>
        </w:rPr>
        <w:t>…</w:t>
      </w:r>
      <w:r w:rsidR="000700AA" w:rsidRPr="001F447B">
        <w:rPr>
          <w:b/>
          <w:bCs/>
          <w:lang w:val="en-US"/>
        </w:rPr>
        <w:t>22</w:t>
      </w:r>
    </w:p>
    <w:p w14:paraId="69EE2EA2" w14:textId="77777777" w:rsidR="00BF2931" w:rsidRPr="001F447B" w:rsidRDefault="00BF2931" w:rsidP="001D65AA">
      <w:pPr>
        <w:rPr>
          <w:b/>
          <w:bCs/>
          <w:lang w:val="en-US"/>
        </w:rPr>
      </w:pPr>
    </w:p>
    <w:p w14:paraId="67659C64" w14:textId="527EEA45" w:rsidR="001D65AA" w:rsidRPr="001F447B" w:rsidRDefault="001D65AA" w:rsidP="001D65AA">
      <w:pPr>
        <w:rPr>
          <w:b/>
          <w:bCs/>
          <w:lang w:val="en-US"/>
        </w:rPr>
      </w:pPr>
      <w:r w:rsidRPr="001F447B">
        <w:rPr>
          <w:b/>
          <w:bCs/>
          <w:lang w:val="en-US"/>
        </w:rPr>
        <w:t>2.4 The Agent-Environment Interface…………………………………………………</w:t>
      </w:r>
      <w:proofErr w:type="gramStart"/>
      <w:r w:rsidRPr="001F447B">
        <w:rPr>
          <w:b/>
          <w:bCs/>
          <w:lang w:val="en-US"/>
        </w:rPr>
        <w:t>…..</w:t>
      </w:r>
      <w:proofErr w:type="gramEnd"/>
      <w:r w:rsidR="000700AA" w:rsidRPr="001F447B">
        <w:rPr>
          <w:b/>
          <w:bCs/>
          <w:lang w:val="en-US"/>
        </w:rPr>
        <w:t>24</w:t>
      </w:r>
    </w:p>
    <w:p w14:paraId="271F9D78" w14:textId="77777777" w:rsidR="00BF2931" w:rsidRPr="001F447B" w:rsidRDefault="00BF2931" w:rsidP="001D65AA">
      <w:pPr>
        <w:rPr>
          <w:b/>
          <w:bCs/>
          <w:lang w:val="en-US"/>
        </w:rPr>
      </w:pPr>
    </w:p>
    <w:p w14:paraId="402D998C" w14:textId="7AF1BE54" w:rsidR="001D65AA" w:rsidRPr="001F447B" w:rsidRDefault="001D65AA" w:rsidP="001D65AA">
      <w:pPr>
        <w:rPr>
          <w:b/>
          <w:bCs/>
          <w:lang w:val="en-US"/>
        </w:rPr>
      </w:pPr>
      <w:r w:rsidRPr="001F447B">
        <w:rPr>
          <w:b/>
          <w:bCs/>
          <w:lang w:val="en-US"/>
        </w:rPr>
        <w:t>2.5 Rewards and Goals……………………………………………………………………...</w:t>
      </w:r>
      <w:r w:rsidR="000700AA" w:rsidRPr="001F447B">
        <w:rPr>
          <w:b/>
          <w:bCs/>
          <w:lang w:val="en-US"/>
        </w:rPr>
        <w:t>26</w:t>
      </w:r>
    </w:p>
    <w:p w14:paraId="030D81E7" w14:textId="77777777" w:rsidR="00BF2931" w:rsidRPr="001F447B" w:rsidRDefault="00BF2931" w:rsidP="001D65AA">
      <w:pPr>
        <w:rPr>
          <w:b/>
          <w:bCs/>
          <w:lang w:val="en-US"/>
        </w:rPr>
      </w:pPr>
    </w:p>
    <w:p w14:paraId="306854F2" w14:textId="02C2B7B0" w:rsidR="001D65AA" w:rsidRPr="001F447B" w:rsidRDefault="001D65AA" w:rsidP="001D65AA">
      <w:pPr>
        <w:rPr>
          <w:b/>
          <w:bCs/>
          <w:lang w:val="en-US"/>
        </w:rPr>
      </w:pPr>
      <w:r w:rsidRPr="001F447B">
        <w:rPr>
          <w:b/>
          <w:bCs/>
          <w:lang w:val="en-US"/>
        </w:rPr>
        <w:t>2.6 Returns – cumulative reward the agent receives in the long run…………………….</w:t>
      </w:r>
      <w:r w:rsidR="000700AA" w:rsidRPr="001F447B">
        <w:rPr>
          <w:b/>
          <w:bCs/>
          <w:lang w:val="en-US"/>
        </w:rPr>
        <w:t>28</w:t>
      </w:r>
    </w:p>
    <w:p w14:paraId="6B0FAE3E" w14:textId="77777777" w:rsidR="00BF2931" w:rsidRPr="001F447B" w:rsidRDefault="00BF2931" w:rsidP="001D65AA">
      <w:pPr>
        <w:rPr>
          <w:b/>
          <w:bCs/>
          <w:lang w:val="en-US"/>
        </w:rPr>
      </w:pPr>
    </w:p>
    <w:p w14:paraId="2D8F8D86" w14:textId="4FA43EF2" w:rsidR="001D65AA" w:rsidRPr="001F447B" w:rsidRDefault="001D65AA" w:rsidP="001D65AA">
      <w:pPr>
        <w:rPr>
          <w:b/>
          <w:bCs/>
          <w:lang w:val="en-US"/>
        </w:rPr>
      </w:pPr>
      <w:r w:rsidRPr="001F447B">
        <w:rPr>
          <w:b/>
          <w:bCs/>
          <w:lang w:val="en-US"/>
        </w:rPr>
        <w:t>3.  Implementation of agent playing “Flappy Bird” game……………………………</w:t>
      </w:r>
      <w:proofErr w:type="gramStart"/>
      <w:r w:rsidRPr="001F447B">
        <w:rPr>
          <w:b/>
          <w:bCs/>
          <w:lang w:val="en-US"/>
        </w:rPr>
        <w:t>…..</w:t>
      </w:r>
      <w:proofErr w:type="gramEnd"/>
      <w:r w:rsidR="000700AA" w:rsidRPr="001F447B">
        <w:rPr>
          <w:b/>
          <w:bCs/>
          <w:lang w:val="en-US"/>
        </w:rPr>
        <w:t>30</w:t>
      </w:r>
    </w:p>
    <w:p w14:paraId="79B98F5E" w14:textId="77777777" w:rsidR="00BF2931" w:rsidRPr="001F447B" w:rsidRDefault="00BF2931" w:rsidP="001D65AA">
      <w:pPr>
        <w:rPr>
          <w:b/>
          <w:bCs/>
          <w:lang w:val="en-US"/>
        </w:rPr>
      </w:pPr>
    </w:p>
    <w:p w14:paraId="77351DB3" w14:textId="142565A8" w:rsidR="001D65AA" w:rsidRPr="001F447B" w:rsidRDefault="001D65AA" w:rsidP="001D65AA">
      <w:pPr>
        <w:rPr>
          <w:b/>
          <w:bCs/>
          <w:lang w:val="en-US"/>
        </w:rPr>
      </w:pPr>
      <w:r w:rsidRPr="001F447B">
        <w:rPr>
          <w:b/>
          <w:bCs/>
          <w:lang w:val="en-US"/>
        </w:rPr>
        <w:t>3.1 Evolution strategy……………………………………………………………………….</w:t>
      </w:r>
      <w:r w:rsidR="000700AA" w:rsidRPr="001F447B">
        <w:rPr>
          <w:b/>
          <w:bCs/>
          <w:lang w:val="en-US"/>
        </w:rPr>
        <w:t>30</w:t>
      </w:r>
    </w:p>
    <w:p w14:paraId="294879F7" w14:textId="77777777" w:rsidR="00BF2931" w:rsidRPr="001F447B" w:rsidRDefault="00BF2931" w:rsidP="001D65AA">
      <w:pPr>
        <w:rPr>
          <w:b/>
          <w:bCs/>
          <w:lang w:val="en-US"/>
        </w:rPr>
      </w:pPr>
    </w:p>
    <w:p w14:paraId="4BC15BEE" w14:textId="6B334770" w:rsidR="001D65AA" w:rsidRPr="001F447B" w:rsidRDefault="001D65AA" w:rsidP="001D65AA">
      <w:pPr>
        <w:rPr>
          <w:b/>
          <w:bCs/>
          <w:lang w:val="en-US"/>
        </w:rPr>
      </w:pPr>
      <w:r w:rsidRPr="001F447B">
        <w:rPr>
          <w:b/>
          <w:bCs/>
          <w:lang w:val="en-US"/>
        </w:rPr>
        <w:t>3.2 Evolution Strategy theory………………………………………………………………</w:t>
      </w:r>
      <w:r w:rsidR="000700AA" w:rsidRPr="001F447B">
        <w:rPr>
          <w:b/>
          <w:bCs/>
          <w:lang w:val="en-US"/>
        </w:rPr>
        <w:t>32</w:t>
      </w:r>
    </w:p>
    <w:p w14:paraId="251A43AE" w14:textId="77777777" w:rsidR="00BF2931" w:rsidRPr="001F447B" w:rsidRDefault="00BF2931" w:rsidP="001D65AA">
      <w:pPr>
        <w:rPr>
          <w:b/>
          <w:bCs/>
          <w:lang w:val="en-US"/>
        </w:rPr>
      </w:pPr>
    </w:p>
    <w:p w14:paraId="53F095B2" w14:textId="54DC5E4B" w:rsidR="001D65AA" w:rsidRPr="001F447B" w:rsidRDefault="001D65AA" w:rsidP="001D65AA">
      <w:pPr>
        <w:rPr>
          <w:b/>
          <w:bCs/>
          <w:lang w:val="en-US"/>
        </w:rPr>
      </w:pPr>
      <w:r w:rsidRPr="001F447B">
        <w:rPr>
          <w:b/>
          <w:bCs/>
          <w:lang w:val="en-US"/>
        </w:rPr>
        <w:t>3.3 Training parameters…</w:t>
      </w:r>
      <w:proofErr w:type="gramStart"/>
      <w:r w:rsidRPr="001F447B">
        <w:rPr>
          <w:b/>
          <w:bCs/>
          <w:lang w:val="en-US"/>
        </w:rPr>
        <w:t>…..</w:t>
      </w:r>
      <w:proofErr w:type="gramEnd"/>
      <w:r w:rsidRPr="001F447B">
        <w:rPr>
          <w:b/>
          <w:bCs/>
          <w:lang w:val="en-US"/>
        </w:rPr>
        <w:t>……………………………………………………………...</w:t>
      </w:r>
      <w:r w:rsidR="000700AA" w:rsidRPr="001F447B">
        <w:rPr>
          <w:b/>
          <w:bCs/>
          <w:lang w:val="en-US"/>
        </w:rPr>
        <w:t>35</w:t>
      </w:r>
    </w:p>
    <w:p w14:paraId="4FABBE81" w14:textId="6CBF68A0" w:rsidR="001D65AA" w:rsidRPr="001F447B" w:rsidRDefault="001D65AA" w:rsidP="001D65AA">
      <w:pPr>
        <w:rPr>
          <w:b/>
          <w:bCs/>
          <w:lang w:val="en-US"/>
        </w:rPr>
      </w:pPr>
      <w:r w:rsidRPr="001F447B">
        <w:rPr>
          <w:b/>
          <w:bCs/>
          <w:lang w:val="en-US"/>
        </w:rPr>
        <w:t>Conclusion…………………………………………………………………………………...</w:t>
      </w:r>
      <w:r w:rsidR="000700AA" w:rsidRPr="001F447B">
        <w:rPr>
          <w:b/>
          <w:bCs/>
          <w:lang w:val="en-US"/>
        </w:rPr>
        <w:t>35</w:t>
      </w:r>
    </w:p>
    <w:p w14:paraId="0AB849D6" w14:textId="7BCE899F" w:rsidR="001D65AA" w:rsidRPr="001F447B" w:rsidRDefault="001D65AA" w:rsidP="001D65AA">
      <w:pPr>
        <w:rPr>
          <w:b/>
          <w:bCs/>
          <w:lang w:val="en-US"/>
        </w:rPr>
      </w:pPr>
      <w:r w:rsidRPr="001F447B">
        <w:rPr>
          <w:b/>
          <w:bCs/>
          <w:lang w:val="en-US"/>
        </w:rPr>
        <w:t>Appendix. …………………………………………………………………………………...</w:t>
      </w:r>
      <w:r w:rsidR="000700AA" w:rsidRPr="001F447B">
        <w:rPr>
          <w:b/>
          <w:bCs/>
          <w:lang w:val="en-US"/>
        </w:rPr>
        <w:t>36</w:t>
      </w:r>
    </w:p>
    <w:p w14:paraId="5AF54A97" w14:textId="3FFFC64A" w:rsidR="001D65AA" w:rsidRPr="001F447B" w:rsidRDefault="001D65AA" w:rsidP="001D65AA">
      <w:pPr>
        <w:rPr>
          <w:rFonts w:eastAsia="Arial"/>
          <w:lang w:val="en-US"/>
        </w:rPr>
      </w:pPr>
      <w:r w:rsidRPr="001F447B">
        <w:rPr>
          <w:b/>
          <w:bCs/>
          <w:lang w:val="en-US"/>
        </w:rPr>
        <w:t>Sources………………………………………………………………………………….........</w:t>
      </w:r>
      <w:r w:rsidR="000700AA" w:rsidRPr="001F447B">
        <w:rPr>
          <w:b/>
          <w:bCs/>
          <w:lang w:val="en-US"/>
        </w:rPr>
        <w:t>4</w:t>
      </w:r>
      <w:r w:rsidR="009802BD" w:rsidRPr="001F447B">
        <w:rPr>
          <w:b/>
          <w:bCs/>
          <w:lang w:val="en-US"/>
        </w:rPr>
        <w:t>4</w:t>
      </w:r>
    </w:p>
    <w:p w14:paraId="0F3B775F" w14:textId="77777777" w:rsidR="001D65AA" w:rsidRPr="001F447B" w:rsidRDefault="001D65AA" w:rsidP="001D65AA">
      <w:pPr>
        <w:rPr>
          <w:rFonts w:eastAsiaTheme="minorEastAsia"/>
          <w:lang w:val="en-US"/>
        </w:rPr>
      </w:pPr>
    </w:p>
    <w:p w14:paraId="1D9B6F46" w14:textId="64A87F7D" w:rsidR="002F7F55" w:rsidRDefault="001D65AA" w:rsidP="009248B3">
      <w:pPr>
        <w:spacing w:line="360" w:lineRule="auto"/>
        <w:rPr>
          <w:b/>
          <w:bCs/>
          <w:spacing w:val="-5"/>
          <w:kern w:val="36"/>
          <w:lang w:val="en-US"/>
        </w:rPr>
      </w:pPr>
      <w:r w:rsidRPr="001F447B">
        <w:rPr>
          <w:b/>
          <w:bCs/>
          <w:spacing w:val="-5"/>
          <w:kern w:val="36"/>
          <w:lang w:val="en-US"/>
        </w:rPr>
        <w:fldChar w:fldCharType="end"/>
      </w:r>
    </w:p>
    <w:p w14:paraId="1D7EE897" w14:textId="64A87F7D" w:rsidR="00304CC0" w:rsidRDefault="00304CC0" w:rsidP="00157F13">
      <w:pPr>
        <w:spacing w:line="360" w:lineRule="auto"/>
        <w:jc w:val="center"/>
        <w:rPr>
          <w:ins w:id="0" w:author="Олександр Романченко" w:date="2020-05-16T23:58:00Z"/>
          <w:b/>
          <w:bCs/>
          <w:spacing w:val="-5"/>
          <w:kern w:val="36"/>
          <w:lang w:val="en-US"/>
        </w:rPr>
      </w:pPr>
      <w:r w:rsidRPr="00C45B24">
        <w:rPr>
          <w:b/>
          <w:bCs/>
          <w:spacing w:val="-5"/>
          <w:kern w:val="36"/>
          <w:lang w:val="en-US"/>
        </w:rPr>
        <w:lastRenderedPageBreak/>
        <w:t>Introduction</w:t>
      </w:r>
    </w:p>
    <w:p w14:paraId="78222C04" w14:textId="77777777" w:rsidR="00E539E5" w:rsidRDefault="00E539E5">
      <w:pPr>
        <w:spacing w:line="360" w:lineRule="auto"/>
        <w:jc w:val="center"/>
        <w:rPr>
          <w:b/>
          <w:bCs/>
          <w:spacing w:val="-5"/>
          <w:kern w:val="36"/>
          <w:lang w:val="en-US"/>
        </w:rPr>
        <w:pPrChange w:id="1" w:author="Олександр Романченко" w:date="2020-05-16T19:55:00Z">
          <w:pPr>
            <w:spacing w:line="360" w:lineRule="auto"/>
            <w:jc w:val="both"/>
          </w:pPr>
        </w:pPrChange>
      </w:pPr>
    </w:p>
    <w:p w14:paraId="28ADBD87" w14:textId="2BB8ED6C" w:rsidR="00304CC0" w:rsidRDefault="00086ECF" w:rsidP="00304CC0">
      <w:pPr>
        <w:spacing w:line="360" w:lineRule="auto"/>
        <w:jc w:val="both"/>
        <w:rPr>
          <w:ins w:id="2" w:author="Олександр Романченко" w:date="2020-05-16T19:01:00Z"/>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del w:id="3" w:author="Олександр Романченко" w:date="2020-05-16T18:51:00Z">
        <w:r w:rsidR="00304CC0" w:rsidDel="00AD5EA4">
          <w:rPr>
            <w:spacing w:val="-5"/>
            <w:kern w:val="36"/>
            <w:lang w:val="en-US"/>
          </w:rPr>
          <w:delText xml:space="preserve">to demonstrate the possibilities of Reinforcement Learning technology on the example of mobile game “Flappy Bird”. Why have I decided to choose the game instead of some business case from the real world? – Because games is the field where we have to find the optimal sequence of correct actions, constantly making decisions and it is the field where Reinforcement Learning thrives the most. In my experiment I’m going to use an algorithm called “Evolution Strategy” </w:delText>
        </w:r>
        <w:r w:rsidR="00304CC0" w:rsidDel="00AD5EA4">
          <w:rPr>
            <w:lang w:val="en-US"/>
          </w:rPr>
          <w:delText>because it has proven to be less computationally demanding and more flexible in variety of Reinforcement Learning tasks and doesn’t need to fit the MDP (Markov Decision Process) framework.</w:delText>
        </w:r>
      </w:del>
      <w:ins w:id="4" w:author="Олександр Романченко" w:date="2020-05-16T18:51:00Z">
        <w:r w:rsidR="00AD5EA4">
          <w:rPr>
            <w:spacing w:val="-5"/>
            <w:kern w:val="36"/>
            <w:lang w:val="en-US"/>
          </w:rPr>
          <w:t xml:space="preserve">to prove that Evolution Strategy algorithm may be used for solving Reinforcement Learning problems and be </w:t>
        </w:r>
      </w:ins>
      <w:ins w:id="5" w:author="Олександр Романченко" w:date="2020-05-16T18:52:00Z">
        <w:r w:rsidR="00AD5EA4">
          <w:rPr>
            <w:spacing w:val="-5"/>
            <w:kern w:val="36"/>
            <w:lang w:val="en-US"/>
          </w:rPr>
          <w:t>as sufficient as older, proven to be effective algorithms, such as: Q-learning, SARSA, DQN, DDPG, A</w:t>
        </w:r>
      </w:ins>
      <w:ins w:id="6" w:author="Олександр Романченко" w:date="2020-05-16T18:53:00Z">
        <w:r w:rsidR="00AD5EA4">
          <w:rPr>
            <w:spacing w:val="-5"/>
            <w:kern w:val="36"/>
            <w:lang w:val="en-US"/>
          </w:rPr>
          <w:t xml:space="preserve">3C. The main disadvantage of abovementioned algorithms </w:t>
        </w:r>
        <w:r w:rsidR="00AD5EA4" w:rsidRPr="00AD5EA4">
          <w:rPr>
            <w:spacing w:val="-5"/>
            <w:kern w:val="36"/>
            <w:lang w:val="en-US"/>
          </w:rPr>
          <w:t>is that they are highly relying on MDP</w:t>
        </w:r>
      </w:ins>
      <w:ins w:id="7" w:author="Олександр Романченко" w:date="2020-05-16T19:20:00Z">
        <w:r w:rsidR="000648E4">
          <w:rPr>
            <w:rStyle w:val="FootnoteReference"/>
            <w:spacing w:val="-5"/>
            <w:kern w:val="36"/>
            <w:lang w:val="en-US"/>
          </w:rPr>
          <w:footnoteReference w:id="1"/>
        </w:r>
      </w:ins>
      <w:ins w:id="19" w:author="Олександр Романченко" w:date="2020-05-16T18:53:00Z">
        <w:r w:rsidR="00AD5EA4" w:rsidRPr="00AD5EA4">
          <w:rPr>
            <w:spacing w:val="-5"/>
            <w:kern w:val="36"/>
            <w:lang w:val="en-US"/>
          </w:rPr>
          <w:t xml:space="preserve"> (Markov Decision Process) framework which is very computationally demanding due to recursion involved for solving its main equation - Bellman Equation</w:t>
        </w:r>
      </w:ins>
      <w:ins w:id="20" w:author="Олександр Романченко" w:date="2020-05-16T20:07:00Z">
        <w:r w:rsidR="00A14B2B">
          <w:rPr>
            <w:rStyle w:val="FootnoteReference"/>
            <w:spacing w:val="-5"/>
            <w:kern w:val="36"/>
            <w:lang w:val="en-US"/>
          </w:rPr>
          <w:footnoteReference w:id="2"/>
        </w:r>
      </w:ins>
      <w:ins w:id="28" w:author="Олександр Романченко" w:date="2020-05-16T18:53:00Z">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ins>
    </w:p>
    <w:p w14:paraId="08AA6253" w14:textId="0233F9A7" w:rsidR="006A2E89" w:rsidRDefault="006A2E89" w:rsidP="00304CC0">
      <w:pPr>
        <w:spacing w:line="360" w:lineRule="auto"/>
        <w:jc w:val="both"/>
        <w:rPr>
          <w:ins w:id="29" w:author="Олександр Романченко" w:date="2020-05-16T19:00:00Z"/>
          <w:spacing w:val="-5"/>
          <w:kern w:val="36"/>
          <w:lang w:val="en-US"/>
        </w:rPr>
      </w:pPr>
      <w:ins w:id="30" w:author="Олександр Романченко" w:date="2020-05-16T19:01:00Z">
        <w:r>
          <w:rPr>
            <w:spacing w:val="-5"/>
            <w:kern w:val="36"/>
            <w:lang w:val="en-US"/>
          </w:rPr>
          <w:t>The experiment will be conducted on the example of mobile game “Flappy Bird”.</w:t>
        </w:r>
      </w:ins>
    </w:p>
    <w:p w14:paraId="2E954D2B" w14:textId="0A8E39E7" w:rsidR="00AD5EA4" w:rsidRDefault="000B19CB" w:rsidP="00304CC0">
      <w:pPr>
        <w:spacing w:line="360" w:lineRule="auto"/>
        <w:jc w:val="both"/>
        <w:rPr>
          <w:ins w:id="31" w:author="Олександр Романченко" w:date="2020-05-16T18:55:00Z"/>
          <w:spacing w:val="-5"/>
          <w:kern w:val="36"/>
          <w:lang w:val="en-US"/>
        </w:rPr>
      </w:pPr>
      <w:ins w:id="32" w:author="Олександр Романченко" w:date="2020-05-16T19:03:00Z">
        <w:r>
          <w:rPr>
            <w:spacing w:val="-5"/>
            <w:kern w:val="36"/>
            <w:lang w:val="en-US"/>
          </w:rPr>
          <w:t xml:space="preserve">Implementation of the same game using Q-learning algorithm </w:t>
        </w:r>
      </w:ins>
      <w:ins w:id="33" w:author="Олександр Романченко" w:date="2020-05-16T19:04:00Z">
        <w:r>
          <w:rPr>
            <w:spacing w:val="-5"/>
            <w:kern w:val="36"/>
            <w:lang w:val="en-US"/>
          </w:rPr>
          <w:t>took about 6-7 hours in order to train the agent</w:t>
        </w:r>
      </w:ins>
      <w:ins w:id="34" w:author="Олександр Романченко" w:date="2020-05-16T19:05:00Z">
        <w:r w:rsidR="00911311">
          <w:rPr>
            <w:spacing w:val="-5"/>
            <w:kern w:val="36"/>
            <w:lang w:val="en-US"/>
          </w:rPr>
          <w:t xml:space="preserve"> (the link to this experiment attached in “Sources” section)</w:t>
        </w:r>
        <w:r w:rsidR="0075731B">
          <w:rPr>
            <w:spacing w:val="-5"/>
            <w:kern w:val="36"/>
            <w:lang w:val="en-US"/>
          </w:rPr>
          <w:t xml:space="preserve">. I claim that </w:t>
        </w:r>
      </w:ins>
      <w:ins w:id="35" w:author="Олександр Романченко" w:date="2020-05-16T19:06:00Z">
        <w:r w:rsidR="0075731B">
          <w:rPr>
            <w:spacing w:val="-5"/>
            <w:kern w:val="36"/>
            <w:lang w:val="en-US"/>
          </w:rPr>
          <w:t xml:space="preserve">with </w:t>
        </w:r>
      </w:ins>
      <w:ins w:id="36" w:author="Олександр Романченко" w:date="2020-05-16T19:05:00Z">
        <w:r w:rsidR="0075731B">
          <w:rPr>
            <w:spacing w:val="-5"/>
            <w:kern w:val="36"/>
            <w:lang w:val="en-US"/>
          </w:rPr>
          <w:t>Evolution St</w:t>
        </w:r>
      </w:ins>
      <w:ins w:id="37" w:author="Олександр Романченко" w:date="2020-05-16T19:06:00Z">
        <w:r w:rsidR="0075731B">
          <w:rPr>
            <w:spacing w:val="-5"/>
            <w:kern w:val="36"/>
            <w:lang w:val="en-US"/>
          </w:rPr>
          <w:t xml:space="preserve">rategy a good agent may be trained in </w:t>
        </w:r>
      </w:ins>
      <w:ins w:id="38" w:author="Олександр Романченко" w:date="2020-05-16T19:07:00Z">
        <w:r w:rsidR="008E1F09">
          <w:rPr>
            <w:spacing w:val="-5"/>
            <w:kern w:val="36"/>
            <w:lang w:val="en-US"/>
          </w:rPr>
          <w:t xml:space="preserve">a </w:t>
        </w:r>
      </w:ins>
      <w:ins w:id="39" w:author="Олександр Романченко" w:date="2020-05-16T19:06:00Z">
        <w:r w:rsidR="0075731B">
          <w:rPr>
            <w:spacing w:val="-5"/>
            <w:kern w:val="36"/>
            <w:lang w:val="en-US"/>
          </w:rPr>
          <w:t>shorter period.</w:t>
        </w:r>
      </w:ins>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0" w:author="Олександр Романченко" w:date="2020-05-16T18:55:00Z">
            <w:rPr>
              <w:lang w:val="en-US"/>
            </w:rPr>
          </w:rPrChange>
        </w:rPr>
      </w:pPr>
      <w:r w:rsidRPr="00AD5EA4">
        <w:rPr>
          <w:rFonts w:ascii="Times New Roman" w:hAnsi="Times New Roman" w:cs="Times New Roman"/>
          <w:lang w:val="en-US"/>
          <w:rPrChange w:id="41" w:author="Олександр Романченко" w:date="2020-05-16T18:55:00Z">
            <w:rPr>
              <w:lang w:val="en-US"/>
            </w:rPr>
          </w:rPrChange>
        </w:rPr>
        <w:t>First, we are going to briefly discuss the history of machine learning</w:t>
      </w:r>
    </w:p>
    <w:p w14:paraId="0D427786"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2" w:author="Олександр Романченко" w:date="2020-05-16T18:55:00Z">
            <w:rPr>
              <w:lang w:val="en-US"/>
            </w:rPr>
          </w:rPrChange>
        </w:rPr>
      </w:pPr>
      <w:r w:rsidRPr="00AD5EA4">
        <w:rPr>
          <w:rFonts w:ascii="Times New Roman" w:hAnsi="Times New Roman" w:cs="Times New Roman"/>
          <w:lang w:val="en-US"/>
          <w:rPrChange w:id="43" w:author="Олександр Романченко" w:date="2020-05-16T18:55:00Z">
            <w:rPr>
              <w:lang w:val="en-US"/>
            </w:rPr>
          </w:rPrChange>
        </w:rPr>
        <w:t xml:space="preserve">Next, discuss different types of machine learning in order to acquire better understanding of what are the different purposes each of them is used for </w:t>
      </w:r>
    </w:p>
    <w:p w14:paraId="49F001CE"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4" w:author="Олександр Романченко" w:date="2020-05-16T18:55:00Z">
            <w:rPr>
              <w:lang w:val="en-US"/>
            </w:rPr>
          </w:rPrChange>
        </w:rPr>
      </w:pPr>
      <w:r w:rsidRPr="00AD5EA4">
        <w:rPr>
          <w:rFonts w:ascii="Times New Roman" w:hAnsi="Times New Roman" w:cs="Times New Roman"/>
          <w:lang w:val="en-US"/>
          <w:rPrChange w:id="45" w:author="Олександр Романченко" w:date="2020-05-16T18:55:00Z">
            <w:rPr>
              <w:lang w:val="en-US"/>
            </w:rPr>
          </w:rPrChange>
        </w:rPr>
        <w:t>Then, we will take a closer look on the elements of reinforcement learning and practical cases of its implementation</w:t>
      </w:r>
    </w:p>
    <w:p w14:paraId="17822989"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spacing w:val="-5"/>
          <w:kern w:val="36"/>
          <w:lang w:val="en-US"/>
          <w:rPrChange w:id="46" w:author="Олександр Романченко" w:date="2020-05-16T18:55:00Z">
            <w:rPr>
              <w:spacing w:val="-5"/>
              <w:kern w:val="36"/>
              <w:lang w:val="en-US"/>
            </w:rPr>
          </w:rPrChange>
        </w:rPr>
      </w:pPr>
      <w:r w:rsidRPr="00AD5EA4">
        <w:rPr>
          <w:rFonts w:ascii="Times New Roman" w:hAnsi="Times New Roman" w:cs="Times New Roman"/>
          <w:spacing w:val="-5"/>
          <w:kern w:val="36"/>
          <w:lang w:val="en-US"/>
          <w:rPrChange w:id="47" w:author="Олександр Романченко" w:date="2020-05-16T18:55:00Z">
            <w:rPr>
              <w:spacing w:val="-5"/>
              <w:kern w:val="36"/>
              <w:lang w:val="en-US"/>
            </w:rPr>
          </w:rPrChange>
        </w:rPr>
        <w:t>And finally show the practical implementation of Evolution Strategy algorithm on example of “</w:t>
      </w:r>
      <w:proofErr w:type="spellStart"/>
      <w:r w:rsidRPr="00AD5EA4">
        <w:rPr>
          <w:rFonts w:ascii="Times New Roman" w:hAnsi="Times New Roman" w:cs="Times New Roman"/>
          <w:spacing w:val="-5"/>
          <w:kern w:val="36"/>
          <w:lang w:val="en-US"/>
          <w:rPrChange w:id="48" w:author="Олександр Романченко" w:date="2020-05-16T18:55:00Z">
            <w:rPr>
              <w:spacing w:val="-5"/>
              <w:kern w:val="36"/>
              <w:lang w:val="en-US"/>
            </w:rPr>
          </w:rPrChange>
        </w:rPr>
        <w:t>Falppy</w:t>
      </w:r>
      <w:proofErr w:type="spellEnd"/>
      <w:r w:rsidRPr="00AD5EA4">
        <w:rPr>
          <w:rFonts w:ascii="Times New Roman" w:hAnsi="Times New Roman" w:cs="Times New Roman"/>
          <w:spacing w:val="-5"/>
          <w:kern w:val="36"/>
          <w:lang w:val="en-US"/>
          <w:rPrChange w:id="49" w:author="Олександр Романченко" w:date="2020-05-16T18:55:00Z">
            <w:rPr>
              <w:spacing w:val="-5"/>
              <w:kern w:val="36"/>
              <w:lang w:val="en-US"/>
            </w:rPr>
          </w:rPrChange>
        </w:rPr>
        <w:t xml:space="preserve">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ins w:id="50" w:author="Олександр Романченко" w:date="2020-05-16T23:58:00Z">
        <w:r w:rsidR="00E539E5">
          <w:rPr>
            <w:rStyle w:val="FootnoteReference"/>
            <w:spacing w:val="-1"/>
            <w:lang w:val="en-US"/>
          </w:rPr>
          <w:footnoteReference w:id="3"/>
        </w:r>
      </w:ins>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62E7FBC6" w:rsidR="00304CC0" w:rsidRPr="002A3231" w:rsidRDefault="002A3231" w:rsidP="00871522">
      <w:pPr>
        <w:spacing w:line="360" w:lineRule="auto"/>
        <w:jc w:val="center"/>
        <w:rPr>
          <w:noProof/>
          <w:lang w:val="en-US"/>
        </w:rPr>
      </w:pPr>
      <w:r>
        <w:rPr>
          <w:b/>
          <w:bCs/>
          <w:spacing w:val="-5"/>
          <w:kern w:val="36"/>
          <w:lang w:val="en-US"/>
        </w:rPr>
        <w:t xml:space="preserve">1. </w:t>
      </w:r>
      <w:r w:rsidR="00F97D37">
        <w:rPr>
          <w:b/>
          <w:bCs/>
          <w:spacing w:val="-5"/>
          <w:kern w:val="36"/>
          <w:lang w:val="en-US"/>
        </w:rPr>
        <w:t xml:space="preserve">  </w:t>
      </w:r>
      <w:r w:rsidR="00304CC0" w:rsidRPr="002A3231">
        <w:rPr>
          <w:b/>
          <w:bCs/>
          <w:spacing w:val="-5"/>
          <w:kern w:val="36"/>
          <w:lang w:val="en-US"/>
        </w:rPr>
        <w:t xml:space="preserve">Introduction to Machine </w:t>
      </w:r>
      <w:commentRangeStart w:id="59"/>
      <w:commentRangeStart w:id="60"/>
      <w:commentRangeStart w:id="61"/>
      <w:r w:rsidR="00304CC0" w:rsidRPr="002A3231">
        <w:rPr>
          <w:b/>
          <w:bCs/>
          <w:spacing w:val="-5"/>
          <w:kern w:val="36"/>
          <w:lang w:val="en-US"/>
        </w:rPr>
        <w:t>Learning</w:t>
      </w:r>
      <w:commentRangeEnd w:id="59"/>
      <w:r w:rsidR="00304CC0">
        <w:rPr>
          <w:rStyle w:val="CommentReference"/>
        </w:rPr>
        <w:commentReference w:id="59"/>
      </w:r>
      <w:commentRangeEnd w:id="60"/>
      <w:commentRangeEnd w:id="61"/>
      <w:r w:rsidR="00186749">
        <w:rPr>
          <w:rStyle w:val="CommentReference"/>
        </w:rPr>
        <w:commentReference w:id="60"/>
      </w:r>
      <w:r w:rsidR="00304CC0">
        <w:rPr>
          <w:rStyle w:val="CommentReference"/>
        </w:rPr>
        <w:commentReference w:id="61"/>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62CD2E96" w14:textId="5B33E01F" w:rsidR="00D25C32" w:rsidRPr="00C45B24" w:rsidRDefault="00970022" w:rsidP="00082F3D">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p>
    <w:p w14:paraId="3509825A" w14:textId="77777777" w:rsidR="00EC03C3" w:rsidRDefault="00EC03C3" w:rsidP="00304CC0">
      <w:pPr>
        <w:shd w:val="clear" w:color="auto" w:fill="FFFFFF"/>
        <w:spacing w:before="468" w:line="360" w:lineRule="auto"/>
        <w:jc w:val="both"/>
        <w:outlineLvl w:val="0"/>
        <w:rPr>
          <w:b/>
          <w:bCs/>
          <w:spacing w:val="-5"/>
          <w:kern w:val="36"/>
          <w:lang w:val="en-US"/>
        </w:rPr>
      </w:pPr>
    </w:p>
    <w:p w14:paraId="746F18CD" w14:textId="77777777" w:rsidR="00EC03C3" w:rsidRDefault="00EC03C3" w:rsidP="00304CC0">
      <w:pPr>
        <w:shd w:val="clear" w:color="auto" w:fill="FFFFFF"/>
        <w:spacing w:before="468" w:line="360" w:lineRule="auto"/>
        <w:jc w:val="both"/>
        <w:outlineLvl w:val="0"/>
        <w:rPr>
          <w:b/>
          <w:bCs/>
          <w:spacing w:val="-5"/>
          <w:kern w:val="36"/>
          <w:lang w:val="en-US"/>
        </w:rPr>
      </w:pPr>
    </w:p>
    <w:p w14:paraId="6046BD0D" w14:textId="12FB5D3D" w:rsidR="00304CC0" w:rsidRDefault="002A3231" w:rsidP="00304CC0">
      <w:pPr>
        <w:shd w:val="clear" w:color="auto" w:fill="FFFFFF"/>
        <w:spacing w:before="468" w:line="360" w:lineRule="auto"/>
        <w:jc w:val="both"/>
        <w:outlineLvl w:val="0"/>
        <w:rPr>
          <w:b/>
          <w:bCs/>
          <w:spacing w:val="-5"/>
          <w:kern w:val="36"/>
          <w:lang w:val="en-US"/>
        </w:rPr>
      </w:pPr>
      <w:bookmarkStart w:id="62" w:name="_Toc40570884"/>
      <w:r>
        <w:rPr>
          <w:b/>
          <w:bCs/>
          <w:spacing w:val="-5"/>
          <w:kern w:val="36"/>
          <w:lang w:val="en-US"/>
        </w:rPr>
        <w:t>1</w:t>
      </w:r>
      <w:r w:rsidR="0082247A">
        <w:rPr>
          <w:b/>
          <w:bCs/>
          <w:spacing w:val="-5"/>
          <w:kern w:val="36"/>
          <w:lang w:val="en-US"/>
        </w:rPr>
        <w:t xml:space="preserve">.1 </w:t>
      </w:r>
      <w:r w:rsidR="0082247A" w:rsidRPr="00C45B24">
        <w:rPr>
          <w:b/>
          <w:bCs/>
          <w:spacing w:val="-5"/>
          <w:kern w:val="36"/>
          <w:lang w:val="en-US"/>
        </w:rPr>
        <w:t>A Quick History of Machine Learning</w:t>
      </w:r>
      <w:bookmarkEnd w:id="62"/>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63" w:name="_Toc38106385"/>
      <w:bookmarkStart w:id="64" w:name="_Toc40569388"/>
      <w:bookmarkStart w:id="65" w:name="_Toc40570885"/>
      <w:r w:rsidRPr="00C45B24">
        <w:rPr>
          <w:spacing w:val="-1"/>
          <w:lang w:val="en-US"/>
        </w:rPr>
        <w:lastRenderedPageBreak/>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ins w:id="66" w:author="Олександр Романченко" w:date="2020-05-16T19:27:00Z">
        <w:r w:rsidR="000401DB">
          <w:rPr>
            <w:rStyle w:val="FootnoteReference"/>
            <w:spacing w:val="-1"/>
            <w:lang w:val="en-US"/>
          </w:rPr>
          <w:footnoteReference w:id="4"/>
        </w:r>
      </w:ins>
      <w:r w:rsidRPr="00C45B24">
        <w:rPr>
          <w:spacing w:val="-1"/>
          <w:lang w:val="en-US"/>
        </w:rPr>
        <w:t xml:space="preserve">. At that time “computer” was used as </w:t>
      </w:r>
      <w:r w:rsidR="00347D6B">
        <w:rPr>
          <w:spacing w:val="-1"/>
          <w:lang w:val="en-US"/>
        </w:rPr>
        <w:t>the</w:t>
      </w:r>
      <w:r w:rsidRPr="00C45B24">
        <w:rPr>
          <w:spacing w:val="-1"/>
          <w:lang w:val="en-US"/>
        </w:rPr>
        <w:t xml:space="preserve"> name </w:t>
      </w:r>
      <w:proofErr w:type="gramStart"/>
      <w:r w:rsidRPr="00C45B24">
        <w:rPr>
          <w:spacing w:val="-1"/>
          <w:lang w:val="en-US"/>
        </w:rPr>
        <w:t>for  human</w:t>
      </w:r>
      <w:proofErr w:type="gramEnd"/>
      <w:r w:rsidRPr="00C45B24">
        <w:rPr>
          <w:spacing w:val="-1"/>
          <w:lang w:val="en-US"/>
        </w:rPr>
        <w:t xml:space="preserve">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commentRangeStart w:id="77"/>
      <w:commentRangeStart w:id="78"/>
      <w:commentRangeEnd w:id="77"/>
      <w:r w:rsidR="009A29C4">
        <w:rPr>
          <w:rStyle w:val="CommentReference"/>
        </w:rPr>
        <w:commentReference w:id="77"/>
      </w:r>
      <w:commentRangeEnd w:id="78"/>
      <w:r w:rsidR="005009AE">
        <w:rPr>
          <w:rStyle w:val="CommentReference"/>
        </w:rPr>
        <w:commentReference w:id="78"/>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proofErr w:type="gramStart"/>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proofErr w:type="gramEnd"/>
      <w:r w:rsidR="00AE047E" w:rsidRPr="00C45B24">
        <w:rPr>
          <w:spacing w:val="-1"/>
          <w:lang w:val="en-US"/>
        </w:rPr>
        <w:t>.</w:t>
      </w:r>
      <w:bookmarkEnd w:id="63"/>
      <w:bookmarkEnd w:id="64"/>
      <w:bookmarkEnd w:id="65"/>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E5738B">
      <w:pPr>
        <w:spacing w:line="360" w:lineRule="auto"/>
        <w:jc w:val="center"/>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4E574538" w:rsidR="00D25C32" w:rsidRPr="00E5738B" w:rsidRDefault="003B1B71" w:rsidP="00E5738B">
      <w:pPr>
        <w:spacing w:line="360" w:lineRule="auto"/>
        <w:jc w:val="center"/>
        <w:rPr>
          <w:i/>
          <w:iCs/>
          <w:lang w:val="en-US"/>
        </w:rPr>
      </w:pPr>
      <w:r w:rsidRPr="00E5738B">
        <w:rPr>
          <w:i/>
          <w:iCs/>
          <w:lang w:val="en-US"/>
        </w:rPr>
        <w:t>source</w:t>
      </w:r>
      <w:r w:rsidR="00D25C32" w:rsidRPr="00E5738B">
        <w:rPr>
          <w:i/>
          <w:iCs/>
          <w:lang w:val="en-US"/>
        </w:rPr>
        <w:t>: www.computerhistory.org</w:t>
      </w:r>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t>T</w:t>
      </w:r>
      <w:r w:rsidRPr="00C45B24">
        <w:rPr>
          <w:spacing w:val="-1"/>
          <w:lang w:val="en-US"/>
        </w:rPr>
        <w:t xml:space="preserve">he same time, Frank </w:t>
      </w:r>
      <w:proofErr w:type="spellStart"/>
      <w:r w:rsidRPr="00C45B24">
        <w:rPr>
          <w:spacing w:val="-1"/>
          <w:lang w:val="en-US"/>
        </w:rPr>
        <w:t>Rosenblat</w:t>
      </w:r>
      <w:proofErr w:type="spellEnd"/>
      <w:r w:rsidRPr="00C45B24">
        <w:rPr>
          <w:spacing w:val="-1"/>
          <w:lang w:val="en-US"/>
        </w:rPr>
        <w:t xml:space="preserve"> invented the </w:t>
      </w:r>
      <w:r w:rsidR="00F35310">
        <w:rPr>
          <w:spacing w:val="-1"/>
          <w:lang w:val="en-US"/>
        </w:rPr>
        <w:t>p</w:t>
      </w:r>
      <w:r w:rsidR="003C5378" w:rsidRPr="00C45B24">
        <w:rPr>
          <w:spacing w:val="-1"/>
          <w:lang w:val="en-US"/>
        </w:rPr>
        <w:t>erceptron</w:t>
      </w:r>
      <w:ins w:id="79" w:author="Олександр Романченко" w:date="2020-05-16T20:21:00Z">
        <w:r w:rsidR="00187CFD">
          <w:rPr>
            <w:rStyle w:val="FootnoteReference"/>
            <w:spacing w:val="-1"/>
            <w:lang w:val="en-US"/>
          </w:rPr>
          <w:footnoteReference w:id="5"/>
        </w:r>
      </w:ins>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lastRenderedPageBreak/>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16B62713" w14:textId="44B05B0C" w:rsidR="00D25C32" w:rsidRPr="00E5738B" w:rsidRDefault="002A3231" w:rsidP="00082F3D">
      <w:pPr>
        <w:shd w:val="clear" w:color="auto" w:fill="FFFFFF"/>
        <w:spacing w:before="468" w:line="360" w:lineRule="auto"/>
        <w:jc w:val="both"/>
        <w:outlineLvl w:val="0"/>
        <w:rPr>
          <w:b/>
          <w:bCs/>
          <w:spacing w:val="-5"/>
          <w:kern w:val="36"/>
          <w:lang w:val="en-US"/>
        </w:rPr>
      </w:pPr>
      <w:bookmarkStart w:id="94" w:name="_Toc40570886"/>
      <w:r>
        <w:rPr>
          <w:b/>
          <w:bCs/>
          <w:spacing w:val="-5"/>
          <w:kern w:val="36"/>
          <w:lang w:val="en-US"/>
        </w:rPr>
        <w:t xml:space="preserve">1.2 </w:t>
      </w:r>
      <w:r w:rsidR="00BE1C77">
        <w:rPr>
          <w:b/>
          <w:bCs/>
          <w:spacing w:val="-5"/>
          <w:kern w:val="36"/>
          <w:lang w:val="en-US"/>
        </w:rPr>
        <w:t xml:space="preserve">  </w:t>
      </w:r>
      <w:r w:rsidR="00D25C32" w:rsidRPr="00E5738B">
        <w:rPr>
          <w:b/>
          <w:bCs/>
          <w:spacing w:val="-5"/>
          <w:kern w:val="36"/>
          <w:lang w:val="en-US"/>
        </w:rPr>
        <w:t xml:space="preserve">What is Machine </w:t>
      </w:r>
      <w:commentRangeStart w:id="95"/>
      <w:commentRangeStart w:id="96"/>
      <w:r w:rsidR="00D25C32" w:rsidRPr="00E5738B">
        <w:rPr>
          <w:b/>
          <w:bCs/>
          <w:spacing w:val="-5"/>
          <w:kern w:val="36"/>
          <w:lang w:val="en-US"/>
        </w:rPr>
        <w:t>Learning</w:t>
      </w:r>
      <w:commentRangeEnd w:id="95"/>
      <w:r w:rsidR="00940936">
        <w:rPr>
          <w:rStyle w:val="CommentReference"/>
        </w:rPr>
        <w:commentReference w:id="95"/>
      </w:r>
      <w:commentRangeEnd w:id="96"/>
      <w:r w:rsidR="00633982">
        <w:rPr>
          <w:rStyle w:val="CommentReference"/>
        </w:rPr>
        <w:commentReference w:id="96"/>
      </w:r>
      <w:r w:rsidR="00D25C32" w:rsidRPr="00E5738B">
        <w:rPr>
          <w:b/>
          <w:bCs/>
          <w:spacing w:val="-5"/>
          <w:kern w:val="36"/>
          <w:lang w:val="en-US"/>
        </w:rPr>
        <w:t>?</w:t>
      </w:r>
      <w:bookmarkEnd w:id="94"/>
    </w:p>
    <w:p w14:paraId="6505C936" w14:textId="6DABFD67" w:rsidR="00D25C32" w:rsidRPr="00E5738B" w:rsidRDefault="00B745AB" w:rsidP="00E5738B">
      <w:pPr>
        <w:spacing w:line="360" w:lineRule="auto"/>
        <w:jc w:val="center"/>
        <w:rPr>
          <w:lang w:val="en-US"/>
        </w:rPr>
      </w:pPr>
      <w:r>
        <w:rPr>
          <w:i/>
          <w:iCs/>
          <w:spacing w:val="-5"/>
          <w:kern w:val="36"/>
          <w:lang w:val="en-US"/>
        </w:rPr>
        <w:t>F</w:t>
      </w:r>
      <w:r w:rsidR="00E5738B" w:rsidRPr="00E5738B">
        <w:rPr>
          <w:i/>
          <w:iCs/>
          <w:spacing w:val="-5"/>
          <w:kern w:val="36"/>
          <w:lang w:val="en-US"/>
        </w:rPr>
        <w:t>ig</w:t>
      </w:r>
      <w:r>
        <w:rPr>
          <w:i/>
          <w:iCs/>
          <w:spacing w:val="-5"/>
          <w:kern w:val="36"/>
          <w:lang w:val="en-US"/>
        </w:rPr>
        <w:t xml:space="preserve">ure </w:t>
      </w:r>
      <w:r w:rsidR="00AE047E">
        <w:rPr>
          <w:i/>
          <w:iCs/>
          <w:spacing w:val="-5"/>
          <w:kern w:val="36"/>
          <w:lang w:val="en-US"/>
        </w:rPr>
        <w:t>2</w:t>
      </w:r>
    </w:p>
    <w:p w14:paraId="2A04F722" w14:textId="05DBDD00" w:rsidR="00D25C32" w:rsidRDefault="00D25C32" w:rsidP="00082F3D">
      <w:pPr>
        <w:spacing w:line="360" w:lineRule="auto"/>
        <w:jc w:val="both"/>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212568F4" w:rsidR="001536E2" w:rsidRPr="00E5738B" w:rsidRDefault="001536E2" w:rsidP="00E5738B">
      <w:pPr>
        <w:spacing w:line="360" w:lineRule="auto"/>
        <w:jc w:val="center"/>
        <w:rPr>
          <w:i/>
          <w:iCs/>
          <w:lang w:val="en-US"/>
        </w:rPr>
      </w:pPr>
      <w:r w:rsidRPr="00E5738B">
        <w:rPr>
          <w:i/>
          <w:iCs/>
          <w:spacing w:val="-5"/>
          <w:kern w:val="36"/>
          <w:lang w:val="en-US"/>
        </w:rPr>
        <w:t>source: towardsdatascience.com</w:t>
      </w:r>
    </w:p>
    <w:p w14:paraId="1B899704" w14:textId="04DCE32A" w:rsidR="00D25C32"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ins w:id="97" w:author="Олександр Романченко" w:date="2020-05-16T20:03:00Z">
        <w:r w:rsidR="00F30C6E">
          <w:rPr>
            <w:rStyle w:val="FootnoteReference"/>
            <w:spacing w:val="-1"/>
            <w:lang w:val="en-US"/>
          </w:rPr>
          <w:footnoteReference w:id="6"/>
        </w:r>
      </w:ins>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lastRenderedPageBreak/>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6D6B9335" w:rsidR="00D25C32" w:rsidRPr="00C45B24" w:rsidRDefault="002A3231" w:rsidP="00082F3D">
      <w:pPr>
        <w:shd w:val="clear" w:color="auto" w:fill="FFFFFF"/>
        <w:spacing w:before="468" w:line="360" w:lineRule="auto"/>
        <w:jc w:val="both"/>
        <w:outlineLvl w:val="0"/>
        <w:rPr>
          <w:b/>
          <w:bCs/>
          <w:spacing w:val="-5"/>
          <w:kern w:val="36"/>
          <w:lang w:val="en-US"/>
        </w:rPr>
      </w:pPr>
      <w:bookmarkStart w:id="117" w:name="_Toc40570887"/>
      <w:r>
        <w:rPr>
          <w:b/>
          <w:bCs/>
          <w:spacing w:val="-5"/>
          <w:kern w:val="36"/>
          <w:lang w:val="en-US"/>
        </w:rPr>
        <w:t xml:space="preserve">1.3 </w:t>
      </w:r>
      <w:r w:rsidR="00351B83">
        <w:rPr>
          <w:b/>
          <w:bCs/>
          <w:spacing w:val="-5"/>
          <w:kern w:val="36"/>
          <w:lang w:val="en-US"/>
        </w:rPr>
        <w:t xml:space="preserve">  </w:t>
      </w:r>
      <w:r w:rsidR="00D25C32" w:rsidRPr="00C45B24">
        <w:rPr>
          <w:b/>
          <w:bCs/>
          <w:spacing w:val="-5"/>
          <w:kern w:val="36"/>
          <w:lang w:val="en-US"/>
        </w:rPr>
        <w:t xml:space="preserve">Types of </w:t>
      </w:r>
      <w:r w:rsidR="006E44E0">
        <w:rPr>
          <w:b/>
          <w:bCs/>
          <w:spacing w:val="-5"/>
          <w:kern w:val="36"/>
          <w:lang w:val="en-US"/>
        </w:rPr>
        <w:t>ML</w:t>
      </w:r>
      <w:bookmarkEnd w:id="117"/>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t>Reinforcement Learning</w:t>
      </w:r>
    </w:p>
    <w:p w14:paraId="1F8A1A8D" w14:textId="44772A80" w:rsidR="00282AB6" w:rsidRPr="00B745AB" w:rsidRDefault="00B745AB" w:rsidP="00B745AB">
      <w:pPr>
        <w:shd w:val="clear" w:color="auto" w:fill="FFFFFF"/>
        <w:spacing w:before="252" w:line="360" w:lineRule="auto"/>
        <w:ind w:left="90"/>
        <w:jc w:val="center"/>
        <w:rPr>
          <w:i/>
          <w:iCs/>
        </w:rPr>
      </w:pPr>
      <w:r w:rsidRPr="00B745AB">
        <w:rPr>
          <w:i/>
          <w:iCs/>
          <w:spacing w:val="-5"/>
          <w:kern w:val="36"/>
          <w:lang w:val="en-US"/>
        </w:rPr>
        <w:t xml:space="preserve">Figure </w:t>
      </w:r>
      <w:r w:rsidR="00AE047E">
        <w:rPr>
          <w:i/>
          <w:iCs/>
          <w:spacing w:val="-5"/>
          <w:kern w:val="36"/>
          <w:lang w:val="en-US"/>
        </w:rPr>
        <w:t>3.</w:t>
      </w:r>
      <w:r>
        <w:rPr>
          <w:i/>
          <w:iCs/>
          <w:spacing w:val="-5"/>
          <w:kern w:val="36"/>
          <w:lang w:val="en-US"/>
        </w:rPr>
        <w:t xml:space="preserve"> </w:t>
      </w:r>
      <w:r w:rsidRPr="00B745AB">
        <w:rPr>
          <w:i/>
          <w:iCs/>
          <w:lang w:val="en-US"/>
        </w:rPr>
        <w:t>3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5EB9C322" w:rsidR="00FD758D" w:rsidRDefault="00FD758D" w:rsidP="00B745AB">
      <w:pPr>
        <w:spacing w:line="360" w:lineRule="auto"/>
        <w:jc w:val="center"/>
        <w:rPr>
          <w:i/>
          <w:iCs/>
          <w:spacing w:val="-5"/>
          <w:kern w:val="36"/>
          <w:lang w:val="en-US"/>
        </w:rPr>
      </w:pPr>
      <w:r w:rsidRPr="00B745AB">
        <w:rPr>
          <w:i/>
          <w:iCs/>
          <w:spacing w:val="-5"/>
          <w:kern w:val="36"/>
          <w:lang w:val="en-US"/>
        </w:rPr>
        <w:t>source: towardsdatascience.com</w:t>
      </w:r>
    </w:p>
    <w:p w14:paraId="177FDD80" w14:textId="77777777" w:rsidR="00B8180D" w:rsidRPr="00B745AB" w:rsidRDefault="00B8180D" w:rsidP="00B745AB">
      <w:pPr>
        <w:spacing w:line="360" w:lineRule="auto"/>
        <w:jc w:val="center"/>
        <w:rPr>
          <w:i/>
          <w:iCs/>
          <w:lang w:val="en-US"/>
        </w:rPr>
      </w:pPr>
    </w:p>
    <w:p w14:paraId="6039ED1D" w14:textId="0D300CD7" w:rsidR="00D25C32" w:rsidRPr="00C45B24" w:rsidRDefault="00713E16" w:rsidP="00082F3D">
      <w:pPr>
        <w:shd w:val="clear" w:color="auto" w:fill="FFFFFF"/>
        <w:spacing w:before="468" w:line="360" w:lineRule="auto"/>
        <w:jc w:val="both"/>
        <w:outlineLvl w:val="0"/>
        <w:rPr>
          <w:b/>
          <w:bCs/>
          <w:spacing w:val="-5"/>
          <w:kern w:val="36"/>
          <w:lang w:val="en-US"/>
        </w:rPr>
      </w:pPr>
      <w:bookmarkStart w:id="118" w:name="_Toc40570888"/>
      <w:r>
        <w:rPr>
          <w:b/>
          <w:bCs/>
          <w:spacing w:val="-5"/>
          <w:kern w:val="36"/>
          <w:lang w:val="en-US"/>
        </w:rPr>
        <w:lastRenderedPageBreak/>
        <w:t xml:space="preserve">1.4 </w:t>
      </w:r>
      <w:r w:rsidR="00351B83">
        <w:rPr>
          <w:b/>
          <w:bCs/>
          <w:spacing w:val="-5"/>
          <w:kern w:val="36"/>
          <w:lang w:val="en-US"/>
        </w:rPr>
        <w:t xml:space="preserve">  </w:t>
      </w:r>
      <w:r w:rsidR="00D25C32" w:rsidRPr="00C45B24">
        <w:rPr>
          <w:b/>
          <w:bCs/>
          <w:spacing w:val="-5"/>
          <w:kern w:val="36"/>
          <w:lang w:val="en-US"/>
        </w:rPr>
        <w:t>Overview of Supervised Learning Algorithm</w:t>
      </w:r>
      <w:bookmarkEnd w:id="118"/>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77777777" w:rsidR="00477215" w:rsidRPr="00477215" w:rsidRDefault="00477215" w:rsidP="00477215">
      <w:pPr>
        <w:shd w:val="clear" w:color="auto" w:fill="FFFFFF"/>
        <w:spacing w:before="480" w:line="360" w:lineRule="auto"/>
        <w:jc w:val="both"/>
        <w:rPr>
          <w:spacing w:val="-1"/>
          <w:lang w:val="en-US"/>
        </w:rPr>
      </w:pPr>
    </w:p>
    <w:p w14:paraId="6A5EFC4F" w14:textId="47E0A464" w:rsidR="00AE60F6" w:rsidRPr="00DF62D3" w:rsidRDefault="00AE60F6" w:rsidP="00AE60F6">
      <w:pPr>
        <w:spacing w:line="360" w:lineRule="auto"/>
        <w:jc w:val="center"/>
        <w:rPr>
          <w:i/>
          <w:iCs/>
          <w:lang w:val="en-US"/>
        </w:rPr>
      </w:pPr>
      <w:r>
        <w:rPr>
          <w:i/>
          <w:iCs/>
          <w:lang w:val="en-US"/>
        </w:rPr>
        <w:t>F</w:t>
      </w:r>
      <w:r w:rsidRPr="00AE60F6">
        <w:rPr>
          <w:i/>
          <w:iCs/>
          <w:lang w:val="en-US"/>
        </w:rPr>
        <w:t>ig</w:t>
      </w:r>
      <w:r>
        <w:rPr>
          <w:i/>
          <w:iCs/>
          <w:lang w:val="en-US"/>
        </w:rPr>
        <w:t xml:space="preserve">ure </w:t>
      </w:r>
      <w:r w:rsidR="00AE047E">
        <w:rPr>
          <w:i/>
          <w:iCs/>
          <w:lang w:val="en-US"/>
        </w:rPr>
        <w:t>4</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FA79069" w:rsidR="00A62D19" w:rsidRPr="00AE047E" w:rsidRDefault="00A62D19" w:rsidP="00AE047E">
      <w:pPr>
        <w:spacing w:line="360" w:lineRule="auto"/>
        <w:jc w:val="center"/>
        <w:rPr>
          <w:i/>
          <w:iCs/>
          <w:lang w:val="en-US"/>
        </w:rPr>
      </w:pPr>
      <w:r w:rsidRPr="00AE047E">
        <w:rPr>
          <w:i/>
          <w:iCs/>
          <w:lang w:val="en-US"/>
        </w:rPr>
        <w:t>source: towardsdatascince.com</w:t>
      </w:r>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proofErr w:type="gramStart"/>
      <w:r w:rsidR="00222201">
        <w:rPr>
          <w:spacing w:val="-1"/>
          <w:lang w:val="en-US"/>
        </w:rPr>
        <w:t>/</w:t>
      </w:r>
      <w:r w:rsidR="00D25C32" w:rsidRPr="00C45B24">
        <w:rPr>
          <w:spacing w:val="-1"/>
          <w:lang w:val="en-US"/>
        </w:rPr>
        <w:t>‘</w:t>
      </w:r>
      <w:proofErr w:type="gramEnd"/>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6F10F819" w:rsidR="00D25C32" w:rsidRPr="00C45B24" w:rsidRDefault="00C50E28" w:rsidP="00082F3D">
      <w:pPr>
        <w:shd w:val="clear" w:color="auto" w:fill="FFFFFF"/>
        <w:spacing w:before="413" w:line="360" w:lineRule="auto"/>
        <w:jc w:val="both"/>
        <w:outlineLvl w:val="1"/>
        <w:rPr>
          <w:b/>
          <w:bCs/>
          <w:spacing w:val="-5"/>
        </w:rPr>
      </w:pPr>
      <w:bookmarkStart w:id="119" w:name="_Toc40570889"/>
      <w:r>
        <w:rPr>
          <w:b/>
          <w:bCs/>
          <w:spacing w:val="-5"/>
        </w:rPr>
        <w:lastRenderedPageBreak/>
        <w:t xml:space="preserve">1.5 </w:t>
      </w:r>
      <w:r w:rsidR="00351B83">
        <w:rPr>
          <w:b/>
          <w:bCs/>
          <w:spacing w:val="-5"/>
        </w:rPr>
        <w:t xml:space="preserve">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Supervised</w:t>
      </w:r>
      <w:proofErr w:type="spellEnd"/>
      <w:r w:rsidR="00D25C32" w:rsidRPr="00C45B24">
        <w:rPr>
          <w:b/>
          <w:bCs/>
          <w:spacing w:val="-5"/>
        </w:rPr>
        <w:t xml:space="preserve"> learning</w:t>
      </w:r>
      <w:bookmarkEnd w:id="119"/>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6898A0" w:rsidR="00BA3EC1" w:rsidRPr="00477215"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proofErr w:type="gramStart"/>
      <w:r w:rsidR="00DA56CB">
        <w:rPr>
          <w:spacing w:val="-1"/>
          <w:lang w:val="en-US"/>
        </w:rPr>
        <w:t>like</w:t>
      </w:r>
      <w:r w:rsidRPr="00C45B24">
        <w:rPr>
          <w:spacing w:val="-1"/>
          <w:lang w:val="en-US"/>
        </w:rPr>
        <w:t xml:space="preserve">  “</w:t>
      </w:r>
      <w:proofErr w:type="gramEnd"/>
      <w:r w:rsidRPr="00C45B24">
        <w:rPr>
          <w:spacing w:val="-1"/>
          <w:lang w:val="en-US"/>
        </w:rPr>
        <w:t>weight”</w:t>
      </w:r>
      <w:r w:rsidR="00DA56CB">
        <w:rPr>
          <w:spacing w:val="-1"/>
          <w:lang w:val="en-US"/>
        </w:rPr>
        <w:t xml:space="preserve"> or </w:t>
      </w:r>
      <w:r w:rsidR="00DA56CB" w:rsidRPr="00C45B24">
        <w:rPr>
          <w:spacing w:val="-1"/>
          <w:lang w:val="en-US"/>
        </w:rPr>
        <w:t>“dollars”</w:t>
      </w:r>
      <w:r w:rsidRPr="00C45B24">
        <w:rPr>
          <w:spacing w:val="-1"/>
          <w:lang w:val="en-US"/>
        </w:rPr>
        <w:t>.</w:t>
      </w:r>
    </w:p>
    <w:p w14:paraId="43AE94AD" w14:textId="301B0BEA" w:rsidR="00D25C32" w:rsidRPr="00C45B24" w:rsidRDefault="003B00C3" w:rsidP="00082F3D">
      <w:pPr>
        <w:shd w:val="clear" w:color="auto" w:fill="FFFFFF"/>
        <w:spacing w:before="468" w:line="360" w:lineRule="auto"/>
        <w:jc w:val="both"/>
        <w:outlineLvl w:val="0"/>
        <w:rPr>
          <w:b/>
          <w:bCs/>
          <w:spacing w:val="-5"/>
          <w:kern w:val="36"/>
          <w:lang w:val="en-US"/>
        </w:rPr>
      </w:pPr>
      <w:bookmarkStart w:id="120" w:name="_Toc40570890"/>
      <w:r>
        <w:rPr>
          <w:b/>
          <w:bCs/>
          <w:spacing w:val="-5"/>
          <w:kern w:val="36"/>
          <w:lang w:val="en-US"/>
        </w:rPr>
        <w:t xml:space="preserve">1.6 </w:t>
      </w:r>
      <w:r w:rsidR="004D6263">
        <w:rPr>
          <w:b/>
          <w:bCs/>
          <w:spacing w:val="-5"/>
          <w:kern w:val="36"/>
          <w:lang w:val="en-US"/>
        </w:rPr>
        <w:t xml:space="preserve">  </w:t>
      </w:r>
      <w:r w:rsidR="00D25C32" w:rsidRPr="00C45B24">
        <w:rPr>
          <w:b/>
          <w:bCs/>
          <w:spacing w:val="-5"/>
          <w:kern w:val="36"/>
          <w:lang w:val="en-US"/>
        </w:rPr>
        <w:t>Unsupervised Learning</w:t>
      </w:r>
      <w:bookmarkEnd w:id="120"/>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0C2495EA" w:rsidR="00AE047E" w:rsidRPr="00AE047E" w:rsidRDefault="00AE047E" w:rsidP="00AE047E">
      <w:pPr>
        <w:shd w:val="clear" w:color="auto" w:fill="FFFFFF"/>
        <w:spacing w:before="206" w:line="360" w:lineRule="auto"/>
        <w:jc w:val="center"/>
        <w:rPr>
          <w:i/>
          <w:iCs/>
          <w:spacing w:val="-1"/>
          <w:lang w:val="en-US"/>
        </w:rPr>
      </w:pPr>
      <w:r>
        <w:rPr>
          <w:i/>
          <w:iCs/>
          <w:lang w:val="en-US"/>
        </w:rPr>
        <w:t>Figure 5</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5B3B3AE1" w:rsidR="0046716D" w:rsidRPr="00AE047E" w:rsidRDefault="0046716D" w:rsidP="00AE047E">
      <w:pPr>
        <w:spacing w:line="360" w:lineRule="auto"/>
        <w:jc w:val="center"/>
        <w:rPr>
          <w:i/>
          <w:iCs/>
          <w:lang w:val="en-US"/>
        </w:rPr>
      </w:pPr>
      <w:r w:rsidRPr="00AE047E">
        <w:rPr>
          <w:i/>
          <w:iCs/>
          <w:lang w:val="en-US"/>
        </w:rPr>
        <w:t>source: towardsdatascince.com</w:t>
      </w:r>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proofErr w:type="gramStart"/>
      <w:r w:rsidR="00CF5CDC">
        <w:rPr>
          <w:spacing w:val="-1"/>
          <w:lang w:val="en-US"/>
        </w:rPr>
        <w:t>/</w:t>
      </w:r>
      <w:r w:rsidRPr="00C45B24">
        <w:rPr>
          <w:spacing w:val="-1"/>
          <w:lang w:val="en-US"/>
        </w:rPr>
        <w:t>‘</w:t>
      </w:r>
      <w:proofErr w:type="gramEnd"/>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45B911A4" w:rsidR="00D25C32" w:rsidRPr="00C45B24" w:rsidRDefault="00C71850" w:rsidP="00082F3D">
      <w:pPr>
        <w:shd w:val="clear" w:color="auto" w:fill="FFFFFF"/>
        <w:spacing w:before="413" w:line="360" w:lineRule="auto"/>
        <w:jc w:val="both"/>
        <w:outlineLvl w:val="1"/>
        <w:rPr>
          <w:b/>
          <w:bCs/>
          <w:spacing w:val="-5"/>
        </w:rPr>
      </w:pPr>
      <w:bookmarkStart w:id="121" w:name="_Toc40570891"/>
      <w:r>
        <w:rPr>
          <w:b/>
          <w:bCs/>
          <w:spacing w:val="-5"/>
        </w:rPr>
        <w:t xml:space="preserve">1.7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Unsupervised</w:t>
      </w:r>
      <w:proofErr w:type="spellEnd"/>
      <w:r w:rsidR="00D25C32" w:rsidRPr="00C45B24">
        <w:rPr>
          <w:b/>
          <w:bCs/>
          <w:spacing w:val="-5"/>
        </w:rPr>
        <w:t xml:space="preserve"> learning</w:t>
      </w:r>
      <w:bookmarkEnd w:id="121"/>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lastRenderedPageBreak/>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FA9F96B" w:rsidR="00D25C32" w:rsidRPr="00C45B24" w:rsidRDefault="00C71850" w:rsidP="00082F3D">
      <w:pPr>
        <w:shd w:val="clear" w:color="auto" w:fill="FFFFFF"/>
        <w:spacing w:before="468" w:line="360" w:lineRule="auto"/>
        <w:jc w:val="both"/>
        <w:outlineLvl w:val="0"/>
        <w:rPr>
          <w:b/>
          <w:bCs/>
          <w:spacing w:val="-5"/>
          <w:kern w:val="36"/>
          <w:lang w:val="en-US"/>
        </w:rPr>
      </w:pPr>
      <w:bookmarkStart w:id="122" w:name="_Toc40570892"/>
      <w:r>
        <w:rPr>
          <w:b/>
          <w:bCs/>
          <w:spacing w:val="-5"/>
          <w:kern w:val="36"/>
          <w:lang w:val="en-US"/>
        </w:rPr>
        <w:t xml:space="preserve">1.8   </w:t>
      </w:r>
      <w:r w:rsidR="00D25C32" w:rsidRPr="00C45B24">
        <w:rPr>
          <w:b/>
          <w:bCs/>
          <w:spacing w:val="-5"/>
          <w:kern w:val="36"/>
          <w:lang w:val="en-US"/>
        </w:rPr>
        <w:t>Reinforcement Learning</w:t>
      </w:r>
      <w:bookmarkEnd w:id="122"/>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3A172EB9" w:rsidR="00D25C32" w:rsidRPr="00C45B24" w:rsidRDefault="00AE047E" w:rsidP="00AE047E">
      <w:pPr>
        <w:spacing w:line="360" w:lineRule="auto"/>
        <w:jc w:val="center"/>
        <w:rPr>
          <w:lang w:val="en-US"/>
        </w:rPr>
      </w:pPr>
      <w:r>
        <w:rPr>
          <w:i/>
          <w:iCs/>
          <w:lang w:val="en-US"/>
        </w:rPr>
        <w:t xml:space="preserve">Figure </w:t>
      </w:r>
      <w:r w:rsidR="00D34D3B">
        <w:rPr>
          <w:i/>
          <w:iCs/>
          <w:lang w:val="en-US"/>
        </w:rPr>
        <w:t>6</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4C6D38FA" w:rsidR="004C53D3" w:rsidRPr="00AE047E" w:rsidRDefault="004C53D3" w:rsidP="00AE047E">
      <w:pPr>
        <w:spacing w:line="360" w:lineRule="auto"/>
        <w:jc w:val="center"/>
        <w:rPr>
          <w:i/>
          <w:iCs/>
          <w:lang w:val="en-US"/>
        </w:rPr>
      </w:pPr>
      <w:r w:rsidRPr="00AE047E">
        <w:rPr>
          <w:i/>
          <w:iCs/>
          <w:lang w:val="en-US"/>
        </w:rPr>
        <w:t>source: towardsdatascince.com</w:t>
      </w:r>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lastRenderedPageBreak/>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w:t>
      </w:r>
      <w:proofErr w:type="gramStart"/>
      <w:r w:rsidRPr="00C45B24">
        <w:rPr>
          <w:spacing w:val="-1"/>
          <w:lang w:val="en-US"/>
        </w:rPr>
        <w:t>obtained,</w:t>
      </w:r>
      <w:proofErr w:type="gramEnd"/>
      <w:r w:rsidRPr="00C45B24">
        <w:rPr>
          <w:spacing w:val="-1"/>
          <w:lang w:val="en-US"/>
        </w:rPr>
        <w:t xml:space="preserve">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77777777" w:rsidR="00F12135" w:rsidRPr="00F12135" w:rsidRDefault="00F12135" w:rsidP="00F12135">
      <w:pPr>
        <w:shd w:val="clear" w:color="auto" w:fill="FFFFFF"/>
        <w:spacing w:before="480" w:line="360" w:lineRule="auto"/>
        <w:jc w:val="both"/>
        <w:rPr>
          <w:spacing w:val="-1"/>
          <w:lang w:val="en-US"/>
        </w:rPr>
      </w:pPr>
    </w:p>
    <w:p w14:paraId="168F19AD" w14:textId="76B85F44"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123" w:name="_Toc40570893"/>
      <w:r>
        <w:rPr>
          <w:color w:val="000000"/>
          <w:sz w:val="24"/>
          <w:szCs w:val="24"/>
          <w:lang w:val="en-US"/>
        </w:rPr>
        <w:t xml:space="preserve">1.9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23"/>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07B59ED7"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popular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ins w:id="124" w:author="Олександр Романченко" w:date="2020-05-16T21:22:00Z">
        <w:r w:rsidR="007B2B01">
          <w:rPr>
            <w:rStyle w:val="FootnoteReference"/>
            <w:color w:val="000000"/>
            <w:lang w:val="en-US"/>
          </w:rPr>
          <w:footnoteReference w:id="7"/>
        </w:r>
      </w:ins>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7E1C4DE7"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0</w:t>
      </w:r>
      <w:r>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 xml:space="preserve">it to </w:t>
      </w:r>
      <w:proofErr w:type="gramStart"/>
      <w:r w:rsidRPr="00C45B24">
        <w:rPr>
          <w:color w:val="000000"/>
          <w:lang w:val="en-US"/>
        </w:rPr>
        <w:t>underlying</w:t>
      </w:r>
      <w:proofErr w:type="gramEnd"/>
      <w:r w:rsidRPr="00C45B24">
        <w:rPr>
          <w:color w:val="000000"/>
          <w:lang w:val="en-US"/>
        </w:rPr>
        <w:t xml:space="preserve">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lastRenderedPageBreak/>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FF9D20"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Pr="00C45B24">
        <w:rPr>
          <w:color w:val="000000"/>
          <w:lang w:val="en-US"/>
        </w:rPr>
        <w:t xml:space="preserve"> a place for results</w:t>
      </w:r>
      <w:r w:rsidR="000A35E4">
        <w:rPr>
          <w:color w:val="000000"/>
          <w:lang w:val="en-US"/>
        </w:rPr>
        <w:t xml:space="preserve"> of computation</w:t>
      </w:r>
    </w:p>
    <w:p w14:paraId="38582164" w14:textId="302DBD03" w:rsidR="00786CA6" w:rsidRPr="00C45B24" w:rsidRDefault="00786CA6" w:rsidP="00786CA6">
      <w:pPr>
        <w:shd w:val="clear" w:color="auto" w:fill="FFFFFF"/>
        <w:spacing w:line="360" w:lineRule="auto"/>
        <w:ind w:left="270"/>
        <w:jc w:val="center"/>
        <w:rPr>
          <w:color w:val="000000"/>
          <w:lang w:val="en-US"/>
        </w:rPr>
      </w:pPr>
      <w:r w:rsidRPr="00786CA6">
        <w:rPr>
          <w:i/>
          <w:iCs/>
          <w:lang w:val="en-US"/>
        </w:rPr>
        <w:t>Fig</w:t>
      </w:r>
      <w:r>
        <w:rPr>
          <w:i/>
          <w:iCs/>
          <w:lang w:val="en-US"/>
        </w:rPr>
        <w:t xml:space="preserve">ure 7.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45FC0BCE" w:rsidR="00275272" w:rsidRPr="00786CA6" w:rsidRDefault="00275272" w:rsidP="00786CA6">
      <w:pPr>
        <w:shd w:val="clear" w:color="auto" w:fill="FFFFFF"/>
        <w:spacing w:after="375" w:line="360" w:lineRule="auto"/>
        <w:jc w:val="center"/>
        <w:rPr>
          <w:i/>
          <w:iCs/>
          <w:color w:val="333333"/>
          <w:lang w:val="en-US"/>
        </w:rPr>
      </w:pPr>
      <w:r w:rsidRPr="00786CA6">
        <w:rPr>
          <w:i/>
          <w:iCs/>
          <w:lang w:val="en-US"/>
        </w:rPr>
        <w:t>source: towardsdatascince.com</w:t>
      </w:r>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ins w:id="141" w:author="Олександр Романченко" w:date="2020-05-16T21:26:00Z">
        <w:r w:rsidR="003F7ADA">
          <w:rPr>
            <w:rStyle w:val="FootnoteReference"/>
            <w:color w:val="000000"/>
            <w:lang w:val="en-US"/>
          </w:rPr>
          <w:footnoteReference w:id="8"/>
        </w:r>
      </w:ins>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ins w:id="150" w:author="Олександр Романченко" w:date="2020-05-16T21:27:00Z">
        <w:r w:rsidR="003F7ADA">
          <w:rPr>
            <w:rStyle w:val="FootnoteReference"/>
            <w:color w:val="000000"/>
            <w:lang w:val="en-US"/>
          </w:rPr>
          <w:footnoteReference w:id="9"/>
        </w:r>
      </w:ins>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w:t>
      </w:r>
      <w:r w:rsidRPr="00C45B24">
        <w:rPr>
          <w:color w:val="000000"/>
          <w:lang w:val="en-US"/>
        </w:rPr>
        <w:lastRenderedPageBreak/>
        <w:t xml:space="preserve">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ins w:id="166" w:author="Олександр Романченко" w:date="2020-05-16T21:43:00Z">
        <w:r w:rsidR="00C6286B">
          <w:rPr>
            <w:rStyle w:val="FootnoteReference"/>
            <w:color w:val="000000"/>
            <w:lang w:val="en-US"/>
          </w:rPr>
          <w:footnoteReference w:id="10"/>
        </w:r>
      </w:ins>
      <w:r w:rsidRPr="00C45B24">
        <w:rPr>
          <w:color w:val="000000"/>
          <w:lang w:val="en-US"/>
        </w:rPr>
        <w:t>.</w:t>
      </w:r>
    </w:p>
    <w:p w14:paraId="17DAB29B" w14:textId="6A16E43E"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1</w:t>
      </w:r>
      <w:r>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ins w:id="171" w:author="Олександр Романченко" w:date="2020-05-16T21:58:00Z">
        <w:r w:rsidR="00E6234E">
          <w:rPr>
            <w:rStyle w:val="FootnoteReference"/>
            <w:color w:val="000000"/>
            <w:lang w:val="en-US"/>
          </w:rPr>
          <w:footnoteReference w:id="11"/>
        </w:r>
      </w:ins>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7302156F"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EC3889">
        <w:rPr>
          <w:rFonts w:ascii="Times New Roman" w:hAnsi="Times New Roman" w:cs="Times New Roman"/>
          <w:b/>
          <w:bCs/>
          <w:color w:val="000000"/>
          <w:lang w:val="en-US"/>
        </w:rPr>
        <w:t>2</w:t>
      </w:r>
      <w:r>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proofErr w:type="gramStart"/>
      <w:r w:rsidRPr="00C45B24">
        <w:rPr>
          <w:color w:val="000000"/>
          <w:lang w:val="en-US"/>
        </w:rPr>
        <w:t xml:space="preserve">better </w:t>
      </w:r>
      <w:r>
        <w:rPr>
          <w:color w:val="000000"/>
          <w:lang w:val="en-US"/>
        </w:rPr>
        <w:t xml:space="preserve"> </w:t>
      </w:r>
      <w:r w:rsidR="00051461" w:rsidRPr="00C45B24">
        <w:rPr>
          <w:color w:val="000000"/>
          <w:lang w:val="en-US"/>
        </w:rPr>
        <w:t>and</w:t>
      </w:r>
      <w:proofErr w:type="gramEnd"/>
      <w:r w:rsidR="00051461" w:rsidRPr="00C45B24">
        <w:rPr>
          <w:color w:val="000000"/>
          <w:lang w:val="en-US"/>
        </w:rPr>
        <w:t xml:space="preserve">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ins w:id="179" w:author="Олександр Романченко" w:date="2020-05-16T22:08:00Z">
        <w:r w:rsidR="00E6234E">
          <w:rPr>
            <w:rStyle w:val="FootnoteReference"/>
            <w:color w:val="000000"/>
            <w:lang w:val="en-US"/>
          </w:rPr>
          <w:footnoteReference w:id="12"/>
        </w:r>
      </w:ins>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w:t>
      </w:r>
      <w:proofErr w:type="gramStart"/>
      <w:r w:rsidR="00726E32">
        <w:rPr>
          <w:color w:val="000000"/>
          <w:lang w:val="en-US"/>
        </w:rPr>
        <w:t>content-based</w:t>
      </w:r>
      <w:proofErr w:type="gramEnd"/>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lastRenderedPageBreak/>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ins w:id="185" w:author="Олександр Романченко" w:date="2020-05-16T22:15:00Z">
        <w:r w:rsidR="009955EC">
          <w:rPr>
            <w:rStyle w:val="FootnoteReference"/>
            <w:color w:val="000000"/>
            <w:lang w:val="en-US"/>
          </w:rPr>
          <w:footnoteReference w:id="13"/>
        </w:r>
      </w:ins>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5A64FC77"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200" w:name="_Toc40570894"/>
      <w:r>
        <w:rPr>
          <w:color w:val="000000"/>
          <w:sz w:val="24"/>
          <w:szCs w:val="24"/>
          <w:lang w:val="en-US"/>
        </w:rPr>
        <w:t>1.1</w:t>
      </w:r>
      <w:r w:rsidR="001E78A2">
        <w:rPr>
          <w:color w:val="000000"/>
          <w:sz w:val="24"/>
          <w:szCs w:val="24"/>
          <w:lang w:val="en-US"/>
        </w:rPr>
        <w:t>3</w:t>
      </w:r>
      <w:r>
        <w:rPr>
          <w:color w:val="000000"/>
          <w:sz w:val="24"/>
          <w:szCs w:val="24"/>
          <w:lang w:val="en-US"/>
        </w:rPr>
        <w:t xml:space="preserve">   </w:t>
      </w:r>
      <w:r w:rsidR="002D53E9">
        <w:rPr>
          <w:color w:val="000000"/>
          <w:sz w:val="24"/>
          <w:szCs w:val="24"/>
          <w:lang w:val="en-US"/>
        </w:rPr>
        <w:t>Comparison of Machine Learning and Deep Learning</w:t>
      </w:r>
      <w:bookmarkEnd w:id="200"/>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454F2410" w:rsidR="00786CA6" w:rsidRPr="00C45B24" w:rsidRDefault="00786CA6" w:rsidP="00786CA6">
      <w:pPr>
        <w:pStyle w:val="wp-caption-text"/>
        <w:shd w:val="clear" w:color="auto" w:fill="FFFFFF"/>
        <w:spacing w:before="0" w:beforeAutospacing="0" w:after="375" w:afterAutospacing="0" w:line="360" w:lineRule="auto"/>
        <w:jc w:val="center"/>
        <w:rPr>
          <w:color w:val="000000"/>
          <w:lang w:val="en-US"/>
        </w:rPr>
      </w:pPr>
      <w:r w:rsidRPr="00786CA6">
        <w:rPr>
          <w:i/>
          <w:iCs/>
          <w:lang w:val="en-US"/>
        </w:rPr>
        <w:t xml:space="preserve">Figure 8. </w:t>
      </w:r>
      <w:r w:rsidRPr="00786CA6">
        <w:rPr>
          <w:i/>
          <w:iCs/>
          <w:color w:val="333333"/>
          <w:lang w:val="en-US"/>
        </w:rPr>
        <w:t>Scaling with Amount of Data</w:t>
      </w:r>
    </w:p>
    <w:p w14:paraId="1BCC9519" w14:textId="6D519A15" w:rsidR="00051461"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13DE115F" w:rsidR="00F0650B" w:rsidRPr="00786CA6" w:rsidRDefault="00F0650B" w:rsidP="00786CA6">
      <w:pPr>
        <w:shd w:val="clear" w:color="auto" w:fill="FFFFFF"/>
        <w:spacing w:after="375" w:line="360" w:lineRule="auto"/>
        <w:jc w:val="center"/>
        <w:rPr>
          <w:i/>
          <w:iCs/>
          <w:color w:val="333333"/>
          <w:lang w:val="en-US"/>
        </w:rPr>
      </w:pPr>
      <w:r w:rsidRPr="00786CA6">
        <w:rPr>
          <w:i/>
          <w:iCs/>
          <w:lang w:val="en-US"/>
        </w:rPr>
        <w:t>source: towardsdatascince.com</w:t>
      </w:r>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ins w:id="201" w:author="Олександр Романченко" w:date="2020-05-16T22:17:00Z">
        <w:r w:rsidR="009955EC">
          <w:rPr>
            <w:rStyle w:val="FootnoteReference"/>
            <w:color w:val="000000"/>
            <w:lang w:val="en-US"/>
          </w:rPr>
          <w:footnoteReference w:id="14"/>
        </w:r>
      </w:ins>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w:t>
      </w:r>
      <w:proofErr w:type="gramStart"/>
      <w:r w:rsidR="00051461" w:rsidRPr="00C45B24">
        <w:rPr>
          <w:color w:val="000000"/>
          <w:lang w:val="en-US"/>
        </w:rPr>
        <w:t>data</w:t>
      </w:r>
      <w:proofErr w:type="gramEnd"/>
      <w:r w:rsidR="00051461" w:rsidRPr="00C45B24">
        <w:rPr>
          <w:color w:val="000000"/>
          <w:lang w:val="en-US"/>
        </w:rPr>
        <w:t xml:space="preserve">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052527DD" w14:textId="7D76EF7F" w:rsidR="00272F7B" w:rsidRPr="00C45B24" w:rsidRDefault="00272F7B" w:rsidP="00082F3D">
      <w:pPr>
        <w:spacing w:line="360" w:lineRule="auto"/>
        <w:jc w:val="both"/>
        <w:rPr>
          <w:u w:val="single"/>
          <w:lang w:val="en-US"/>
        </w:rPr>
      </w:pPr>
    </w:p>
    <w:p w14:paraId="56CECD67" w14:textId="56AAC268" w:rsidR="00272F7B" w:rsidRPr="00C45B24" w:rsidRDefault="00272F7B" w:rsidP="00082F3D">
      <w:pPr>
        <w:spacing w:line="360" w:lineRule="auto"/>
        <w:jc w:val="both"/>
        <w:rPr>
          <w:u w:val="single"/>
          <w:lang w:val="en-US"/>
        </w:rPr>
      </w:pPr>
    </w:p>
    <w:p w14:paraId="6FF0EF63" w14:textId="091CA07B" w:rsidR="00272F7B" w:rsidRPr="00C45B24" w:rsidRDefault="00272F7B" w:rsidP="00082F3D">
      <w:pPr>
        <w:spacing w:line="360" w:lineRule="auto"/>
        <w:jc w:val="both"/>
        <w:rPr>
          <w:u w:val="single"/>
          <w:lang w:val="en-US"/>
        </w:rPr>
      </w:pPr>
    </w:p>
    <w:p w14:paraId="34074DC4" w14:textId="77777777" w:rsidR="00F60A93" w:rsidRDefault="00F60A93" w:rsidP="00082F3D">
      <w:pPr>
        <w:spacing w:line="360" w:lineRule="auto"/>
        <w:jc w:val="both"/>
        <w:rPr>
          <w:u w:val="single"/>
          <w:lang w:val="en-US"/>
        </w:rPr>
      </w:pPr>
    </w:p>
    <w:p w14:paraId="63163096" w14:textId="5B450173" w:rsidR="008B33A5" w:rsidRDefault="00C71850" w:rsidP="004B2516">
      <w:pPr>
        <w:spacing w:line="360" w:lineRule="auto"/>
        <w:jc w:val="center"/>
        <w:rPr>
          <w:b/>
          <w:bCs/>
          <w:lang w:val="en-US"/>
        </w:rPr>
      </w:pPr>
      <w:r>
        <w:rPr>
          <w:b/>
          <w:bCs/>
          <w:lang w:val="en-US"/>
        </w:rPr>
        <w:t xml:space="preserve">2.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commentRangeStart w:id="220"/>
      <w:commentRangeStart w:id="221"/>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commentRangeEnd w:id="220"/>
      <w:commentRangeEnd w:id="221"/>
      <w:r w:rsidR="0004243B">
        <w:rPr>
          <w:rFonts w:eastAsiaTheme="minorHAnsi"/>
          <w:lang w:val="en-GB" w:eastAsia="en-US"/>
        </w:rPr>
        <w:t xml:space="preserve"> </w:t>
      </w:r>
      <w:r w:rsidR="004842D8">
        <w:rPr>
          <w:rStyle w:val="CommentReference"/>
        </w:rPr>
        <w:commentReference w:id="220"/>
      </w:r>
      <w:r w:rsidR="002B0B42">
        <w:rPr>
          <w:rStyle w:val="CommentReference"/>
        </w:rPr>
        <w:commentReference w:id="221"/>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ins w:id="222" w:author="Олександр Романченко" w:date="2020-05-16T22:36:00Z">
        <w:r w:rsidR="001358F7">
          <w:rPr>
            <w:rStyle w:val="FootnoteReference"/>
            <w:rFonts w:eastAsiaTheme="minorHAnsi"/>
            <w:lang w:val="en-GB" w:eastAsia="en-US"/>
          </w:rPr>
          <w:footnoteReference w:id="15"/>
        </w:r>
      </w:ins>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ins w:id="242" w:author="Олександр Романченко" w:date="2020-05-16T22:38:00Z">
        <w:r w:rsidR="00514E55">
          <w:rPr>
            <w:rStyle w:val="FootnoteReference"/>
            <w:rFonts w:eastAsiaTheme="minorHAnsi"/>
            <w:lang w:val="en-GB" w:eastAsia="en-US"/>
          </w:rPr>
          <w:footnoteReference w:id="16"/>
        </w:r>
      </w:ins>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proofErr w:type="gramStart"/>
      <w:r w:rsidR="00D21A35" w:rsidRPr="002B51FC">
        <w:rPr>
          <w:rFonts w:eastAsiaTheme="minorHAnsi"/>
          <w:lang w:val="en-GB" w:eastAsia="en-US"/>
        </w:rPr>
        <w:t>closed-loop</w:t>
      </w:r>
      <w:proofErr w:type="gramEnd"/>
      <w:r w:rsidR="00D21A35" w:rsidRPr="002B51FC">
        <w:rPr>
          <w:rFonts w:eastAsiaTheme="minorHAnsi"/>
          <w:lang w:val="en-GB" w:eastAsia="en-US"/>
        </w:rPr>
        <w:t xml:space="preserve">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lastRenderedPageBreak/>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proofErr w:type="gramStart"/>
      <w:r w:rsidR="005F28B3">
        <w:rPr>
          <w:rFonts w:eastAsiaTheme="minorHAnsi"/>
          <w:lang w:val="en-GB" w:eastAsia="en-US"/>
        </w:rPr>
        <w:t>have</w:t>
      </w:r>
      <w:proofErr w:type="gramEnd"/>
      <w:r w:rsidR="005F28B3">
        <w:rPr>
          <w:rFonts w:eastAsiaTheme="minorHAnsi"/>
          <w:lang w:val="en-GB" w:eastAsia="en-US"/>
        </w:rPr>
        <w:t xml:space="preser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ins w:id="257" w:author="Олександр Романченко" w:date="2020-05-16T22:45:00Z">
        <w:r w:rsidR="00BE2954">
          <w:rPr>
            <w:rStyle w:val="FootnoteReference"/>
            <w:rFonts w:eastAsiaTheme="minorHAnsi"/>
            <w:lang w:val="en-GB" w:eastAsia="en-US"/>
          </w:rPr>
          <w:footnoteReference w:id="17"/>
        </w:r>
      </w:ins>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ins w:id="267" w:author="Олександр Романченко" w:date="2020-05-16T22:47:00Z">
        <w:r w:rsidR="00BE2954">
          <w:rPr>
            <w:rStyle w:val="FootnoteReference"/>
            <w:rFonts w:eastAsiaTheme="minorHAnsi"/>
            <w:lang w:val="en-GB" w:eastAsia="en-US"/>
          </w:rPr>
          <w:footnoteReference w:id="18"/>
        </w:r>
      </w:ins>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7896251B" w14:textId="6E85A2A5"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lastRenderedPageBreak/>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lastRenderedPageBreak/>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5F30A939" w14:textId="77777777" w:rsidR="0057032A" w:rsidRDefault="0057032A" w:rsidP="00082F3D">
      <w:pPr>
        <w:autoSpaceDE w:val="0"/>
        <w:autoSpaceDN w:val="0"/>
        <w:adjustRightInd w:val="0"/>
        <w:spacing w:line="360" w:lineRule="auto"/>
        <w:jc w:val="both"/>
        <w:rPr>
          <w:rFonts w:eastAsiaTheme="minorHAnsi"/>
          <w:lang w:val="en-GB" w:eastAsia="en-US"/>
        </w:rPr>
      </w:pPr>
    </w:p>
    <w:p w14:paraId="331A82DB" w14:textId="4C3CC6AA" w:rsidR="00D21A35" w:rsidRDefault="00814973"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2.1   </w:t>
      </w:r>
      <w:commentRangeStart w:id="280"/>
      <w:commentRangeStart w:id="281"/>
      <w:r w:rsidR="00D21A35" w:rsidRPr="0057032A">
        <w:rPr>
          <w:rFonts w:eastAsiaTheme="minorHAnsi"/>
          <w:b/>
          <w:bCs/>
          <w:lang w:val="en-GB" w:eastAsia="en-US"/>
        </w:rPr>
        <w:t>Examples</w:t>
      </w:r>
      <w:commentRangeEnd w:id="280"/>
      <w:r w:rsidR="00FB6E22">
        <w:rPr>
          <w:rStyle w:val="CommentReference"/>
        </w:rPr>
        <w:commentReference w:id="280"/>
      </w:r>
      <w:commentRangeEnd w:id="281"/>
      <w:r w:rsidR="00082F3D">
        <w:rPr>
          <w:rStyle w:val="CommentReference"/>
        </w:rPr>
        <w:commentReference w:id="281"/>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w:t>
      </w:r>
      <w:r w:rsidR="00AE0D1D">
        <w:rPr>
          <w:rFonts w:eastAsiaTheme="minorHAnsi"/>
          <w:lang w:val="en-GB" w:eastAsia="en-US"/>
        </w:rPr>
        <w:lastRenderedPageBreak/>
        <w:t xml:space="preserve">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w:t>
      </w:r>
      <w:proofErr w:type="gramStart"/>
      <w:r w:rsidR="009167EF">
        <w:rPr>
          <w:rFonts w:eastAsiaTheme="minorHAnsi"/>
          <w:lang w:val="en-GB" w:eastAsia="en-US"/>
        </w:rPr>
        <w:t xml:space="preserve">of </w:t>
      </w:r>
      <w:r w:rsidR="00D21A35" w:rsidRPr="002B51FC">
        <w:rPr>
          <w:rFonts w:eastAsiaTheme="minorHAnsi"/>
          <w:lang w:val="en-GB" w:eastAsia="en-US"/>
        </w:rPr>
        <w:t xml:space="preserve"> when</w:t>
      </w:r>
      <w:proofErr w:type="gramEnd"/>
      <w:r w:rsidR="00D21A35" w:rsidRPr="002B51FC">
        <w:rPr>
          <w:rFonts w:eastAsiaTheme="minorHAnsi"/>
          <w:lang w:val="en-GB" w:eastAsia="en-US"/>
        </w:rPr>
        <w:t xml:space="preserve">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5557F219" w:rsidR="00F5046C" w:rsidRDefault="00AE541B"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ins w:id="282" w:author="Олександр Романченко" w:date="2020-05-16T23:46:00Z">
        <w:r w:rsidR="008C2F0D">
          <w:rPr>
            <w:rStyle w:val="FootnoteReference"/>
            <w:rFonts w:eastAsiaTheme="minorHAnsi"/>
            <w:lang w:val="en-GB" w:eastAsia="en-US"/>
          </w:rPr>
          <w:footnoteReference w:id="19"/>
        </w:r>
      </w:ins>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ins w:id="291" w:author="Олександр Романченко" w:date="2020-05-16T23:47:00Z">
        <w:r w:rsidR="001D747F">
          <w:rPr>
            <w:rStyle w:val="FootnoteReference"/>
            <w:rFonts w:eastAsiaTheme="minorHAnsi"/>
            <w:lang w:val="en-GB" w:eastAsia="en-US"/>
          </w:rPr>
          <w:footnoteReference w:id="20"/>
        </w:r>
      </w:ins>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w:t>
      </w:r>
      <w:r w:rsidR="00D21A35" w:rsidRPr="002B51FC">
        <w:rPr>
          <w:rFonts w:eastAsiaTheme="minorHAnsi"/>
          <w:lang w:val="en-GB" w:eastAsia="en-US"/>
        </w:rPr>
        <w:lastRenderedPageBreak/>
        <w:t xml:space="preserve">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ins w:id="303" w:author="Олександр Романченко" w:date="2020-05-16T23:51:00Z">
        <w:r w:rsidR="00053263">
          <w:rPr>
            <w:rStyle w:val="FootnoteReference"/>
            <w:rFonts w:eastAsiaTheme="minorHAnsi"/>
            <w:lang w:val="en-GB" w:eastAsia="en-US"/>
          </w:rPr>
          <w:footnoteReference w:id="21"/>
        </w:r>
      </w:ins>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proofErr w:type="spellStart"/>
      <w:r w:rsidR="00D21A35" w:rsidRPr="002B51FC">
        <w:rPr>
          <w:rFonts w:eastAsiaTheme="minorHAnsi"/>
          <w:lang w:val="en-GB" w:eastAsia="en-US"/>
        </w:rPr>
        <w:t>nes</w:t>
      </w:r>
      <w:proofErr w:type="spellEnd"/>
      <w:r w:rsidR="00D21A35" w:rsidRPr="002B51FC">
        <w:rPr>
          <w:rFonts w:eastAsiaTheme="minorHAnsi"/>
          <w:lang w:val="en-GB" w:eastAsia="en-US"/>
        </w:rPr>
        <w:t xml:space="preserve">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ins w:id="313" w:author="Олександр Романченко" w:date="2020-05-16T23:53:00Z">
        <w:r w:rsidR="00563C17">
          <w:rPr>
            <w:rStyle w:val="FootnoteReference"/>
            <w:rFonts w:eastAsiaTheme="minorHAnsi"/>
            <w:lang w:val="en-GB" w:eastAsia="en-US"/>
          </w:rPr>
          <w:footnoteReference w:id="22"/>
        </w:r>
      </w:ins>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xpressed 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lastRenderedPageBreak/>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ins w:id="328" w:author="Олександр Романченко" w:date="2020-05-16T23:57:00Z">
        <w:r w:rsidR="005B78EF">
          <w:rPr>
            <w:rStyle w:val="FootnoteReference"/>
            <w:rFonts w:eastAsiaTheme="minorHAnsi"/>
            <w:lang w:val="en-GB" w:eastAsia="en-US"/>
          </w:rPr>
          <w:footnoteReference w:id="23"/>
        </w:r>
      </w:ins>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ins w:id="340" w:author="Олександр Романченко" w:date="2020-05-17T00:01:00Z">
        <w:r w:rsidR="009542F5">
          <w:rPr>
            <w:rStyle w:val="FootnoteReference"/>
            <w:rFonts w:eastAsiaTheme="minorHAnsi"/>
            <w:lang w:val="en-GB" w:eastAsia="en-US"/>
          </w:rPr>
          <w:footnoteReference w:id="24"/>
        </w:r>
      </w:ins>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proofErr w:type="gramStart"/>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w:t>
      </w:r>
      <w:proofErr w:type="gramEnd"/>
      <w:r w:rsidR="00D21A35" w:rsidRPr="002B51FC">
        <w:rPr>
          <w:rFonts w:eastAsiaTheme="minorHAnsi"/>
          <w:lang w:val="en-GB" w:eastAsia="en-US"/>
        </w:rPr>
        <w:t xml:space="preserve">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5EA12C8C" w:rsidR="00D21A35" w:rsidRDefault="00066F2D"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lastRenderedPageBreak/>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 xml:space="preserve">small </w:t>
      </w:r>
      <w:proofErr w:type="gramStart"/>
      <w:r w:rsidR="00F07AEB">
        <w:rPr>
          <w:rFonts w:eastAsiaTheme="minorHAnsi"/>
          <w:lang w:val="en-GB" w:eastAsia="en-US"/>
        </w:rPr>
        <w:t>enough</w:t>
      </w:r>
      <w:r w:rsidRPr="002B51FC">
        <w:rPr>
          <w:rFonts w:eastAsiaTheme="minorHAnsi"/>
          <w:lang w:val="en-GB" w:eastAsia="en-US"/>
        </w:rPr>
        <w:t>, or</w:t>
      </w:r>
      <w:proofErr w:type="gramEnd"/>
      <w:r w:rsidRPr="002B51FC">
        <w:rPr>
          <w:rFonts w:eastAsiaTheme="minorHAnsi"/>
          <w:lang w:val="en-GB" w:eastAsia="en-US"/>
        </w:rPr>
        <w:t xml:space="preserve">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ins w:id="352" w:author="Олександр Романченко" w:date="2020-05-17T00:18:00Z">
        <w:r w:rsidR="00932F78">
          <w:rPr>
            <w:rStyle w:val="FootnoteReference"/>
            <w:rFonts w:eastAsiaTheme="minorHAnsi"/>
            <w:lang w:val="en-GB" w:eastAsia="en-US"/>
          </w:rPr>
          <w:footnoteReference w:id="25"/>
        </w:r>
      </w:ins>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ins w:id="359" w:author="Олександр Романченко" w:date="2020-05-17T00:20:00Z">
        <w:r w:rsidR="00C243E6">
          <w:rPr>
            <w:rStyle w:val="FootnoteReference"/>
            <w:rFonts w:eastAsiaTheme="minorHAnsi"/>
            <w:lang w:val="en-GB" w:eastAsia="en-US"/>
          </w:rPr>
          <w:footnoteReference w:id="26"/>
        </w:r>
      </w:ins>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proofErr w:type="gramStart"/>
      <w:r w:rsidRPr="002B51FC">
        <w:rPr>
          <w:rFonts w:eastAsiaTheme="minorHAnsi"/>
          <w:lang w:val="en-GB" w:eastAsia="en-US"/>
        </w:rPr>
        <w:t>many problems</w:t>
      </w:r>
      <w:proofErr w:type="gramEnd"/>
      <w:r w:rsidRPr="002B51FC">
        <w:rPr>
          <w:rFonts w:eastAsiaTheme="minorHAnsi"/>
          <w:lang w:val="en-GB" w:eastAsia="en-US"/>
        </w:rPr>
        <w:t xml:space="preserve">,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ins w:id="367" w:author="Олександр Романченко" w:date="2020-05-17T00:21:00Z">
        <w:r w:rsidR="003D3BE9">
          <w:rPr>
            <w:rStyle w:val="FootnoteReference"/>
            <w:rFonts w:eastAsiaTheme="minorHAnsi"/>
            <w:lang w:val="en-GB" w:eastAsia="en-US"/>
          </w:rPr>
          <w:footnoteReference w:id="27"/>
        </w:r>
      </w:ins>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0E42578D" w14:textId="37FE69E2" w:rsidR="00272F7B" w:rsidRDefault="00272F7B" w:rsidP="00082F3D">
      <w:pPr>
        <w:spacing w:line="360" w:lineRule="auto"/>
        <w:jc w:val="both"/>
        <w:rPr>
          <w:u w:val="single"/>
          <w:lang w:val="en-GB"/>
        </w:rPr>
      </w:pPr>
    </w:p>
    <w:p w14:paraId="3630E14A" w14:textId="0DCA3DBA" w:rsidR="00F12135" w:rsidRDefault="00F12135" w:rsidP="00082F3D">
      <w:pPr>
        <w:spacing w:line="360" w:lineRule="auto"/>
        <w:jc w:val="both"/>
        <w:rPr>
          <w:u w:val="single"/>
          <w:lang w:val="en-GB"/>
        </w:rPr>
      </w:pPr>
    </w:p>
    <w:p w14:paraId="22AECF88" w14:textId="77777777" w:rsidR="00F12135" w:rsidRPr="00F40354" w:rsidRDefault="00F12135" w:rsidP="00082F3D">
      <w:pPr>
        <w:spacing w:line="360" w:lineRule="auto"/>
        <w:jc w:val="both"/>
        <w:rPr>
          <w:u w:val="single"/>
          <w:lang w:val="en-GB"/>
        </w:rPr>
      </w:pPr>
    </w:p>
    <w:p w14:paraId="64201683" w14:textId="3DB62185" w:rsidR="007D7420"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lastRenderedPageBreak/>
        <w:t xml:space="preserve">2.4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BD90B73" w:rsidR="00633982" w:rsidRPr="00633982" w:rsidRDefault="00633982" w:rsidP="00633982">
      <w:pPr>
        <w:pStyle w:val="ListParagraph"/>
        <w:spacing w:line="360" w:lineRule="auto"/>
        <w:jc w:val="center"/>
        <w:rPr>
          <w:i/>
          <w:iCs/>
          <w:lang w:val="en-US"/>
        </w:rPr>
      </w:pPr>
      <w:r w:rsidRPr="00633982">
        <w:rPr>
          <w:i/>
          <w:iCs/>
          <w:lang w:val="en-US"/>
        </w:rPr>
        <w:t xml:space="preserve">Figure 9. </w:t>
      </w:r>
      <w:r w:rsidRPr="00633982">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21">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D64E71E" w:rsidR="00DC57E8" w:rsidRPr="00335D51" w:rsidRDefault="00E523B2" w:rsidP="00633982">
      <w:pPr>
        <w:pStyle w:val="ListParagraph"/>
        <w:spacing w:line="360" w:lineRule="auto"/>
        <w:jc w:val="center"/>
        <w:rPr>
          <w:rFonts w:ascii="Times New Roman" w:eastAsia="Times New Roman" w:hAnsi="Times New Roman" w:cs="Times New Roman"/>
          <w:i/>
          <w:iCs/>
          <w:lang w:val="en-US"/>
        </w:rPr>
      </w:pPr>
      <w:r w:rsidRPr="00335D51">
        <w:rPr>
          <w:rFonts w:ascii="Times New Roman" w:hAnsi="Times New Roman" w:cs="Times New Roman"/>
          <w:i/>
          <w:iCs/>
          <w:lang w:val="en-US"/>
        </w:rPr>
        <w:t xml:space="preserve">source: </w:t>
      </w:r>
      <w:r w:rsidR="00DC57E8" w:rsidRPr="00335D51">
        <w:rPr>
          <w:rStyle w:val="Teksttreci2"/>
          <w:rFonts w:ascii="Times New Roman" w:hAnsi="Times New Roman" w:cs="Times New Roman"/>
          <w:i/>
          <w:iCs/>
          <w:sz w:val="24"/>
          <w:szCs w:val="24"/>
          <w:lang w:val="en-US"/>
        </w:rPr>
        <w:t>Reinforcement Learning: Theory and Practice (</w:t>
      </w:r>
      <w:r w:rsidR="00DC57E8" w:rsidRPr="00335D51">
        <w:rPr>
          <w:rFonts w:ascii="Times New Roman" w:hAnsi="Times New Roman" w:cs="Times New Roman"/>
          <w:i/>
          <w:iCs/>
          <w:lang w:val="en-US"/>
        </w:rPr>
        <w:t xml:space="preserve">Csaba </w:t>
      </w:r>
      <w:proofErr w:type="spellStart"/>
      <w:r w:rsidR="00DC57E8" w:rsidRPr="00335D51">
        <w:rPr>
          <w:rFonts w:ascii="Times New Roman" w:hAnsi="Times New Roman" w:cs="Times New Roman"/>
          <w:i/>
          <w:iCs/>
          <w:lang w:val="en-US"/>
        </w:rPr>
        <w:t>Szepesvari</w:t>
      </w:r>
      <w:proofErr w:type="spellEnd"/>
      <w:r w:rsidR="00DC57E8" w:rsidRPr="00335D51">
        <w:rPr>
          <w:rFonts w:ascii="Times New Roman" w:hAnsi="Times New Roman" w:cs="Times New Roman"/>
          <w:i/>
          <w:iCs/>
          <w:lang w:val="en-US"/>
        </w:rPr>
        <w:t>)</w:t>
      </w:r>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lastRenderedPageBreak/>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 xml:space="preserve">the state of not being sure where an object </w:t>
      </w:r>
      <w:proofErr w:type="gramStart"/>
      <w:r w:rsidRPr="00843AA5">
        <w:rPr>
          <w:rFonts w:eastAsiaTheme="minorHAnsi"/>
          <w:lang w:val="en-GB" w:eastAsia="en-US"/>
        </w:rPr>
        <w:t>is, or</w:t>
      </w:r>
      <w:proofErr w:type="gramEnd"/>
      <w:r w:rsidRPr="00843AA5">
        <w:rPr>
          <w:rFonts w:eastAsiaTheme="minorHAnsi"/>
          <w:lang w:val="en-GB" w:eastAsia="en-US"/>
        </w:rPr>
        <w:t xml:space="preserve">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w:t>
      </w:r>
      <w:proofErr w:type="spellStart"/>
      <w:r w:rsidRPr="00843AA5">
        <w:rPr>
          <w:rFonts w:eastAsiaTheme="minorHAnsi"/>
          <w:lang w:val="en-GB" w:eastAsia="en-US"/>
        </w:rPr>
        <w:t>focus</w:t>
      </w:r>
      <w:r w:rsidR="00064974">
        <w:rPr>
          <w:rFonts w:eastAsiaTheme="minorHAnsi"/>
          <w:lang w:val="en-GB" w:eastAsia="en-US"/>
        </w:rPr>
        <w:t>e</w:t>
      </w:r>
      <w:proofErr w:type="spellEnd"/>
      <w:r w:rsidR="00064974">
        <w:rPr>
          <w:rFonts w:eastAsiaTheme="minorHAnsi"/>
          <w:lang w:val="en-GB" w:eastAsia="en-US"/>
        </w:rPr>
        <w:t xml:space="preserv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ins w:id="378" w:author="Олександр Романченко" w:date="2020-05-17T00:26:00Z">
        <w:r w:rsidR="003D3BE9">
          <w:rPr>
            <w:rStyle w:val="FootnoteReference"/>
            <w:rFonts w:eastAsiaTheme="minorHAnsi"/>
            <w:lang w:val="en-GB" w:eastAsia="en-US"/>
          </w:rPr>
          <w:footnoteReference w:id="28"/>
        </w:r>
      </w:ins>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proofErr w:type="gramStart"/>
      <w:r w:rsidR="00EF7A97">
        <w:rPr>
          <w:rFonts w:eastAsiaTheme="minorHAnsi"/>
          <w:lang w:val="en-GB" w:eastAsia="en-US"/>
        </w:rPr>
        <w:t>like</w:t>
      </w:r>
      <w:proofErr w:type="gramEnd"/>
      <w:r w:rsidR="00EF7A97">
        <w:rPr>
          <w:rFonts w:eastAsiaTheme="minorHAnsi"/>
          <w:lang w:val="en-GB" w:eastAsia="en-US"/>
        </w:rPr>
        <w:t xml:space="preserv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proofErr w:type="gramStart"/>
      <w:r w:rsidRPr="00843AA5">
        <w:rPr>
          <w:rFonts w:eastAsiaTheme="minorHAnsi"/>
          <w:lang w:val="en-GB" w:eastAsia="en-US"/>
        </w:rPr>
        <w:t>follow</w:t>
      </w:r>
      <w:r w:rsidR="008A434C">
        <w:rPr>
          <w:rFonts w:eastAsiaTheme="minorHAnsi"/>
          <w:lang w:val="en-GB" w:eastAsia="en-US"/>
        </w:rPr>
        <w:t>:</w:t>
      </w:r>
      <w:proofErr w:type="gramEnd"/>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proofErr w:type="gramStart"/>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erent places</w:t>
      </w:r>
      <w:proofErr w:type="gramEnd"/>
      <w:r w:rsidR="007D7420" w:rsidRPr="00843AA5">
        <w:rPr>
          <w:rFonts w:eastAsiaTheme="minorHAnsi"/>
          <w:lang w:val="en-GB" w:eastAsia="en-US"/>
        </w:rPr>
        <w:t xml:space="preserve">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high-level 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proofErr w:type="gramStart"/>
      <w:r w:rsidR="004B2D6C">
        <w:rPr>
          <w:rFonts w:eastAsiaTheme="minorHAnsi"/>
          <w:lang w:val="en-GB" w:eastAsia="en-US"/>
        </w:rPr>
        <w:t xml:space="preserve">this </w:t>
      </w:r>
      <w:r w:rsidR="007D7420" w:rsidRPr="00843AA5">
        <w:rPr>
          <w:rFonts w:eastAsiaTheme="minorHAnsi"/>
          <w:lang w:val="en-GB" w:eastAsia="en-US"/>
        </w:rPr>
        <w:t>representational choices</w:t>
      </w:r>
      <w:proofErr w:type="gramEnd"/>
      <w:r w:rsidR="007D7420" w:rsidRPr="00843AA5">
        <w:rPr>
          <w:rFonts w:eastAsiaTheme="minorHAnsi"/>
          <w:lang w:val="en-GB" w:eastAsia="en-US"/>
        </w:rPr>
        <w:t xml:space="preserve">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645FF2D4" w:rsidR="00867CD6"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ins w:id="392" w:author="Олександр Романченко" w:date="2020-05-17T00:29:00Z">
        <w:r w:rsidR="004151EC">
          <w:rPr>
            <w:rStyle w:val="FootnoteReference"/>
            <w:rFonts w:eastAsiaTheme="minorHAnsi"/>
            <w:lang w:val="en-GB" w:eastAsia="en-US"/>
          </w:rPr>
          <w:footnoteReference w:id="29"/>
        </w:r>
      </w:ins>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ins w:id="399" w:author="Олександр Романченко" w:date="2020-05-17T00:30:00Z">
        <w:r w:rsidR="003A52D6">
          <w:rPr>
            <w:rStyle w:val="FootnoteReference"/>
            <w:rFonts w:eastAsiaTheme="minorHAnsi"/>
            <w:lang w:val="en-GB" w:eastAsia="en-US"/>
          </w:rPr>
          <w:footnoteReference w:id="30"/>
        </w:r>
      </w:ins>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 xml:space="preserve">rst </w:t>
      </w:r>
      <w:r w:rsidR="007D7420" w:rsidRPr="00843AA5">
        <w:rPr>
          <w:rFonts w:eastAsiaTheme="minorHAnsi"/>
          <w:lang w:val="en-GB" w:eastAsia="en-US"/>
        </w:rPr>
        <w:lastRenderedPageBreak/>
        <w:t>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ins w:id="408" w:author="Олександр Романченко" w:date="2020-05-17T00:32:00Z">
        <w:r w:rsidR="00324B1F">
          <w:rPr>
            <w:rStyle w:val="FootnoteReference"/>
            <w:rFonts w:eastAsiaTheme="minorHAnsi"/>
            <w:lang w:val="en-GB" w:eastAsia="en-US"/>
          </w:rPr>
          <w:footnoteReference w:id="31"/>
        </w:r>
      </w:ins>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proofErr w:type="gramStart"/>
      <w:r w:rsidR="00294276">
        <w:rPr>
          <w:rFonts w:eastAsiaTheme="minorHAnsi"/>
          <w:lang w:val="en-GB" w:eastAsia="en-US"/>
        </w:rPr>
        <w:t xml:space="preserve">the </w:t>
      </w:r>
      <w:r w:rsidR="007D7420" w:rsidRPr="00843AA5">
        <w:rPr>
          <w:rFonts w:eastAsiaTheme="minorHAnsi"/>
          <w:lang w:val="en-GB" w:eastAsia="en-US"/>
        </w:rPr>
        <w:t>each</w:t>
      </w:r>
      <w:proofErr w:type="gramEnd"/>
      <w:r w:rsidR="007D7420" w:rsidRPr="00843AA5">
        <w:rPr>
          <w:rFonts w:eastAsiaTheme="minorHAnsi"/>
          <w:lang w:val="en-GB" w:eastAsia="en-US"/>
        </w:rPr>
        <w:t xml:space="preserve">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w:t>
      </w:r>
      <w:proofErr w:type="gramStart"/>
      <w:r w:rsidR="00777AE7">
        <w:rPr>
          <w:rFonts w:eastAsiaTheme="minorHAnsi"/>
          <w:lang w:val="en-GB" w:eastAsia="en-US"/>
        </w:rPr>
        <w:t>need</w:t>
      </w:r>
      <w:r w:rsidR="007D7420" w:rsidRPr="00843AA5">
        <w:rPr>
          <w:rFonts w:eastAsiaTheme="minorHAnsi"/>
          <w:lang w:val="en-GB" w:eastAsia="en-US"/>
        </w:rPr>
        <w:t>,</w:t>
      </w:r>
      <w:proofErr w:type="gramEnd"/>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w:t>
      </w:r>
      <w:proofErr w:type="gramStart"/>
      <w:r w:rsidRPr="00843AA5">
        <w:rPr>
          <w:rFonts w:eastAsiaTheme="minorHAnsi"/>
          <w:lang w:val="en-GB" w:eastAsia="en-US"/>
        </w:rPr>
        <w:t>robot</w:t>
      </w:r>
      <w:proofErr w:type="gramEnd"/>
      <w:r w:rsidRPr="00843AA5">
        <w:rPr>
          <w:rFonts w:eastAsiaTheme="minorHAnsi"/>
          <w:lang w:val="en-GB" w:eastAsia="en-US"/>
        </w:rPr>
        <w:t xml:space="preserve">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learning agent at limit 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5E923761" w:rsidR="007D7420" w:rsidRDefault="003E5E82"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2.6   </w:t>
      </w:r>
      <w:commentRangeStart w:id="427"/>
      <w:commentRangeStart w:id="428"/>
      <w:r w:rsidR="007D7420" w:rsidRPr="00322BC9">
        <w:rPr>
          <w:rFonts w:eastAsiaTheme="minorHAnsi"/>
          <w:b/>
          <w:bCs/>
          <w:lang w:val="en-GB" w:eastAsia="en-US"/>
        </w:rPr>
        <w:t>Returns</w:t>
      </w:r>
      <w:commentRangeEnd w:id="427"/>
      <w:r w:rsidR="00FB6E22">
        <w:rPr>
          <w:rStyle w:val="CommentReference"/>
        </w:rPr>
        <w:commentReference w:id="427"/>
      </w:r>
      <w:commentRangeEnd w:id="428"/>
      <w:r w:rsidR="003C0558">
        <w:rPr>
          <w:rStyle w:val="CommentReference"/>
        </w:rPr>
        <w:commentReference w:id="428"/>
      </w:r>
      <w:r w:rsidR="003C0558">
        <w:rPr>
          <w:rFonts w:eastAsiaTheme="minorHAnsi"/>
          <w:b/>
          <w:bCs/>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003C0558">
        <w:rPr>
          <w:rFonts w:eastAsiaTheme="minorHAnsi"/>
          <w:b/>
          <w:bCs/>
          <w:lang w:val="en-GB" w:eastAsia="en-US"/>
        </w:rPr>
        <w:t>) – cumulative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ins w:id="429" w:author="Олександр Романченко" w:date="2020-05-17T00:34:00Z">
        <w:r w:rsidR="00950519">
          <w:rPr>
            <w:rStyle w:val="FootnoteReference"/>
            <w:rFonts w:eastAsiaTheme="minorHAnsi"/>
            <w:lang w:val="en-GB" w:eastAsia="en-US"/>
          </w:rPr>
          <w:footnoteReference w:id="32"/>
        </w:r>
      </w:ins>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FA1678"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w:t>
      </w:r>
      <w:proofErr w:type="gramStart"/>
      <w:r w:rsidR="005608BE">
        <w:rPr>
          <w:rFonts w:eastAsiaTheme="minorHAnsi"/>
          <w:lang w:val="en-GB" w:eastAsia="en-US"/>
        </w:rPr>
        <w:t xml:space="preserve">of </w:t>
      </w:r>
      <w:r w:rsidRPr="00843AA5">
        <w:rPr>
          <w:rFonts w:eastAsiaTheme="minorHAnsi"/>
          <w:lang w:val="en-GB" w:eastAsia="en-US"/>
        </w:rPr>
        <w:t xml:space="preserve"> problematic</w:t>
      </w:r>
      <w:proofErr w:type="gramEnd"/>
      <w:r w:rsidRPr="00843AA5">
        <w:rPr>
          <w:rFonts w:eastAsiaTheme="minorHAnsi"/>
          <w:lang w:val="en-GB" w:eastAsia="en-US"/>
        </w:rPr>
        <w:t xml:space="preserve">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0824073E" w14:textId="6AB67DA3" w:rsidR="007826B9" w:rsidRPr="00843AA5" w:rsidRDefault="007826B9" w:rsidP="007826B9">
      <w:pPr>
        <w:autoSpaceDE w:val="0"/>
        <w:autoSpaceDN w:val="0"/>
        <w:adjustRightInd w:val="0"/>
        <w:spacing w:line="360" w:lineRule="auto"/>
        <w:jc w:val="center"/>
        <w:rPr>
          <w:rFonts w:eastAsiaTheme="minorHAnsi"/>
          <w:lang w:val="en-GB" w:eastAsia="en-US"/>
        </w:rPr>
      </w:pPr>
      <w:r>
        <w:rPr>
          <w:i/>
          <w:iCs/>
          <w:lang w:val="en-US"/>
        </w:rPr>
        <w:t xml:space="preserve">Figure </w:t>
      </w:r>
      <w:r w:rsidR="00633982">
        <w:rPr>
          <w:i/>
          <w:iCs/>
          <w:lang w:val="en-US"/>
        </w:rPr>
        <w:t>10</w:t>
      </w:r>
      <w:r w:rsidR="00655A81">
        <w:rPr>
          <w:i/>
          <w:iCs/>
          <w:lang w:val="en-US"/>
        </w:rPr>
        <w:t xml:space="preserve">. </w:t>
      </w:r>
      <w:r w:rsidRPr="007826B9">
        <w:rPr>
          <w:i/>
          <w:iCs/>
          <w:lang w:val="en-GB"/>
        </w:rPr>
        <w:t>The pole-balancing task</w:t>
      </w:r>
    </w:p>
    <w:p w14:paraId="21B7F466" w14:textId="79DAD410" w:rsidR="00E964A0" w:rsidRDefault="00E964A0" w:rsidP="00082F3D">
      <w:pPr>
        <w:autoSpaceDE w:val="0"/>
        <w:autoSpaceDN w:val="0"/>
        <w:adjustRightInd w:val="0"/>
        <w:spacing w:line="360" w:lineRule="auto"/>
        <w:ind w:firstLine="720"/>
        <w:jc w:val="both"/>
        <w:rPr>
          <w:rFonts w:eastAsiaTheme="minorHAnsi"/>
          <w:lang w:val="en-GB" w:eastAsia="en-US"/>
        </w:rPr>
      </w:pPr>
      <w:r>
        <w:rPr>
          <w:rFonts w:eastAsiaTheme="minorHAnsi"/>
          <w:noProof/>
          <w:lang w:val="en-GB" w:eastAsia="en-US"/>
        </w:rPr>
        <w:lastRenderedPageBreak/>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2">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39094DF9" w:rsidR="00711BCF" w:rsidRPr="007826B9" w:rsidRDefault="00711BCF" w:rsidP="007826B9">
      <w:pPr>
        <w:pStyle w:val="ListParagraph"/>
        <w:spacing w:line="360" w:lineRule="auto"/>
        <w:jc w:val="center"/>
        <w:rPr>
          <w:rFonts w:ascii="Times New Roman" w:eastAsia="Times New Roman" w:hAnsi="Times New Roman" w:cs="Times New Roman"/>
          <w:i/>
          <w:iCs/>
          <w:lang w:val="en-US"/>
        </w:rPr>
      </w:pPr>
      <w:r w:rsidRPr="007826B9">
        <w:rPr>
          <w:rFonts w:ascii="Times New Roman" w:hAnsi="Times New Roman" w:cs="Times New Roman"/>
          <w:i/>
          <w:iCs/>
          <w:lang w:val="en-US"/>
        </w:rPr>
        <w:t xml:space="preserve">source: </w:t>
      </w:r>
      <w:r w:rsidRPr="007826B9">
        <w:rPr>
          <w:rStyle w:val="Teksttreci2"/>
          <w:rFonts w:ascii="Times New Roman" w:hAnsi="Times New Roman" w:cs="Times New Roman"/>
          <w:i/>
          <w:iCs/>
          <w:lang w:val="en-US"/>
        </w:rPr>
        <w:t>Reinforcement Learning: Theory and Practice (</w:t>
      </w:r>
      <w:r w:rsidRPr="007826B9">
        <w:rPr>
          <w:rFonts w:ascii="Times New Roman" w:hAnsi="Times New Roman" w:cs="Times New Roman"/>
          <w:i/>
          <w:iCs/>
          <w:lang w:val="en-US"/>
        </w:rPr>
        <w:t xml:space="preserve">Csaba </w:t>
      </w:r>
      <w:proofErr w:type="spellStart"/>
      <w:r w:rsidRPr="007826B9">
        <w:rPr>
          <w:rFonts w:ascii="Times New Roman" w:hAnsi="Times New Roman" w:cs="Times New Roman"/>
          <w:i/>
          <w:iCs/>
          <w:lang w:val="en-US"/>
        </w:rPr>
        <w:t>Szepesvari</w:t>
      </w:r>
      <w:proofErr w:type="spellEnd"/>
      <w:r w:rsidRPr="007826B9">
        <w:rPr>
          <w:rFonts w:ascii="Times New Roman" w:hAnsi="Times New Roman" w:cs="Times New Roman"/>
          <w:i/>
          <w:iCs/>
          <w:lang w:val="en-US"/>
        </w:rPr>
        <w:t>)</w:t>
      </w:r>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FA1678"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ins w:id="446" w:author="Олександр Романченко" w:date="2020-05-17T00:35:00Z">
        <w:r w:rsidR="00DF0E1A">
          <w:rPr>
            <w:rStyle w:val="FootnoteReference"/>
            <w:rFonts w:eastAsiaTheme="minorHAnsi"/>
            <w:lang w:val="en-GB" w:eastAsia="en-US"/>
          </w:rPr>
          <w:footnoteReference w:id="33"/>
        </w:r>
      </w:ins>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CFAA10" w:rsidR="00F233D8" w:rsidRPr="00E835FC" w:rsidRDefault="00E835FC" w:rsidP="00E835FC">
      <w:pPr>
        <w:spacing w:line="360" w:lineRule="auto"/>
        <w:jc w:val="center"/>
        <w:rPr>
          <w:b/>
          <w:bCs/>
          <w:lang w:val="en-US"/>
        </w:rPr>
      </w:pPr>
      <w:r>
        <w:rPr>
          <w:b/>
          <w:bCs/>
          <w:lang w:val="en-US"/>
        </w:rPr>
        <w:t xml:space="preserve">3.   </w:t>
      </w:r>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p>
    <w:p w14:paraId="33CBF8B0" w14:textId="77777777" w:rsidR="000A5C1F" w:rsidRDefault="000A5C1F" w:rsidP="00082F3D">
      <w:pPr>
        <w:spacing w:line="360" w:lineRule="auto"/>
        <w:jc w:val="both"/>
        <w:rPr>
          <w:b/>
          <w:bCs/>
          <w:lang w:val="en-US"/>
        </w:rPr>
      </w:pPr>
    </w:p>
    <w:p w14:paraId="01F65480" w14:textId="5510BB69" w:rsidR="004D206E" w:rsidRPr="000822DA" w:rsidRDefault="006C5AF6" w:rsidP="00082F3D">
      <w:pPr>
        <w:spacing w:line="360" w:lineRule="auto"/>
        <w:jc w:val="both"/>
        <w:rPr>
          <w:b/>
          <w:bCs/>
          <w:lang w:val="en-US"/>
        </w:rPr>
      </w:pPr>
      <w:r>
        <w:rPr>
          <w:b/>
          <w:bCs/>
          <w:lang w:val="en-US"/>
        </w:rPr>
        <w:t xml:space="preserve">3.1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ins w:id="456" w:author="Олександр Романченко" w:date="2020-05-17T00:36:00Z">
        <w:r w:rsidR="00B37B2C">
          <w:rPr>
            <w:rStyle w:val="FootnoteReference"/>
            <w:lang w:val="en-US"/>
          </w:rPr>
          <w:footnoteReference w:id="34"/>
        </w:r>
      </w:ins>
      <w:r>
        <w:rPr>
          <w:lang w:val="en-US"/>
        </w:rPr>
        <w:t xml:space="preserve"> algorithm</w:t>
      </w:r>
      <w:ins w:id="469" w:author="Олександр Романченко" w:date="2020-05-17T00:38:00Z">
        <w:r w:rsidR="0030391B">
          <w:rPr>
            <w:rStyle w:val="FootnoteReference"/>
            <w:lang w:val="en-US"/>
          </w:rPr>
          <w:footnoteReference w:id="35"/>
        </w:r>
      </w:ins>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2B8F1372" w:rsidR="00842AA1" w:rsidRPr="00842AA1" w:rsidRDefault="00842AA1" w:rsidP="00842AA1">
      <w:pPr>
        <w:spacing w:line="360" w:lineRule="auto"/>
        <w:jc w:val="center"/>
        <w:rPr>
          <w:i/>
          <w:iCs/>
          <w:lang w:val="en-US"/>
        </w:rPr>
      </w:pPr>
      <w:r w:rsidRPr="00842AA1">
        <w:rPr>
          <w:i/>
          <w:iCs/>
          <w:lang w:val="en-US"/>
        </w:rPr>
        <w:t>Figure 1</w:t>
      </w:r>
      <w:r w:rsidR="00537F62">
        <w:rPr>
          <w:i/>
          <w:iCs/>
          <w:lang w:val="en-US"/>
        </w:rPr>
        <w:t>1</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commentRangeStart w:id="480"/>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commentRangeEnd w:id="480"/>
      <w:r w:rsidR="00FB6E22">
        <w:rPr>
          <w:rStyle w:val="CommentReference"/>
        </w:rPr>
        <w:commentReference w:id="480"/>
      </w:r>
    </w:p>
    <w:p w14:paraId="1D909432" w14:textId="38F8ECA1" w:rsidR="00842AA1" w:rsidRPr="00842AA1" w:rsidRDefault="00842AA1" w:rsidP="00842AA1">
      <w:pPr>
        <w:spacing w:line="360" w:lineRule="auto"/>
        <w:jc w:val="center"/>
        <w:rPr>
          <w:i/>
          <w:iCs/>
          <w:lang w:val="en-US"/>
        </w:rPr>
      </w:pPr>
      <w:r w:rsidRPr="00842AA1">
        <w:rPr>
          <w:i/>
          <w:iCs/>
          <w:lang w:val="en-US"/>
        </w:rPr>
        <w:t>source: udemy.com</w:t>
      </w:r>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62749890" w:rsidR="00842AA1" w:rsidRDefault="00842AA1" w:rsidP="00842AA1">
      <w:pPr>
        <w:spacing w:line="360" w:lineRule="auto"/>
        <w:jc w:val="center"/>
        <w:rPr>
          <w:lang w:val="en-US"/>
        </w:rPr>
      </w:pPr>
      <w:r>
        <w:rPr>
          <w:i/>
          <w:iCs/>
          <w:lang w:val="en-US"/>
        </w:rPr>
        <w:t xml:space="preserve">Figure </w:t>
      </w:r>
      <w:r w:rsidRPr="00842AA1">
        <w:rPr>
          <w:i/>
          <w:iCs/>
          <w:lang w:val="en-US"/>
        </w:rPr>
        <w:t>1</w:t>
      </w:r>
      <w:r w:rsidR="00024F1F">
        <w:rPr>
          <w:i/>
          <w:iCs/>
          <w:lang w:val="en-US"/>
        </w:rPr>
        <w:t>2</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842AA1">
      <w:pPr>
        <w:spacing w:line="360" w:lineRule="auto"/>
        <w:jc w:val="center"/>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842AA1">
      <w:pPr>
        <w:shd w:val="clear" w:color="auto" w:fill="FFFFFF"/>
        <w:spacing w:after="375" w:line="360" w:lineRule="auto"/>
        <w:jc w:val="center"/>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49BC93BA" w14:textId="25FCCC6A" w:rsidR="00B43693" w:rsidRDefault="00B43693" w:rsidP="00082F3D">
      <w:pPr>
        <w:spacing w:line="360" w:lineRule="auto"/>
        <w:jc w:val="both"/>
        <w:rPr>
          <w:lang w:val="en-US"/>
        </w:rPr>
      </w:pPr>
    </w:p>
    <w:p w14:paraId="6E3AD7AC" w14:textId="0E5F2A34" w:rsidR="00915DA6" w:rsidRDefault="00915DA6" w:rsidP="00082F3D">
      <w:pPr>
        <w:spacing w:line="360" w:lineRule="auto"/>
        <w:jc w:val="both"/>
        <w:rPr>
          <w:lang w:val="en-US"/>
        </w:rPr>
      </w:pPr>
    </w:p>
    <w:p w14:paraId="73E2B2E0" w14:textId="6E1EF520" w:rsidR="00915DA6" w:rsidRDefault="00915DA6" w:rsidP="00082F3D">
      <w:pPr>
        <w:spacing w:line="360" w:lineRule="auto"/>
        <w:jc w:val="both"/>
        <w:rPr>
          <w:lang w:val="en-US"/>
        </w:rPr>
      </w:pPr>
    </w:p>
    <w:p w14:paraId="34AEAC16" w14:textId="3BB581EF" w:rsidR="00915DA6" w:rsidRDefault="00915DA6" w:rsidP="00082F3D">
      <w:pPr>
        <w:spacing w:line="360" w:lineRule="auto"/>
        <w:jc w:val="both"/>
        <w:rPr>
          <w:lang w:val="en-US"/>
        </w:rPr>
      </w:pPr>
    </w:p>
    <w:p w14:paraId="3D467A54" w14:textId="2C0514AB" w:rsidR="00915DA6" w:rsidRDefault="00915DA6" w:rsidP="00082F3D">
      <w:pPr>
        <w:spacing w:line="360" w:lineRule="auto"/>
        <w:jc w:val="both"/>
        <w:rPr>
          <w:lang w:val="en-US"/>
        </w:rPr>
      </w:pPr>
    </w:p>
    <w:p w14:paraId="59F6BA4A" w14:textId="77777777" w:rsidR="00915DA6" w:rsidRDefault="00915DA6" w:rsidP="00082F3D">
      <w:pPr>
        <w:spacing w:line="360" w:lineRule="auto"/>
        <w:jc w:val="both"/>
        <w:rPr>
          <w:lang w:val="en-US"/>
        </w:rPr>
      </w:pPr>
    </w:p>
    <w:p w14:paraId="27281F98" w14:textId="525A95E1" w:rsidR="009638AA" w:rsidRDefault="00C4689E" w:rsidP="00082F3D">
      <w:pPr>
        <w:spacing w:line="360" w:lineRule="auto"/>
        <w:jc w:val="both"/>
        <w:rPr>
          <w:b/>
          <w:bCs/>
          <w:lang w:val="en-US"/>
        </w:rPr>
      </w:pPr>
      <w:r>
        <w:rPr>
          <w:b/>
          <w:bCs/>
          <w:lang w:val="en-US"/>
        </w:rPr>
        <w:t xml:space="preserve">3.2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lastRenderedPageBreak/>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C57E60" w:rsidR="00576439" w:rsidRPr="00576439" w:rsidRDefault="00576439" w:rsidP="00576439">
      <w:pPr>
        <w:spacing w:line="360" w:lineRule="auto"/>
        <w:jc w:val="center"/>
        <w:rPr>
          <w:b/>
          <w:bCs/>
          <w:lang w:val="en-US"/>
        </w:rPr>
      </w:pPr>
      <w:r>
        <w:rPr>
          <w:i/>
          <w:iCs/>
          <w:lang w:val="en-US"/>
        </w:rPr>
        <w:t>F</w:t>
      </w:r>
      <w:r w:rsidRPr="00576439">
        <w:rPr>
          <w:i/>
          <w:iCs/>
          <w:lang w:val="en-US"/>
        </w:rPr>
        <w:t>ig</w:t>
      </w:r>
      <w:r>
        <w:rPr>
          <w:i/>
          <w:iCs/>
          <w:lang w:val="en-US"/>
        </w:rPr>
        <w:t xml:space="preserve">ure </w:t>
      </w:r>
      <w:r w:rsidRPr="00576439">
        <w:rPr>
          <w:i/>
          <w:iCs/>
          <w:lang w:val="en-US"/>
        </w:rPr>
        <w:t>1</w:t>
      </w:r>
      <w:r w:rsidR="00505391">
        <w:rPr>
          <w:i/>
          <w:iCs/>
          <w:lang w:val="en-US"/>
        </w:rPr>
        <w:t>3</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082F3D">
      <w:pPr>
        <w:spacing w:line="360" w:lineRule="auto"/>
        <w:ind w:firstLine="720"/>
        <w:jc w:val="both"/>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F73121C" w:rsidR="002A34C7" w:rsidRPr="00576439" w:rsidRDefault="002A34C7" w:rsidP="00576439">
      <w:pPr>
        <w:shd w:val="clear" w:color="auto" w:fill="FFFFFF"/>
        <w:spacing w:after="375" w:line="360" w:lineRule="auto"/>
        <w:jc w:val="center"/>
        <w:rPr>
          <w:i/>
          <w:iCs/>
          <w:color w:val="333333"/>
          <w:lang w:val="en-US"/>
        </w:rPr>
      </w:pPr>
      <w:r w:rsidRPr="00576439">
        <w:rPr>
          <w:i/>
          <w:iCs/>
          <w:lang w:val="en-US"/>
        </w:rPr>
        <w:t>source: udemy.com</w:t>
      </w:r>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lastRenderedPageBreak/>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3F316F63" w14:textId="266E76C5" w:rsidR="00542BE5"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082F3D">
      <w:pPr>
        <w:spacing w:line="360" w:lineRule="auto"/>
        <w:jc w:val="both"/>
        <w:rPr>
          <w:lang w:val="en-US"/>
        </w:rPr>
      </w:pPr>
    </w:p>
    <w:p w14:paraId="3661E702" w14:textId="2EB3B967" w:rsidR="00CA59A0" w:rsidRDefault="00CA59A0" w:rsidP="00082F3D">
      <w:pPr>
        <w:spacing w:line="360" w:lineRule="auto"/>
        <w:jc w:val="both"/>
        <w:rPr>
          <w:lang w:val="en-US"/>
        </w:rPr>
      </w:pPr>
      <w:r>
        <w:rPr>
          <w:lang w:val="en-US"/>
        </w:rPr>
        <w:t>We can present the algorithm with the following pseudocode:</w:t>
      </w:r>
    </w:p>
    <w:p w14:paraId="7F12DA8D" w14:textId="11575394" w:rsidR="00CA59A0" w:rsidRDefault="00CA59A0" w:rsidP="00082F3D">
      <w:pPr>
        <w:spacing w:line="360" w:lineRule="auto"/>
        <w:jc w:val="both"/>
        <w:rPr>
          <w:lang w:val="en-US"/>
        </w:rPr>
      </w:pPr>
    </w:p>
    <w:p w14:paraId="5E2E0E16" w14:textId="72FA7ABC" w:rsidR="00CA59A0" w:rsidRDefault="00CA59A0" w:rsidP="00082F3D">
      <w:pPr>
        <w:spacing w:line="360" w:lineRule="auto"/>
        <w:jc w:val="both"/>
        <w:rPr>
          <w:lang w:val="en-US"/>
        </w:rPr>
      </w:pPr>
      <w:r>
        <w:rPr>
          <w:noProof/>
          <w:lang w:val="en-US"/>
        </w:rPr>
        <w:lastRenderedPageBreak/>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59D10C67" w:rsidR="003D5C09" w:rsidRPr="00222A30" w:rsidRDefault="00C346A5" w:rsidP="00222A30">
      <w:pPr>
        <w:shd w:val="clear" w:color="auto" w:fill="FFFFFF"/>
        <w:spacing w:after="375" w:line="360" w:lineRule="auto"/>
        <w:jc w:val="center"/>
        <w:rPr>
          <w:i/>
          <w:iCs/>
          <w:color w:val="333333"/>
          <w:lang w:val="en-US"/>
        </w:rPr>
      </w:pPr>
      <w:r w:rsidRPr="00222A30">
        <w:rPr>
          <w:i/>
          <w:iCs/>
          <w:lang w:val="en-US"/>
        </w:rPr>
        <w:t>fig.1</w:t>
      </w:r>
      <w:r w:rsidR="002A34C7" w:rsidRPr="00222A30">
        <w:rPr>
          <w:i/>
          <w:iCs/>
          <w:lang w:val="en-US"/>
        </w:rPr>
        <w:t>5</w:t>
      </w:r>
      <w:r w:rsidRPr="00222A30">
        <w:rPr>
          <w:i/>
          <w:iCs/>
          <w:lang w:val="en-US"/>
        </w:rPr>
        <w:t xml:space="preserve"> – </w:t>
      </w:r>
      <w:r w:rsidRPr="00222A30">
        <w:rPr>
          <w:rFonts w:eastAsiaTheme="minorHAnsi"/>
          <w:i/>
          <w:iCs/>
          <w:lang w:val="en-GB" w:eastAsia="en-US"/>
        </w:rPr>
        <w:t>Illustration of algorithm</w:t>
      </w:r>
      <w:r w:rsidRPr="00222A30">
        <w:rPr>
          <w:i/>
          <w:iCs/>
          <w:lang w:val="en-US"/>
        </w:rPr>
        <w:t xml:space="preserve"> | source: udemy.com</w:t>
      </w:r>
    </w:p>
    <w:p w14:paraId="233E51A3" w14:textId="07760813" w:rsidR="00D91F49" w:rsidRDefault="00D91F49" w:rsidP="00082F3D">
      <w:pPr>
        <w:spacing w:line="360" w:lineRule="auto"/>
        <w:jc w:val="both"/>
        <w:rPr>
          <w:lang w:val="en-US"/>
        </w:rPr>
      </w:pPr>
      <w:r>
        <w:rPr>
          <w:lang w:val="en-US"/>
        </w:rPr>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1A8D4E06" w14:textId="35F7CB0F" w:rsidR="00430CDE"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r w:rsidR="00D57F91">
        <w:rPr>
          <w:rFonts w:eastAsiaTheme="minorEastAsia"/>
          <w:lang w:val="en-US"/>
        </w:rPr>
        <w:t xml:space="preserve">times the sum of all the rewards multiplied by their corresponding noise vectors. </w:t>
      </w:r>
    </w:p>
    <w:p w14:paraId="4FB65B1E" w14:textId="7A5EAACF" w:rsidR="002A5851" w:rsidRDefault="002A5851" w:rsidP="00082F3D">
      <w:pPr>
        <w:spacing w:line="360" w:lineRule="auto"/>
        <w:jc w:val="both"/>
        <w:rPr>
          <w:rFonts w:eastAsiaTheme="minorHAnsi"/>
          <w:b/>
          <w:bCs/>
          <w:lang w:val="en-US"/>
        </w:rPr>
      </w:pPr>
    </w:p>
    <w:p w14:paraId="1CCBC8D4" w14:textId="34D7BEC9" w:rsidR="00EA5584" w:rsidRDefault="00EA5584" w:rsidP="00082F3D">
      <w:pPr>
        <w:spacing w:line="360" w:lineRule="auto"/>
        <w:jc w:val="both"/>
        <w:rPr>
          <w:rFonts w:eastAsiaTheme="minorHAnsi"/>
          <w:b/>
          <w:bCs/>
          <w:lang w:val="en-US"/>
        </w:rPr>
      </w:pPr>
    </w:p>
    <w:p w14:paraId="53BEFC16" w14:textId="09113BBF" w:rsidR="00EA5584" w:rsidRDefault="00EA5584" w:rsidP="00082F3D">
      <w:pPr>
        <w:spacing w:line="360" w:lineRule="auto"/>
        <w:jc w:val="both"/>
        <w:rPr>
          <w:rFonts w:eastAsiaTheme="minorHAnsi"/>
          <w:b/>
          <w:bCs/>
          <w:lang w:val="en-US"/>
        </w:rPr>
      </w:pPr>
    </w:p>
    <w:p w14:paraId="752DC156" w14:textId="77777777" w:rsidR="00EA5584" w:rsidRDefault="00EA5584" w:rsidP="00082F3D">
      <w:pPr>
        <w:spacing w:line="360" w:lineRule="auto"/>
        <w:jc w:val="both"/>
        <w:rPr>
          <w:rFonts w:eastAsiaTheme="minorHAnsi"/>
          <w:b/>
          <w:bCs/>
          <w:lang w:val="en-US"/>
        </w:rPr>
      </w:pPr>
    </w:p>
    <w:p w14:paraId="7E35D8A9" w14:textId="213714D1" w:rsidR="00FA67FA" w:rsidRPr="00730681" w:rsidRDefault="00730681" w:rsidP="00082F3D">
      <w:pPr>
        <w:spacing w:line="360" w:lineRule="auto"/>
        <w:jc w:val="both"/>
        <w:rPr>
          <w:rFonts w:eastAsiaTheme="minorHAnsi"/>
          <w:b/>
          <w:bCs/>
          <w:lang w:val="en-US"/>
        </w:rPr>
      </w:pPr>
      <w:r w:rsidRPr="00730681">
        <w:rPr>
          <w:rFonts w:eastAsiaTheme="minorHAnsi"/>
          <w:b/>
          <w:bCs/>
          <w:lang w:val="en-US"/>
        </w:rPr>
        <w:lastRenderedPageBreak/>
        <w:t>3.</w:t>
      </w:r>
      <w:r w:rsidR="007A40DD">
        <w:rPr>
          <w:rFonts w:eastAsiaTheme="minorHAnsi"/>
          <w:b/>
          <w:bCs/>
          <w:lang w:val="en-US"/>
        </w:rPr>
        <w:t>3</w:t>
      </w:r>
      <w:r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 xml:space="preserve">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082F3D">
      <w:pPr>
        <w:spacing w:line="360" w:lineRule="auto"/>
        <w:jc w:val="both"/>
        <w:rPr>
          <w:lang w:val="en-US"/>
        </w:rPr>
      </w:pPr>
    </w:p>
    <w:p w14:paraId="3E68CAA0" w14:textId="5CE6D438" w:rsidR="005131E9" w:rsidRPr="005131E9" w:rsidRDefault="005131E9" w:rsidP="00082F3D">
      <w:pPr>
        <w:spacing w:line="360" w:lineRule="auto"/>
        <w:jc w:val="both"/>
        <w:rPr>
          <w:b/>
          <w:bCs/>
          <w:lang w:val="en-US"/>
        </w:rPr>
      </w:pPr>
      <w:r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1300D122" w14:textId="77777777" w:rsidR="00326D1D" w:rsidRDefault="00326D1D" w:rsidP="00082F3D">
      <w:pPr>
        <w:spacing w:line="360" w:lineRule="auto"/>
        <w:jc w:val="both"/>
        <w:rPr>
          <w:lang w:val="en-US"/>
        </w:rPr>
      </w:pPr>
    </w:p>
    <w:p w14:paraId="27826B71" w14:textId="3A93DA24" w:rsidR="00AF0BB2" w:rsidRDefault="00AF0BB2" w:rsidP="003769A4">
      <w:pPr>
        <w:spacing w:line="360" w:lineRule="auto"/>
        <w:jc w:val="center"/>
        <w:rPr>
          <w:b/>
          <w:bCs/>
          <w:lang w:val="en-US"/>
        </w:rPr>
      </w:pPr>
      <w:r>
        <w:rPr>
          <w:b/>
          <w:bCs/>
          <w:lang w:val="en-US"/>
        </w:rPr>
        <w:lastRenderedPageBreak/>
        <w:t>Appendix</w:t>
      </w:r>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commentRangeStart w:id="481"/>
      <w:commentRangeStart w:id="482"/>
      <w:r w:rsidRPr="00EB7F29">
        <w:rPr>
          <w:b/>
          <w:bCs/>
          <w:lang w:val="en-US"/>
        </w:rPr>
        <w:t>Code</w:t>
      </w:r>
      <w:commentRangeEnd w:id="481"/>
      <w:r w:rsidR="00FB6E22">
        <w:rPr>
          <w:rStyle w:val="CommentReference"/>
        </w:rPr>
        <w:commentReference w:id="481"/>
      </w:r>
      <w:commentRangeEnd w:id="482"/>
      <w:r w:rsidR="00B745AB">
        <w:rPr>
          <w:rStyle w:val="CommentReference"/>
        </w:rPr>
        <w:commentReference w:id="482"/>
      </w:r>
      <w:r w:rsidRPr="00EB7F29">
        <w:rPr>
          <w:b/>
          <w:bCs/>
          <w:lang w:val="en-US"/>
        </w:rPr>
        <w:t>:</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 xml:space="preserve">import </w:t>
      </w:r>
      <w:proofErr w:type="spellStart"/>
      <w:r w:rsidRPr="003769A4">
        <w:rPr>
          <w:lang w:val="en-US"/>
        </w:rPr>
        <w:t>numpy</w:t>
      </w:r>
      <w:proofErr w:type="spellEnd"/>
      <w:r w:rsidRPr="003769A4">
        <w:rPr>
          <w:lang w:val="en-US"/>
        </w:rPr>
        <w:t xml:space="preserve"> as np</w:t>
      </w:r>
    </w:p>
    <w:p w14:paraId="7F7932C3" w14:textId="77777777" w:rsidR="003769A4" w:rsidRPr="003769A4" w:rsidRDefault="003769A4" w:rsidP="003769A4">
      <w:pPr>
        <w:spacing w:line="360" w:lineRule="auto"/>
        <w:jc w:val="both"/>
        <w:rPr>
          <w:lang w:val="en-US"/>
        </w:rPr>
      </w:pPr>
      <w:r w:rsidRPr="003769A4">
        <w:rPr>
          <w:lang w:val="en-US"/>
        </w:rPr>
        <w:t xml:space="preserve">import </w:t>
      </w:r>
      <w:proofErr w:type="spellStart"/>
      <w:proofErr w:type="gramStart"/>
      <w:r w:rsidRPr="003769A4">
        <w:rPr>
          <w:lang w:val="en-US"/>
        </w:rPr>
        <w:t>matplotlib.pyplot</w:t>
      </w:r>
      <w:proofErr w:type="spellEnd"/>
      <w:proofErr w:type="gramEnd"/>
      <w:r w:rsidRPr="003769A4">
        <w:rPr>
          <w:lang w:val="en-US"/>
        </w:rPr>
        <w:t xml:space="preserve"> as </w:t>
      </w:r>
      <w:proofErr w:type="spellStart"/>
      <w:r w:rsidRPr="003769A4">
        <w:rPr>
          <w:lang w:val="en-US"/>
        </w:rPr>
        <w:t>plt</w:t>
      </w:r>
      <w:proofErr w:type="spellEnd"/>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 xml:space="preserve">from </w:t>
      </w:r>
      <w:proofErr w:type="spellStart"/>
      <w:r w:rsidRPr="003769A4">
        <w:rPr>
          <w:lang w:val="en-US"/>
        </w:rPr>
        <w:t>ple</w:t>
      </w:r>
      <w:proofErr w:type="spellEnd"/>
      <w:r w:rsidRPr="003769A4">
        <w:rPr>
          <w:lang w:val="en-US"/>
        </w:rPr>
        <w:t xml:space="preserve"> import PLE</w:t>
      </w:r>
    </w:p>
    <w:p w14:paraId="32C039A3" w14:textId="77777777" w:rsidR="003769A4" w:rsidRPr="003769A4" w:rsidRDefault="003769A4" w:rsidP="003769A4">
      <w:pPr>
        <w:spacing w:line="360" w:lineRule="auto"/>
        <w:jc w:val="both"/>
        <w:rPr>
          <w:lang w:val="en-US"/>
        </w:rPr>
      </w:pPr>
      <w:r w:rsidRPr="003769A4">
        <w:rPr>
          <w:lang w:val="en-US"/>
        </w:rPr>
        <w:t xml:space="preserve">from </w:t>
      </w:r>
      <w:proofErr w:type="spellStart"/>
      <w:proofErr w:type="gramStart"/>
      <w:r w:rsidRPr="003769A4">
        <w:rPr>
          <w:lang w:val="en-US"/>
        </w:rPr>
        <w:t>ple.games</w:t>
      </w:r>
      <w:proofErr w:type="gramEnd"/>
      <w:r w:rsidRPr="003769A4">
        <w:rPr>
          <w:lang w:val="en-US"/>
        </w:rPr>
        <w:t>.flappybird</w:t>
      </w:r>
      <w:proofErr w:type="spellEnd"/>
      <w:r w:rsidRPr="003769A4">
        <w:rPr>
          <w:lang w:val="en-US"/>
        </w:rPr>
        <w:t xml:space="preserve"> import </w:t>
      </w:r>
      <w:proofErr w:type="spellStart"/>
      <w:r w:rsidRPr="003769A4">
        <w:rPr>
          <w:lang w:val="en-US"/>
        </w:rPr>
        <w:t>FlappyBird</w:t>
      </w:r>
      <w:proofErr w:type="spellEnd"/>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xml:space="preserve"># Wraps PLE and Flappy Bird so that it behaves more like </w:t>
      </w:r>
      <w:proofErr w:type="spellStart"/>
      <w:r w:rsidRPr="003769A4">
        <w:rPr>
          <w:lang w:val="en-US"/>
        </w:rPr>
        <w:t>OpenAI</w:t>
      </w:r>
      <w:proofErr w:type="spellEnd"/>
      <w:r w:rsidRPr="003769A4">
        <w:rPr>
          <w:lang w:val="en-US"/>
        </w:rPr>
        <w:t xml:space="preserve">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w:t>
      </w:r>
      <w:proofErr w:type="spellStart"/>
      <w:r w:rsidRPr="003769A4">
        <w:rPr>
          <w:lang w:val="en-US"/>
        </w:rPr>
        <w:t>FlappyBird</w:t>
      </w:r>
      <w:proofErr w:type="spellEnd"/>
      <w:r w:rsidRPr="003769A4">
        <w:rPr>
          <w:lang w:val="en-US"/>
        </w:rPr>
        <w:t xml:space="preserve"> class</w:t>
      </w:r>
    </w:p>
    <w:p w14:paraId="4BE9D12F"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self.game</w:t>
      </w:r>
      <w:proofErr w:type="spellEnd"/>
      <w:proofErr w:type="gramEnd"/>
      <w:r w:rsidRPr="003769A4">
        <w:rPr>
          <w:lang w:val="en-US"/>
        </w:rPr>
        <w:t xml:space="preserve"> = </w:t>
      </w:r>
      <w:proofErr w:type="spellStart"/>
      <w:r w:rsidRPr="003769A4">
        <w:rPr>
          <w:lang w:val="en-US"/>
        </w:rPr>
        <w:t>FlappyBird</w:t>
      </w:r>
      <w:proofErr w:type="spellEnd"/>
      <w:r w:rsidRPr="003769A4">
        <w:rPr>
          <w:lang w:val="en-US"/>
        </w:rPr>
        <w:t>(</w:t>
      </w:r>
      <w:proofErr w:type="spellStart"/>
      <w:r w:rsidRPr="003769A4">
        <w:rPr>
          <w:lang w:val="en-US"/>
        </w:rPr>
        <w:t>pipe_gap</w:t>
      </w:r>
      <w:proofErr w:type="spellEnd"/>
      <w:r w:rsidRPr="003769A4">
        <w:rPr>
          <w:lang w:val="en-US"/>
        </w:rPr>
        <w:t>=125)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self.env</w:t>
      </w:r>
      <w:proofErr w:type="spellEnd"/>
      <w:r w:rsidRPr="003769A4">
        <w:rPr>
          <w:lang w:val="en-US"/>
        </w:rPr>
        <w:t xml:space="preserve"> = </w:t>
      </w:r>
      <w:proofErr w:type="gramStart"/>
      <w:r w:rsidRPr="003769A4">
        <w:rPr>
          <w:lang w:val="en-US"/>
        </w:rPr>
        <w:t>PLE(</w:t>
      </w:r>
      <w:proofErr w:type="spellStart"/>
      <w:proofErr w:type="gramEnd"/>
      <w:r w:rsidRPr="003769A4">
        <w:rPr>
          <w:lang w:val="en-US"/>
        </w:rPr>
        <w:t>self.game</w:t>
      </w:r>
      <w:proofErr w:type="spellEnd"/>
      <w:r w:rsidRPr="003769A4">
        <w:rPr>
          <w:lang w:val="en-US"/>
        </w:rPr>
        <w:t xml:space="preserve">, fps=30, </w:t>
      </w:r>
      <w:proofErr w:type="spellStart"/>
      <w:r w:rsidRPr="003769A4">
        <w:rPr>
          <w:lang w:val="en-US"/>
        </w:rPr>
        <w:t>display_screen</w:t>
      </w:r>
      <w:proofErr w:type="spellEnd"/>
      <w:r w:rsidRPr="003769A4">
        <w:rPr>
          <w:lang w:val="en-US"/>
        </w:rPr>
        <w:t>=False)</w:t>
      </w:r>
    </w:p>
    <w:p w14:paraId="22E0F119"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init</w:t>
      </w:r>
      <w:proofErr w:type="spellEnd"/>
      <w:r w:rsidRPr="003769A4">
        <w:rPr>
          <w:lang w:val="en-US"/>
        </w:rPr>
        <w:t xml:space="preserve">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self.env.init</w:t>
      </w:r>
      <w:proofErr w:type="spellEnd"/>
      <w:proofErr w:type="gramEnd"/>
      <w:r w:rsidRPr="003769A4">
        <w:rPr>
          <w:lang w:val="en-US"/>
        </w:rPr>
        <w:t>()</w:t>
      </w:r>
    </w:p>
    <w:p w14:paraId="255839B3"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proofErr w:type="gramStart"/>
      <w:r w:rsidRPr="003769A4">
        <w:rPr>
          <w:lang w:val="en-US"/>
        </w:rPr>
        <w:t>self.env.getGameState</w:t>
      </w:r>
      <w:proofErr w:type="spellEnd"/>
      <w:proofErr w:type="gramEnd"/>
      <w:r w:rsidRPr="003769A4">
        <w:rPr>
          <w:lang w:val="en-US"/>
        </w:rPr>
        <w:t xml:space="preserve"> = </w:t>
      </w:r>
      <w:proofErr w:type="spellStart"/>
      <w:r w:rsidRPr="003769A4">
        <w:rPr>
          <w:lang w:val="en-US"/>
        </w:rPr>
        <w:t>self.game.getGameState</w:t>
      </w:r>
      <w:proofErr w:type="spellEnd"/>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self.action</w:t>
      </w:r>
      <w:proofErr w:type="gramEnd"/>
      <w:r w:rsidRPr="003769A4">
        <w:rPr>
          <w:lang w:val="en-US"/>
        </w:rPr>
        <w:t>_map</w:t>
      </w:r>
      <w:proofErr w:type="spellEnd"/>
      <w:r w:rsidRPr="003769A4">
        <w:rPr>
          <w:lang w:val="en-US"/>
        </w:rPr>
        <w:t xml:space="preserve"> = </w:t>
      </w:r>
      <w:proofErr w:type="spellStart"/>
      <w:r w:rsidRPr="003769A4">
        <w:rPr>
          <w:lang w:val="en-US"/>
        </w:rPr>
        <w:t>self.env.getActionSet</w:t>
      </w:r>
      <w:proofErr w:type="spellEnd"/>
      <w:r w:rsidRPr="003769A4">
        <w:rPr>
          <w:lang w:val="en-US"/>
        </w:rPr>
        <w: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step(</w:t>
      </w:r>
      <w:proofErr w:type="gramEnd"/>
      <w:r w:rsidRPr="003769A4">
        <w:rPr>
          <w:lang w:val="en-US"/>
        </w:rPr>
        <w:t>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w:t>
      </w:r>
      <w:proofErr w:type="spellStart"/>
      <w:proofErr w:type="gramStart"/>
      <w:r w:rsidRPr="003769A4">
        <w:rPr>
          <w:lang w:val="en-US"/>
        </w:rPr>
        <w:t>self.action</w:t>
      </w:r>
      <w:proofErr w:type="gramEnd"/>
      <w:r w:rsidRPr="003769A4">
        <w:rPr>
          <w:lang w:val="en-US"/>
        </w:rPr>
        <w:t>_map</w:t>
      </w:r>
      <w:proofErr w:type="spellEnd"/>
      <w:r w:rsidRPr="003769A4">
        <w:rPr>
          <w:lang w:val="en-US"/>
        </w:rPr>
        <w:t>[action]</w:t>
      </w:r>
    </w:p>
    <w:p w14:paraId="4FCC5695" w14:textId="77777777" w:rsidR="003769A4" w:rsidRPr="003769A4" w:rsidRDefault="003769A4" w:rsidP="003769A4">
      <w:pPr>
        <w:spacing w:line="360" w:lineRule="auto"/>
        <w:jc w:val="both"/>
        <w:rPr>
          <w:lang w:val="en-US"/>
        </w:rPr>
      </w:pPr>
      <w:r w:rsidRPr="003769A4">
        <w:rPr>
          <w:lang w:val="en-US"/>
        </w:rPr>
        <w:t xml:space="preserve">    reward = </w:t>
      </w:r>
      <w:proofErr w:type="spellStart"/>
      <w:r w:rsidRPr="003769A4">
        <w:rPr>
          <w:lang w:val="en-US"/>
        </w:rPr>
        <w:t>self.env.act</w:t>
      </w:r>
      <w:proofErr w:type="spellEnd"/>
      <w:r w:rsidRPr="003769A4">
        <w:rPr>
          <w:lang w:val="en-US"/>
        </w:rPr>
        <w:t>(action)</w:t>
      </w:r>
    </w:p>
    <w:p w14:paraId="6D227B67" w14:textId="77777777" w:rsidR="003769A4" w:rsidRPr="003769A4" w:rsidRDefault="003769A4" w:rsidP="003769A4">
      <w:pPr>
        <w:spacing w:line="360" w:lineRule="auto"/>
        <w:jc w:val="both"/>
        <w:rPr>
          <w:lang w:val="en-US"/>
        </w:rPr>
      </w:pPr>
      <w:r w:rsidRPr="003769A4">
        <w:rPr>
          <w:lang w:val="en-US"/>
        </w:rPr>
        <w:t xml:space="preserve">    done = </w:t>
      </w:r>
      <w:proofErr w:type="spellStart"/>
      <w:proofErr w:type="gramStart"/>
      <w:r w:rsidRPr="003769A4">
        <w:rPr>
          <w:lang w:val="en-US"/>
        </w:rPr>
        <w:t>self.env.game</w:t>
      </w:r>
      <w:proofErr w:type="gramEnd"/>
      <w:r w:rsidRPr="003769A4">
        <w:rPr>
          <w:lang w:val="en-US"/>
        </w:rPr>
        <w:t>_over</w:t>
      </w:r>
      <w:proofErr w:type="spellEnd"/>
      <w:r w:rsidRPr="003769A4">
        <w:rPr>
          <w:lang w:val="en-US"/>
        </w:rPr>
        <w:t>()</w:t>
      </w:r>
    </w:p>
    <w:p w14:paraId="5EE5001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1242A013"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obs</w:t>
      </w:r>
      <w:proofErr w:type="spellEnd"/>
      <w:r w:rsidRPr="003769A4">
        <w:rPr>
          <w:lang w:val="en-US"/>
        </w:rPr>
        <w:t>,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self.env.reset</w:t>
      </w:r>
      <w:proofErr w:type="gramEnd"/>
      <w:r w:rsidRPr="003769A4">
        <w:rPr>
          <w:lang w:val="en-US"/>
        </w:rPr>
        <w:t>_game</w:t>
      </w:r>
      <w:proofErr w:type="spellEnd"/>
      <w:r w:rsidRPr="003769A4">
        <w:rPr>
          <w:lang w:val="en-US"/>
        </w:rPr>
        <w:t>()</w:t>
      </w:r>
    </w:p>
    <w:p w14:paraId="0E73B349"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get_observation</w:t>
      </w:r>
      <w:proofErr w:type="spellEnd"/>
      <w:r w:rsidRPr="003769A4">
        <w:rPr>
          <w:lang w:val="en-US"/>
        </w:rPr>
        <w:t>(self):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self.env.getGameState</w:t>
      </w:r>
      <w:proofErr w:type="spellEnd"/>
      <w:proofErr w:type="gramEnd"/>
      <w:r w:rsidRPr="003769A4">
        <w:rPr>
          <w:lang w:val="en-US"/>
        </w:rPr>
        <w:t>()</w:t>
      </w:r>
    </w:p>
    <w:p w14:paraId="66401533"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np.array</w:t>
      </w:r>
      <w:proofErr w:type="spellEnd"/>
      <w:proofErr w:type="gramEnd"/>
      <w:r w:rsidRPr="003769A4">
        <w:rPr>
          <w:lang w:val="en-US"/>
        </w:rPr>
        <w:t>(list(</w:t>
      </w:r>
      <w:proofErr w:type="spellStart"/>
      <w:r w:rsidRPr="003769A4">
        <w:rPr>
          <w:lang w:val="en-US"/>
        </w:rPr>
        <w:t>obs.values</w:t>
      </w:r>
      <w:proofErr w:type="spellEnd"/>
      <w:r w:rsidRPr="003769A4">
        <w:rPr>
          <w:lang w:val="en-US"/>
        </w:rPr>
        <w:t>()))</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display</w:t>
      </w:r>
      <w:proofErr w:type="spellEnd"/>
      <w:r w:rsidRPr="003769A4">
        <w:rPr>
          <w:lang w:val="en-US"/>
        </w:rPr>
        <w:t>(</w:t>
      </w:r>
      <w:proofErr w:type="gramEnd"/>
      <w:r w:rsidRPr="003769A4">
        <w:rPr>
          <w:lang w:val="en-US"/>
        </w:rPr>
        <w:t xml:space="preserve">self, </w:t>
      </w:r>
      <w:proofErr w:type="spellStart"/>
      <w:r w:rsidRPr="003769A4">
        <w:rPr>
          <w:lang w:val="en-US"/>
        </w:rPr>
        <w:t>boolean_value</w:t>
      </w:r>
      <w:proofErr w:type="spellEnd"/>
      <w:r w:rsidRPr="003769A4">
        <w:rPr>
          <w:lang w:val="en-US"/>
        </w:rPr>
        <w:t>):</w:t>
      </w:r>
    </w:p>
    <w:p w14:paraId="226830A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self.env.display</w:t>
      </w:r>
      <w:proofErr w:type="gramEnd"/>
      <w:r w:rsidRPr="003769A4">
        <w:rPr>
          <w:lang w:val="en-US"/>
        </w:rPr>
        <w:t>_screen</w:t>
      </w:r>
      <w:proofErr w:type="spellEnd"/>
      <w:r w:rsidRPr="003769A4">
        <w:rPr>
          <w:lang w:val="en-US"/>
        </w:rPr>
        <w:t xml:space="preserve"> = </w:t>
      </w:r>
      <w:proofErr w:type="spellStart"/>
      <w:r w:rsidRPr="003769A4">
        <w:rPr>
          <w:lang w:val="en-US"/>
        </w:rPr>
        <w:t>boolean_value</w:t>
      </w:r>
      <w:proofErr w:type="spellEnd"/>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 xml:space="preserve">env = </w:t>
      </w:r>
      <w:proofErr w:type="gramStart"/>
      <w:r w:rsidRPr="003769A4">
        <w:rPr>
          <w:lang w:val="en-US"/>
        </w:rPr>
        <w:t>Env(</w:t>
      </w:r>
      <w:proofErr w:type="gramEnd"/>
      <w:r w:rsidRPr="003769A4">
        <w:rPr>
          <w:lang w:val="en-US"/>
        </w:rPr>
        <w:t>)</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lastRenderedPageBreak/>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 xml:space="preserve">D = </w:t>
      </w:r>
      <w:proofErr w:type="spellStart"/>
      <w:r w:rsidRPr="003769A4">
        <w:rPr>
          <w:lang w:val="en-US"/>
        </w:rPr>
        <w:t>len</w:t>
      </w:r>
      <w:proofErr w:type="spellEnd"/>
      <w:r w:rsidRPr="003769A4">
        <w:rPr>
          <w:lang w:val="en-US"/>
        </w:rPr>
        <w:t>(</w:t>
      </w:r>
      <w:proofErr w:type="spellStart"/>
      <w:proofErr w:type="gramStart"/>
      <w:r w:rsidRPr="003769A4">
        <w:rPr>
          <w:lang w:val="en-US"/>
        </w:rPr>
        <w:t>env.reset</w:t>
      </w:r>
      <w:proofErr w:type="spellEnd"/>
      <w:proofErr w:type="gramEnd"/>
      <w:r w:rsidRPr="003769A4">
        <w:rPr>
          <w:lang w:val="en-US"/>
        </w:rPr>
        <w:t>()) * HISTORY_LENGTH</w:t>
      </w:r>
    </w:p>
    <w:p w14:paraId="0F585E23" w14:textId="77777777" w:rsidR="003769A4" w:rsidRPr="003769A4" w:rsidRDefault="003769A4" w:rsidP="003769A4">
      <w:pPr>
        <w:spacing w:line="360" w:lineRule="auto"/>
        <w:jc w:val="both"/>
        <w:rPr>
          <w:lang w:val="en-US"/>
        </w:rPr>
      </w:pPr>
      <w:r w:rsidRPr="003769A4">
        <w:rPr>
          <w:lang w:val="en-US"/>
        </w:rPr>
        <w:t xml:space="preserve">M = </w:t>
      </w:r>
      <w:proofErr w:type="gramStart"/>
      <w:r w:rsidRPr="003769A4">
        <w:rPr>
          <w:lang w:val="en-US"/>
        </w:rPr>
        <w:t>50  #</w:t>
      </w:r>
      <w:proofErr w:type="gramEnd"/>
      <w:r w:rsidRPr="003769A4">
        <w:rPr>
          <w:lang w:val="en-US"/>
        </w:rPr>
        <w:t xml:space="preserve"> hidden layer size</w:t>
      </w:r>
    </w:p>
    <w:p w14:paraId="4C200F59" w14:textId="77777777" w:rsidR="003769A4" w:rsidRPr="003769A4" w:rsidRDefault="003769A4" w:rsidP="003769A4">
      <w:pPr>
        <w:spacing w:line="360" w:lineRule="auto"/>
        <w:jc w:val="both"/>
        <w:rPr>
          <w:lang w:val="en-US"/>
        </w:rPr>
      </w:pPr>
      <w:r w:rsidRPr="003769A4">
        <w:rPr>
          <w:lang w:val="en-US"/>
        </w:rPr>
        <w:t xml:space="preserve">K = </w:t>
      </w:r>
      <w:proofErr w:type="gramStart"/>
      <w:r w:rsidRPr="003769A4">
        <w:rPr>
          <w:lang w:val="en-US"/>
        </w:rPr>
        <w:t>2  #</w:t>
      </w:r>
      <w:proofErr w:type="gramEnd"/>
      <w:r w:rsidRPr="003769A4">
        <w:rPr>
          <w:lang w:val="en-US"/>
        </w:rPr>
        <w:t xml:space="preserve">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softmax</w:t>
      </w:r>
      <w:proofErr w:type="spellEnd"/>
      <w:r w:rsidRPr="003769A4">
        <w:rPr>
          <w:lang w:val="en-US"/>
        </w:rPr>
        <w:t>(a):</w:t>
      </w:r>
    </w:p>
    <w:p w14:paraId="58C0804F" w14:textId="77777777" w:rsidR="003769A4" w:rsidRPr="003769A4" w:rsidRDefault="003769A4" w:rsidP="003769A4">
      <w:pPr>
        <w:spacing w:line="360" w:lineRule="auto"/>
        <w:jc w:val="both"/>
        <w:rPr>
          <w:lang w:val="en-US"/>
        </w:rPr>
      </w:pPr>
      <w:r w:rsidRPr="003769A4">
        <w:rPr>
          <w:lang w:val="en-US"/>
        </w:rPr>
        <w:t xml:space="preserve">  c = </w:t>
      </w:r>
      <w:proofErr w:type="spellStart"/>
      <w:proofErr w:type="gramStart"/>
      <w:r w:rsidRPr="003769A4">
        <w:rPr>
          <w:lang w:val="en-US"/>
        </w:rPr>
        <w:t>np.max</w:t>
      </w:r>
      <w:proofErr w:type="spellEnd"/>
      <w:r w:rsidRPr="003769A4">
        <w:rPr>
          <w:lang w:val="en-US"/>
        </w:rPr>
        <w:t>(</w:t>
      </w:r>
      <w:proofErr w:type="gramEnd"/>
      <w:r w:rsidRPr="003769A4">
        <w:rPr>
          <w:lang w:val="en-US"/>
        </w:rPr>
        <w:t xml:space="preserve">a, axis=1, </w:t>
      </w:r>
      <w:proofErr w:type="spellStart"/>
      <w:r w:rsidRPr="003769A4">
        <w:rPr>
          <w:lang w:val="en-US"/>
        </w:rPr>
        <w:t>keepdims</w:t>
      </w:r>
      <w:proofErr w:type="spellEnd"/>
      <w:r w:rsidRPr="003769A4">
        <w:rPr>
          <w:lang w:val="en-US"/>
        </w:rPr>
        <w:t>=True)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w:t>
      </w:r>
      <w:proofErr w:type="spellStart"/>
      <w:proofErr w:type="gramStart"/>
      <w:r w:rsidRPr="003769A4">
        <w:rPr>
          <w:lang w:val="en-US"/>
        </w:rPr>
        <w:t>np.exp</w:t>
      </w:r>
      <w:proofErr w:type="spellEnd"/>
      <w:r w:rsidRPr="003769A4">
        <w:rPr>
          <w:lang w:val="en-US"/>
        </w:rPr>
        <w:t>(</w:t>
      </w:r>
      <w:proofErr w:type="gramEnd"/>
      <w:r w:rsidRPr="003769A4">
        <w:rPr>
          <w:lang w:val="en-US"/>
        </w:rPr>
        <w:t>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w:t>
      </w:r>
      <w:proofErr w:type="spellStart"/>
      <w:proofErr w:type="gramStart"/>
      <w:r w:rsidRPr="003769A4">
        <w:rPr>
          <w:lang w:val="en-US"/>
        </w:rPr>
        <w:t>e.sum</w:t>
      </w:r>
      <w:proofErr w:type="spellEnd"/>
      <w:r w:rsidRPr="003769A4">
        <w:rPr>
          <w:lang w:val="en-US"/>
        </w:rPr>
        <w:t>(</w:t>
      </w:r>
      <w:proofErr w:type="gramEnd"/>
      <w:r w:rsidRPr="003769A4">
        <w:rPr>
          <w:lang w:val="en-US"/>
        </w:rPr>
        <w:t xml:space="preserve">axis=-1, </w:t>
      </w:r>
      <w:proofErr w:type="spellStart"/>
      <w:r w:rsidRPr="003769A4">
        <w:rPr>
          <w:lang w:val="en-US"/>
        </w:rPr>
        <w:t>keepdims</w:t>
      </w:r>
      <w:proofErr w:type="spellEnd"/>
      <w:r w:rsidRPr="003769A4">
        <w:rPr>
          <w:lang w:val="en-US"/>
        </w:rPr>
        <w:t>=True)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relu</w:t>
      </w:r>
      <w:proofErr w:type="spellEnd"/>
      <w:r w:rsidRPr="003769A4">
        <w:rPr>
          <w:lang w:val="en-US"/>
        </w:rPr>
        <w:t>(x):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w:t>
      </w:r>
      <w:proofErr w:type="gramStart"/>
      <w:r w:rsidRPr="003769A4">
        <w:rPr>
          <w:lang w:val="en-US"/>
        </w:rPr>
        <w:t>_(</w:t>
      </w:r>
      <w:proofErr w:type="gramEnd"/>
      <w:r w:rsidRPr="003769A4">
        <w:rPr>
          <w:lang w:val="en-US"/>
        </w:rPr>
        <w:t>self, D, M, K, f=</w:t>
      </w:r>
      <w:proofErr w:type="spellStart"/>
      <w:r w:rsidRPr="003769A4">
        <w:rPr>
          <w:lang w:val="en-US"/>
        </w:rPr>
        <w:t>relu</w:t>
      </w:r>
      <w:proofErr w:type="spellEnd"/>
      <w:r w:rsidRPr="003769A4">
        <w:rPr>
          <w:lang w:val="en-US"/>
        </w:rPr>
        <w:t>):</w:t>
      </w:r>
    </w:p>
    <w:p w14:paraId="5478D17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self.D</w:t>
      </w:r>
      <w:proofErr w:type="spellEnd"/>
      <w:proofErr w:type="gramEnd"/>
      <w:r w:rsidRPr="003769A4">
        <w:rPr>
          <w:lang w:val="en-US"/>
        </w:rPr>
        <w:t xml:space="preserve"> = D</w:t>
      </w:r>
    </w:p>
    <w:p w14:paraId="3A089B8C"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self.M</w:t>
      </w:r>
      <w:proofErr w:type="spellEnd"/>
      <w:r w:rsidRPr="003769A4">
        <w:rPr>
          <w:lang w:val="en-US"/>
        </w:rPr>
        <w:t xml:space="preserve"> = M</w:t>
      </w:r>
    </w:p>
    <w:p w14:paraId="7744111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self.K</w:t>
      </w:r>
      <w:proofErr w:type="spellEnd"/>
      <w:proofErr w:type="gramEnd"/>
      <w:r w:rsidRPr="003769A4">
        <w:rPr>
          <w:lang w:val="en-US"/>
        </w:rPr>
        <w:t xml:space="preserve"> = K</w:t>
      </w:r>
    </w:p>
    <w:p w14:paraId="09517BC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self.f</w:t>
      </w:r>
      <w:proofErr w:type="spellEnd"/>
      <w:proofErr w:type="gramEnd"/>
      <w:r w:rsidRPr="003769A4">
        <w:rPr>
          <w:lang w:val="en-US"/>
        </w:rPr>
        <w:t xml:space="preserve">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init</w:t>
      </w:r>
      <w:proofErr w:type="spellEnd"/>
      <w:r w:rsidRPr="003769A4">
        <w:rPr>
          <w:lang w:val="en-US"/>
        </w:rPr>
        <w:t>(self):</w:t>
      </w:r>
    </w:p>
    <w:p w14:paraId="6BDA4553"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FA27D2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1 = </w:t>
      </w:r>
      <w:proofErr w:type="spellStart"/>
      <w:r w:rsidRPr="003769A4">
        <w:rPr>
          <w:lang w:val="en-US"/>
        </w:rPr>
        <w:t>np.random.randn</w:t>
      </w:r>
      <w:proofErr w:type="spellEnd"/>
      <w:r w:rsidRPr="003769A4">
        <w:rPr>
          <w:lang w:val="en-US"/>
        </w:rPr>
        <w:t xml:space="preserve">(D, M) / </w:t>
      </w:r>
      <w:proofErr w:type="spellStart"/>
      <w:r w:rsidRPr="003769A4">
        <w:rPr>
          <w:lang w:val="en-US"/>
        </w:rPr>
        <w:t>np.sqrt</w:t>
      </w:r>
      <w:proofErr w:type="spellEnd"/>
      <w:r w:rsidRPr="003769A4">
        <w:rPr>
          <w:lang w:val="en-US"/>
        </w:rPr>
        <w:t>(D)</w:t>
      </w:r>
    </w:p>
    <w:p w14:paraId="07A8590D"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1 = </w:t>
      </w:r>
      <w:proofErr w:type="spellStart"/>
      <w:r w:rsidRPr="003769A4">
        <w:rPr>
          <w:lang w:val="en-US"/>
        </w:rPr>
        <w:t>np.zeros</w:t>
      </w:r>
      <w:proofErr w:type="spellEnd"/>
      <w:r w:rsidRPr="003769A4">
        <w:rPr>
          <w:lang w:val="en-US"/>
        </w:rPr>
        <w:t>((D, M))</w:t>
      </w:r>
    </w:p>
    <w:p w14:paraId="606D0251" w14:textId="77777777" w:rsidR="003769A4" w:rsidRPr="003769A4" w:rsidRDefault="003769A4" w:rsidP="003769A4">
      <w:pPr>
        <w:spacing w:line="360" w:lineRule="auto"/>
        <w:jc w:val="both"/>
        <w:rPr>
          <w:lang w:val="en-US"/>
        </w:rPr>
      </w:pPr>
      <w:r w:rsidRPr="003769A4">
        <w:rPr>
          <w:lang w:val="en-US"/>
        </w:rPr>
        <w:lastRenderedPageBreak/>
        <w:t xml:space="preserve">    </w:t>
      </w:r>
      <w:proofErr w:type="gramStart"/>
      <w:r w:rsidRPr="003769A4">
        <w:rPr>
          <w:lang w:val="en-US"/>
        </w:rPr>
        <w:t>self.b</w:t>
      </w:r>
      <w:proofErr w:type="gramEnd"/>
      <w:r w:rsidRPr="003769A4">
        <w:rPr>
          <w:lang w:val="en-US"/>
        </w:rPr>
        <w:t xml:space="preserve">1 = </w:t>
      </w:r>
      <w:proofErr w:type="spellStart"/>
      <w:r w:rsidRPr="003769A4">
        <w:rPr>
          <w:lang w:val="en-US"/>
        </w:rPr>
        <w:t>np.zeros</w:t>
      </w:r>
      <w:proofErr w:type="spellEnd"/>
      <w:r w:rsidRPr="003769A4">
        <w:rPr>
          <w:lang w:val="en-US"/>
        </w:rPr>
        <w:t>(M)</w:t>
      </w:r>
    </w:p>
    <w:p w14:paraId="50FEB8EA"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2 = </w:t>
      </w:r>
      <w:proofErr w:type="spellStart"/>
      <w:r w:rsidRPr="003769A4">
        <w:rPr>
          <w:lang w:val="en-US"/>
        </w:rPr>
        <w:t>np.random.randn</w:t>
      </w:r>
      <w:proofErr w:type="spellEnd"/>
      <w:r w:rsidRPr="003769A4">
        <w:rPr>
          <w:lang w:val="en-US"/>
        </w:rPr>
        <w:t xml:space="preserve">(M, K) / </w:t>
      </w:r>
      <w:proofErr w:type="spellStart"/>
      <w:r w:rsidRPr="003769A4">
        <w:rPr>
          <w:lang w:val="en-US"/>
        </w:rPr>
        <w:t>np.sqrt</w:t>
      </w:r>
      <w:proofErr w:type="spellEnd"/>
      <w:r w:rsidRPr="003769A4">
        <w:rPr>
          <w:lang w:val="en-US"/>
        </w:rPr>
        <w:t>(M)</w:t>
      </w:r>
    </w:p>
    <w:p w14:paraId="5708BA87"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2 = </w:t>
      </w:r>
      <w:proofErr w:type="spellStart"/>
      <w:r w:rsidRPr="003769A4">
        <w:rPr>
          <w:lang w:val="en-US"/>
        </w:rPr>
        <w:t>np.zeros</w:t>
      </w:r>
      <w:proofErr w:type="spellEnd"/>
      <w:r w:rsidRPr="003769A4">
        <w:rPr>
          <w:lang w:val="en-US"/>
        </w:rPr>
        <w:t>((M, K))</w:t>
      </w:r>
    </w:p>
    <w:p w14:paraId="04E8BEDD"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2 = </w:t>
      </w:r>
      <w:proofErr w:type="spellStart"/>
      <w:r w:rsidRPr="003769A4">
        <w:rPr>
          <w:lang w:val="en-US"/>
        </w:rPr>
        <w:t>np.zeros</w:t>
      </w:r>
      <w:proofErr w:type="spellEnd"/>
      <w:r w:rsidRPr="003769A4">
        <w:rPr>
          <w:lang w:val="en-US"/>
        </w:rPr>
        <w:t>(K)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forward(</w:t>
      </w:r>
      <w:proofErr w:type="gramEnd"/>
      <w:r w:rsidRPr="003769A4">
        <w:rPr>
          <w:lang w:val="en-US"/>
        </w:rPr>
        <w:t>self, X):</w:t>
      </w:r>
    </w:p>
    <w:p w14:paraId="03B99129" w14:textId="77777777" w:rsidR="003769A4" w:rsidRPr="003769A4" w:rsidRDefault="003769A4" w:rsidP="003769A4">
      <w:pPr>
        <w:spacing w:line="360" w:lineRule="auto"/>
        <w:jc w:val="both"/>
        <w:rPr>
          <w:lang w:val="en-US"/>
        </w:rPr>
      </w:pPr>
      <w:r w:rsidRPr="003769A4">
        <w:rPr>
          <w:lang w:val="en-US"/>
        </w:rPr>
        <w:t xml:space="preserve">    Z = </w:t>
      </w:r>
      <w:proofErr w:type="spellStart"/>
      <w:proofErr w:type="gramStart"/>
      <w:r w:rsidRPr="003769A4">
        <w:rPr>
          <w:lang w:val="en-US"/>
        </w:rPr>
        <w:t>self.f</w:t>
      </w:r>
      <w:proofErr w:type="spellEnd"/>
      <w:proofErr w:type="gramEnd"/>
      <w:r w:rsidRPr="003769A4">
        <w:rPr>
          <w:lang w:val="en-US"/>
        </w:rPr>
        <w:t>(X.dot(self.W1) + self.b1)</w:t>
      </w:r>
    </w:p>
    <w:p w14:paraId="01027830"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softmax</w:t>
      </w:r>
      <w:proofErr w:type="spellEnd"/>
      <w:r w:rsidRPr="003769A4">
        <w:rPr>
          <w:lang w:val="en-US"/>
        </w:rPr>
        <w:t>(</w:t>
      </w:r>
      <w:proofErr w:type="gramEnd"/>
      <w:r w:rsidRPr="003769A4">
        <w:rPr>
          <w:lang w:val="en-US"/>
        </w:rPr>
        <w:t>Z.dot(self.W2) + self.b2)</w:t>
      </w:r>
    </w:p>
    <w:p w14:paraId="56C975F2" w14:textId="77777777" w:rsidR="003769A4" w:rsidRPr="003769A4" w:rsidRDefault="003769A4" w:rsidP="003769A4">
      <w:pPr>
        <w:spacing w:line="360" w:lineRule="auto"/>
        <w:jc w:val="both"/>
        <w:rPr>
          <w:lang w:val="en-US"/>
        </w:rPr>
      </w:pPr>
    </w:p>
    <w:p w14:paraId="09BE9AB6" w14:textId="107B72AC" w:rsidR="003769A4" w:rsidRPr="003769A4" w:rsidRDefault="003769A4" w:rsidP="003769A4">
      <w:pPr>
        <w:spacing w:line="360" w:lineRule="auto"/>
        <w:jc w:val="both"/>
        <w:rPr>
          <w:lang w:val="en-US"/>
        </w:rPr>
      </w:pPr>
      <w:r w:rsidRPr="003769A4">
        <w:rPr>
          <w:lang w:val="en-US"/>
        </w:rPr>
        <w:t xml:space="preserve">  def </w:t>
      </w:r>
      <w:proofErr w:type="spellStart"/>
      <w:r w:rsidR="009248B3">
        <w:rPr>
          <w:lang w:val="en-US"/>
        </w:rPr>
        <w:t>action_</w:t>
      </w:r>
      <w:proofErr w:type="gramStart"/>
      <w:r w:rsidR="009248B3">
        <w:rPr>
          <w:lang w:val="en-US"/>
        </w:rPr>
        <w:t>sample</w:t>
      </w:r>
      <w:proofErr w:type="spellEnd"/>
      <w:r w:rsidRPr="003769A4">
        <w:rPr>
          <w:lang w:val="en-US"/>
        </w:rPr>
        <w:t>(</w:t>
      </w:r>
      <w:proofErr w:type="gramEnd"/>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w:t>
      </w:r>
      <w:proofErr w:type="gramStart"/>
      <w:r w:rsidRPr="003769A4">
        <w:rPr>
          <w:lang w:val="en-US"/>
        </w:rPr>
        <w:t>np.atleast</w:t>
      </w:r>
      <w:proofErr w:type="gramEnd"/>
      <w:r w:rsidRPr="003769A4">
        <w:rPr>
          <w:lang w:val="en-US"/>
        </w:rPr>
        <w:t>_2d(x)</w:t>
      </w:r>
    </w:p>
    <w:p w14:paraId="2A22125D" w14:textId="77777777" w:rsidR="003769A4" w:rsidRPr="003769A4" w:rsidRDefault="003769A4" w:rsidP="003769A4">
      <w:pPr>
        <w:spacing w:line="360" w:lineRule="auto"/>
        <w:jc w:val="both"/>
        <w:rPr>
          <w:lang w:val="en-US"/>
        </w:rPr>
      </w:pPr>
      <w:r w:rsidRPr="003769A4">
        <w:rPr>
          <w:lang w:val="en-US"/>
        </w:rPr>
        <w:t xml:space="preserve">    P = </w:t>
      </w:r>
      <w:proofErr w:type="spellStart"/>
      <w:r w:rsidRPr="003769A4">
        <w:rPr>
          <w:lang w:val="en-US"/>
        </w:rPr>
        <w:t>self.forward</w:t>
      </w:r>
      <w:proofErr w:type="spellEnd"/>
      <w:r w:rsidRPr="003769A4">
        <w:rPr>
          <w:lang w:val="en-US"/>
        </w:rPr>
        <w:t>(X)</w:t>
      </w:r>
    </w:p>
    <w:p w14:paraId="78274430" w14:textId="77777777" w:rsidR="003769A4" w:rsidRPr="003769A4" w:rsidRDefault="003769A4" w:rsidP="003769A4">
      <w:pPr>
        <w:spacing w:line="360" w:lineRule="auto"/>
        <w:jc w:val="both"/>
        <w:rPr>
          <w:lang w:val="en-US"/>
        </w:rPr>
      </w:pPr>
      <w:r w:rsidRPr="003769A4">
        <w:rPr>
          <w:lang w:val="en-US"/>
        </w:rPr>
        <w:t xml:space="preserve">    p = </w:t>
      </w:r>
      <w:proofErr w:type="gramStart"/>
      <w:r w:rsidRPr="003769A4">
        <w:rPr>
          <w:lang w:val="en-US"/>
        </w:rPr>
        <w:t>P[</w:t>
      </w:r>
      <w:proofErr w:type="gramEnd"/>
      <w:r w:rsidRPr="003769A4">
        <w:rPr>
          <w:lang w:val="en-US"/>
        </w:rPr>
        <w:t>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w:t>
      </w:r>
      <w:proofErr w:type="spellStart"/>
      <w:proofErr w:type="gramStart"/>
      <w:r w:rsidRPr="003769A4">
        <w:rPr>
          <w:lang w:val="en-US"/>
        </w:rPr>
        <w:t>np.random</w:t>
      </w:r>
      <w:proofErr w:type="gramEnd"/>
      <w:r w:rsidRPr="003769A4">
        <w:rPr>
          <w:lang w:val="en-US"/>
        </w:rPr>
        <w:t>.choice</w:t>
      </w:r>
      <w:proofErr w:type="spellEnd"/>
      <w:r w:rsidRPr="003769A4">
        <w:rPr>
          <w:lang w:val="en-US"/>
        </w:rPr>
        <w:t>(</w:t>
      </w:r>
      <w:proofErr w:type="spellStart"/>
      <w:r w:rsidRPr="003769A4">
        <w:rPr>
          <w:lang w:val="en-US"/>
        </w:rPr>
        <w:t>len</w:t>
      </w:r>
      <w:proofErr w:type="spellEnd"/>
      <w:r w:rsidRPr="003769A4">
        <w:rPr>
          <w:lang w:val="en-US"/>
        </w:rPr>
        <w:t>(p), p=p)</w:t>
      </w:r>
    </w:p>
    <w:p w14:paraId="7D292005"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np.argmax</w:t>
      </w:r>
      <w:proofErr w:type="spellEnd"/>
      <w:proofErr w:type="gramEnd"/>
      <w:r w:rsidRPr="003769A4">
        <w:rPr>
          <w:lang w:val="en-US"/>
        </w:rPr>
        <w:t>(p)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w:t>
      </w:r>
      <w:proofErr w:type="spellEnd"/>
      <w:r w:rsidRPr="003769A4">
        <w:rPr>
          <w:lang w:val="en-US"/>
        </w:rPr>
        <w:t>(self):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np.concatenate</w:t>
      </w:r>
      <w:proofErr w:type="spellEnd"/>
      <w:proofErr w:type="gramEnd"/>
      <w:r w:rsidRPr="003769A4">
        <w:rPr>
          <w:lang w:val="en-US"/>
        </w:rPr>
        <w:t>([self.W1.flatten(),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get_params_dict</w:t>
      </w:r>
      <w:proofErr w:type="spellEnd"/>
      <w:r w:rsidRPr="003769A4">
        <w:rPr>
          <w:lang w:val="en-US"/>
        </w:rPr>
        <w: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w:t>
      </w:r>
      <w:proofErr w:type="gramStart"/>
      <w:r w:rsidRPr="003769A4">
        <w:rPr>
          <w:lang w:val="en-US"/>
        </w:rPr>
        <w:t>self.W</w:t>
      </w:r>
      <w:proofErr w:type="gramEnd"/>
      <w:r w:rsidRPr="003769A4">
        <w:rPr>
          <w:lang w:val="en-US"/>
        </w:rPr>
        <w:t>1,</w:t>
      </w:r>
    </w:p>
    <w:p w14:paraId="67B4E2A1" w14:textId="77777777" w:rsidR="003769A4" w:rsidRPr="003769A4" w:rsidRDefault="003769A4" w:rsidP="003769A4">
      <w:pPr>
        <w:spacing w:line="360" w:lineRule="auto"/>
        <w:jc w:val="both"/>
        <w:rPr>
          <w:lang w:val="en-US"/>
        </w:rPr>
      </w:pPr>
      <w:r w:rsidRPr="003769A4">
        <w:rPr>
          <w:lang w:val="en-US"/>
        </w:rPr>
        <w:t xml:space="preserve">        'b1': </w:t>
      </w:r>
      <w:proofErr w:type="gramStart"/>
      <w:r w:rsidRPr="003769A4">
        <w:rPr>
          <w:lang w:val="en-US"/>
        </w:rPr>
        <w:t>self.b</w:t>
      </w:r>
      <w:proofErr w:type="gramEnd"/>
      <w:r w:rsidRPr="003769A4">
        <w:rPr>
          <w:lang w:val="en-US"/>
        </w:rPr>
        <w:t>1,</w:t>
      </w:r>
    </w:p>
    <w:p w14:paraId="21672470" w14:textId="77777777" w:rsidR="003769A4" w:rsidRPr="003769A4" w:rsidRDefault="003769A4" w:rsidP="003769A4">
      <w:pPr>
        <w:spacing w:line="360" w:lineRule="auto"/>
        <w:jc w:val="both"/>
        <w:rPr>
          <w:lang w:val="en-US"/>
        </w:rPr>
      </w:pPr>
      <w:r w:rsidRPr="003769A4">
        <w:rPr>
          <w:lang w:val="en-US"/>
        </w:rPr>
        <w:t xml:space="preserve">        'W2': </w:t>
      </w:r>
      <w:proofErr w:type="gramStart"/>
      <w:r w:rsidRPr="003769A4">
        <w:rPr>
          <w:lang w:val="en-US"/>
        </w:rPr>
        <w:t>self.W</w:t>
      </w:r>
      <w:proofErr w:type="gramEnd"/>
      <w:r w:rsidRPr="003769A4">
        <w:rPr>
          <w:lang w:val="en-US"/>
        </w:rPr>
        <w:t>2,</w:t>
      </w:r>
    </w:p>
    <w:p w14:paraId="0CEDB063" w14:textId="77777777" w:rsidR="003769A4" w:rsidRPr="003769A4" w:rsidRDefault="003769A4" w:rsidP="003769A4">
      <w:pPr>
        <w:spacing w:line="360" w:lineRule="auto"/>
        <w:jc w:val="both"/>
        <w:rPr>
          <w:lang w:val="en-US"/>
        </w:rPr>
      </w:pPr>
      <w:r w:rsidRPr="003769A4">
        <w:rPr>
          <w:lang w:val="en-US"/>
        </w:rPr>
        <w:t xml:space="preserve">        'b2': </w:t>
      </w:r>
      <w:proofErr w:type="gramStart"/>
      <w:r w:rsidRPr="003769A4">
        <w:rPr>
          <w:lang w:val="en-US"/>
        </w:rPr>
        <w:t>self.b</w:t>
      </w:r>
      <w:proofErr w:type="gramEnd"/>
      <w:r w:rsidRPr="003769A4">
        <w:rPr>
          <w:lang w:val="en-US"/>
        </w:rPr>
        <w:t>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params</w:t>
      </w:r>
      <w:proofErr w:type="spellEnd"/>
      <w:r w:rsidRPr="003769A4">
        <w:rPr>
          <w:lang w:val="en-US"/>
        </w:rPr>
        <w:t>(</w:t>
      </w:r>
      <w:proofErr w:type="gramEnd"/>
      <w:r w:rsidRPr="003769A4">
        <w:rPr>
          <w:lang w:val="en-US"/>
        </w:rPr>
        <w:t>self, params):</w:t>
      </w:r>
    </w:p>
    <w:p w14:paraId="6FB1A7CD" w14:textId="77777777" w:rsidR="003769A4" w:rsidRPr="003769A4" w:rsidRDefault="003769A4" w:rsidP="003769A4">
      <w:pPr>
        <w:spacing w:line="360" w:lineRule="auto"/>
        <w:jc w:val="both"/>
        <w:rPr>
          <w:lang w:val="en-US"/>
        </w:rPr>
      </w:pPr>
      <w:r w:rsidRPr="003769A4">
        <w:rPr>
          <w:lang w:val="en-US"/>
        </w:rPr>
        <w:lastRenderedPageBreak/>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2DCCBEF"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590A2F3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f,  #</w:t>
      </w:r>
      <w:proofErr w:type="gramEnd"/>
      <w:r w:rsidRPr="003769A4">
        <w:rPr>
          <w:lang w:val="en-US"/>
        </w:rPr>
        <w:t xml:space="preserve"> f = </w:t>
      </w:r>
      <w:proofErr w:type="spellStart"/>
      <w:r w:rsidRPr="003769A4">
        <w:rPr>
          <w:lang w:val="en-US"/>
        </w:rPr>
        <w:t>reward_function</w:t>
      </w:r>
      <w:proofErr w:type="spellEnd"/>
    </w:p>
    <w:p w14:paraId="76C19F0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w:t>
      </w:r>
    </w:p>
    <w:p w14:paraId="7CFDBD4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sigma,  #</w:t>
      </w:r>
      <w:proofErr w:type="gramEnd"/>
      <w:r w:rsidRPr="003769A4">
        <w:rPr>
          <w:lang w:val="en-US"/>
        </w:rPr>
        <w:t xml:space="preserve">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 learning rate</w:t>
      </w:r>
    </w:p>
    <w:p w14:paraId="7241876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w:t>
      </w:r>
    </w:p>
    <w:p w14:paraId="56F4CB7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num_params</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initial_params</w:t>
      </w:r>
      <w:proofErr w:type="spellEnd"/>
      <w:r w:rsidRPr="003769A4">
        <w:rPr>
          <w:lang w:val="en-US"/>
        </w:rPr>
        <w:t>)</w:t>
      </w:r>
    </w:p>
    <w:p w14:paraId="7D26C321"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 xml:space="preserve">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num_iters</w:t>
      </w:r>
      <w:proofErr w:type="spellEnd"/>
      <w:r w:rsidRPr="003769A4">
        <w:rPr>
          <w:lang w:val="en-US"/>
        </w:rPr>
        <w:t>)</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full_time</w:t>
      </w:r>
      <w:proofErr w:type="spellEnd"/>
      <w:r w:rsidRPr="003769A4">
        <w:rPr>
          <w:lang w:val="en-US"/>
        </w:rPr>
        <w:t xml:space="preserve">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0CDCF5FE"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initial_params</w:t>
      </w:r>
      <w:proofErr w:type="spellEnd"/>
    </w:p>
    <w:p w14:paraId="13D5CBA5" w14:textId="77777777" w:rsidR="003769A4" w:rsidRPr="003769A4" w:rsidRDefault="003769A4" w:rsidP="003769A4">
      <w:pPr>
        <w:spacing w:line="360" w:lineRule="auto"/>
        <w:jc w:val="both"/>
        <w:rPr>
          <w:lang w:val="en-US"/>
        </w:rPr>
      </w:pPr>
      <w:r w:rsidRPr="003769A4">
        <w:rPr>
          <w:lang w:val="en-US"/>
        </w:rPr>
        <w:t xml:space="preserve">  for t in range(</w:t>
      </w:r>
      <w:proofErr w:type="spellStart"/>
      <w:r w:rsidRPr="003769A4">
        <w:rPr>
          <w:lang w:val="en-US"/>
        </w:rPr>
        <w:t>num_iters</w:t>
      </w:r>
      <w:proofErr w:type="spellEnd"/>
      <w:r w:rsidRPr="003769A4">
        <w:rPr>
          <w:lang w:val="en-US"/>
        </w:rPr>
        <w:t>):</w:t>
      </w:r>
    </w:p>
    <w:p w14:paraId="0BF23F87" w14:textId="77777777" w:rsidR="003769A4" w:rsidRPr="003769A4" w:rsidRDefault="003769A4" w:rsidP="003769A4">
      <w:pPr>
        <w:spacing w:line="360" w:lineRule="auto"/>
        <w:jc w:val="both"/>
        <w:rPr>
          <w:lang w:val="en-US"/>
        </w:rPr>
      </w:pPr>
      <w:r w:rsidRPr="003769A4">
        <w:rPr>
          <w:lang w:val="en-US"/>
        </w:rPr>
        <w:t xml:space="preserve">    t0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677BD590" w14:textId="77777777" w:rsidR="003769A4" w:rsidRPr="003769A4" w:rsidRDefault="003769A4" w:rsidP="003769A4">
      <w:pPr>
        <w:spacing w:line="360" w:lineRule="auto"/>
        <w:jc w:val="both"/>
        <w:rPr>
          <w:lang w:val="en-US"/>
        </w:rPr>
      </w:pPr>
      <w:r w:rsidRPr="003769A4">
        <w:rPr>
          <w:lang w:val="en-US"/>
        </w:rPr>
        <w:t xml:space="preserve">    N = </w:t>
      </w:r>
      <w:proofErr w:type="spellStart"/>
      <w:proofErr w:type="gramStart"/>
      <w:r w:rsidRPr="003769A4">
        <w:rPr>
          <w:lang w:val="en-US"/>
        </w:rPr>
        <w:t>np.random</w:t>
      </w:r>
      <w:proofErr w:type="gramEnd"/>
      <w:r w:rsidRPr="003769A4">
        <w:rPr>
          <w:lang w:val="en-US"/>
        </w:rPr>
        <w:t>.randn</w:t>
      </w:r>
      <w:proofErr w:type="spellEnd"/>
      <w:r w:rsidRPr="003769A4">
        <w:rPr>
          <w:lang w:val="en-US"/>
        </w:rPr>
        <w:t>(</w:t>
      </w:r>
      <w:proofErr w:type="spellStart"/>
      <w:r w:rsidRPr="003769A4">
        <w:rPr>
          <w:lang w:val="en-US"/>
        </w:rPr>
        <w:t>population_size</w:t>
      </w:r>
      <w:proofErr w:type="spellEnd"/>
      <w:r w:rsidRPr="003769A4">
        <w:rPr>
          <w:lang w:val="en-US"/>
        </w:rPr>
        <w:t xml:space="preserve">, </w:t>
      </w:r>
      <w:proofErr w:type="spellStart"/>
      <w:r w:rsidRPr="003769A4">
        <w:rPr>
          <w:lang w:val="en-US"/>
        </w:rPr>
        <w:t>num_params</w:t>
      </w:r>
      <w:proofErr w:type="spellEnd"/>
      <w:r w:rsidRPr="003769A4">
        <w:rPr>
          <w:lang w:val="en-US"/>
        </w:rPr>
        <w:t>)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population_size</w:t>
      </w:r>
      <w:proofErr w:type="spellEnd"/>
      <w:r w:rsidRPr="003769A4">
        <w:rPr>
          <w:lang w:val="en-US"/>
        </w:rPr>
        <w:t>)  # stores the reward</w:t>
      </w:r>
    </w:p>
    <w:p w14:paraId="36002626" w14:textId="77777777" w:rsidR="003769A4" w:rsidRPr="003769A4" w:rsidRDefault="003769A4" w:rsidP="003769A4">
      <w:pPr>
        <w:spacing w:line="360" w:lineRule="auto"/>
        <w:jc w:val="both"/>
        <w:rPr>
          <w:lang w:val="en-US"/>
        </w:rPr>
      </w:pPr>
    </w:p>
    <w:p w14:paraId="3EC44D35" w14:textId="77777777" w:rsidR="003769A4" w:rsidRPr="003769A4" w:rsidRDefault="003769A4" w:rsidP="003769A4">
      <w:pPr>
        <w:spacing w:line="360" w:lineRule="auto"/>
        <w:jc w:val="both"/>
        <w:rPr>
          <w:lang w:val="en-US"/>
        </w:rPr>
      </w:pPr>
      <w:r w:rsidRPr="003769A4">
        <w:rPr>
          <w:lang w:val="en-US"/>
        </w:rPr>
        <w:t xml:space="preserve">    # loop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w:t>
      </w:r>
      <w:proofErr w:type="spellStart"/>
      <w:r w:rsidRPr="003769A4">
        <w:rPr>
          <w:lang w:val="en-US"/>
        </w:rPr>
        <w:t>population_size</w:t>
      </w:r>
      <w:proofErr w:type="spellEnd"/>
      <w:r w:rsidRPr="003769A4">
        <w:rPr>
          <w:lang w:val="en-US"/>
        </w:rPr>
        <w:t>):</w:t>
      </w:r>
    </w:p>
    <w:p w14:paraId="2DA016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params_try</w:t>
      </w:r>
      <w:proofErr w:type="spellEnd"/>
      <w:r w:rsidRPr="003769A4">
        <w:rPr>
          <w:lang w:val="en-US"/>
        </w:rPr>
        <w:t xml:space="preserve"> = params + sigma * N[</w:t>
      </w:r>
      <w:proofErr w:type="gramStart"/>
      <w:r w:rsidRPr="003769A4">
        <w:rPr>
          <w:lang w:val="en-US"/>
        </w:rPr>
        <w:t>j]  #</w:t>
      </w:r>
      <w:proofErr w:type="gramEnd"/>
      <w:r w:rsidRPr="003769A4">
        <w:rPr>
          <w:lang w:val="en-US"/>
        </w:rPr>
        <w:t xml:space="preserve"> N[j] = noise for this offspring</w:t>
      </w:r>
    </w:p>
    <w:p w14:paraId="718EE229" w14:textId="77777777" w:rsidR="003769A4" w:rsidRPr="003769A4" w:rsidRDefault="003769A4" w:rsidP="003769A4">
      <w:pPr>
        <w:spacing w:line="360" w:lineRule="auto"/>
        <w:jc w:val="both"/>
        <w:rPr>
          <w:lang w:val="en-US"/>
        </w:rPr>
      </w:pPr>
      <w:r w:rsidRPr="003769A4">
        <w:rPr>
          <w:lang w:val="en-US"/>
        </w:rPr>
        <w:t xml:space="preserve">      R[j] = f(</w:t>
      </w:r>
      <w:proofErr w:type="spellStart"/>
      <w:r w:rsidRPr="003769A4">
        <w:rPr>
          <w:lang w:val="en-US"/>
        </w:rPr>
        <w:t>params_try</w:t>
      </w:r>
      <w:proofErr w:type="spellEnd"/>
      <w:r w:rsidRPr="003769A4">
        <w:rPr>
          <w:lang w:val="en-US"/>
        </w:rPr>
        <w:t>)</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w:t>
      </w:r>
      <w:proofErr w:type="spellStart"/>
      <w:proofErr w:type="gramStart"/>
      <w:r w:rsidRPr="003769A4">
        <w:rPr>
          <w:lang w:val="en-US"/>
        </w:rPr>
        <w:t>R.mean</w:t>
      </w:r>
      <w:proofErr w:type="spellEnd"/>
      <w:proofErr w:type="gramEnd"/>
      <w:r w:rsidRPr="003769A4">
        <w:rPr>
          <w:lang w:val="en-US"/>
        </w:rPr>
        <w:t>()</w:t>
      </w:r>
    </w:p>
    <w:p w14:paraId="151D1F98" w14:textId="77777777" w:rsidR="003769A4" w:rsidRPr="003769A4" w:rsidRDefault="003769A4" w:rsidP="003769A4">
      <w:pPr>
        <w:spacing w:line="360" w:lineRule="auto"/>
        <w:jc w:val="both"/>
        <w:rPr>
          <w:lang w:val="en-US"/>
        </w:rPr>
      </w:pPr>
      <w:r w:rsidRPr="003769A4">
        <w:rPr>
          <w:lang w:val="en-US"/>
        </w:rPr>
        <w:t xml:space="preserve">    s = </w:t>
      </w:r>
      <w:proofErr w:type="spellStart"/>
      <w:proofErr w:type="gramStart"/>
      <w:r w:rsidRPr="003769A4">
        <w:rPr>
          <w:lang w:val="en-US"/>
        </w:rPr>
        <w:t>R.std</w:t>
      </w:r>
      <w:proofErr w:type="spellEnd"/>
      <w:r w:rsidRPr="003769A4">
        <w:rPr>
          <w:lang w:val="en-US"/>
        </w:rPr>
        <w:t>(</w:t>
      </w:r>
      <w:proofErr w:type="gramEnd"/>
      <w:r w:rsidRPr="003769A4">
        <w:rPr>
          <w:lang w:val="en-US"/>
        </w:rPr>
        <w:t>)</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w:t>
      </w:r>
      <w:proofErr w:type="gramStart"/>
      <w:r w:rsidRPr="003769A4">
        <w:rPr>
          <w:lang w:val="en-US"/>
        </w:rPr>
        <w:t>s  #</w:t>
      </w:r>
      <w:proofErr w:type="gramEnd"/>
      <w:r w:rsidRPr="003769A4">
        <w:rPr>
          <w:lang w:val="en-US"/>
        </w:rPr>
        <w:t xml:space="preserve">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w:t>
      </w:r>
      <w:proofErr w:type="spellStart"/>
      <w:r w:rsidRPr="003769A4">
        <w:rPr>
          <w:lang w:val="en-US"/>
        </w:rPr>
        <w:t>lr</w:t>
      </w:r>
      <w:proofErr w:type="spellEnd"/>
      <w:r w:rsidRPr="003769A4">
        <w:rPr>
          <w:lang w:val="en-US"/>
        </w:rPr>
        <w:t xml:space="preserve"> / (</w:t>
      </w:r>
      <w:proofErr w:type="spellStart"/>
      <w:r w:rsidRPr="003769A4">
        <w:rPr>
          <w:lang w:val="en-US"/>
        </w:rPr>
        <w:t>population_size</w:t>
      </w:r>
      <w:proofErr w:type="spellEnd"/>
      <w:r w:rsidRPr="003769A4">
        <w:rPr>
          <w:lang w:val="en-US"/>
        </w:rPr>
        <w:t xml:space="preserve"> * sigma) * </w:t>
      </w:r>
      <w:proofErr w:type="gramStart"/>
      <w:r w:rsidRPr="003769A4">
        <w:rPr>
          <w:lang w:val="en-US"/>
        </w:rPr>
        <w:t>np.dot(</w:t>
      </w:r>
      <w:proofErr w:type="gramEnd"/>
      <w:r w:rsidRPr="003769A4">
        <w:rPr>
          <w:lang w:val="en-US"/>
        </w:rPr>
        <w: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xml:space="preserve">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w:t>
      </w:r>
      <w:proofErr w:type="spellStart"/>
      <w:r w:rsidRPr="003769A4">
        <w:rPr>
          <w:lang w:val="en-US"/>
        </w:rPr>
        <w:t>Iter</w:t>
      </w:r>
      <w:proofErr w:type="spellEnd"/>
      <w:r w:rsidRPr="003769A4">
        <w:rPr>
          <w:lang w:val="en-US"/>
        </w:rPr>
        <w:t>:",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R.max</w:t>
      </w:r>
      <w:proofErr w:type="spellEnd"/>
      <w:r w:rsidRPr="003769A4">
        <w:rPr>
          <w:lang w:val="en-US"/>
        </w:rPr>
        <w:t>(</w:t>
      </w:r>
      <w:proofErr w:type="gramEnd"/>
      <w:r w:rsidRPr="003769A4">
        <w:rPr>
          <w:lang w:val="en-US"/>
        </w:rPr>
        <w:t>), "Duration:", (</w:t>
      </w:r>
      <w:proofErr w:type="spellStart"/>
      <w:r w:rsidRPr="003769A4">
        <w:rPr>
          <w:lang w:val="en-US"/>
        </w:rPr>
        <w:t>datetime.now</w:t>
      </w:r>
      <w:proofErr w:type="spellEnd"/>
      <w:r w:rsidRPr="003769A4">
        <w:rPr>
          <w:lang w:val="en-US"/>
        </w:rPr>
        <w:t>()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"Full time training: ", (</w:t>
      </w:r>
      <w:proofErr w:type="spellStart"/>
      <w:r w:rsidRPr="003769A4">
        <w:rPr>
          <w:lang w:val="en-US"/>
        </w:rPr>
        <w:t>datetime.now</w:t>
      </w:r>
      <w:proofErr w:type="spellEnd"/>
      <w:r w:rsidRPr="003769A4">
        <w:rPr>
          <w:lang w:val="en-US"/>
        </w:rPr>
        <w:t xml:space="preserve">() - </w:t>
      </w:r>
      <w:proofErr w:type="spellStart"/>
      <w:r w:rsidRPr="003769A4">
        <w:rPr>
          <w:lang w:val="en-US"/>
        </w:rPr>
        <w:t>full_time</w:t>
      </w:r>
      <w:proofErr w:type="spellEnd"/>
      <w:r w:rsidRPr="003769A4">
        <w:rPr>
          <w:lang w:val="en-US"/>
        </w:rPr>
        <w:t>))</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w:t>
      </w:r>
      <w:proofErr w:type="spellStart"/>
      <w:r w:rsidRPr="003769A4">
        <w:rPr>
          <w:lang w:val="en-US"/>
        </w:rPr>
        <w:t>reward_per_iteration</w:t>
      </w:r>
      <w:proofErr w:type="spellEnd"/>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reward_function</w:t>
      </w:r>
      <w:proofErr w:type="spellEnd"/>
      <w:r w:rsidRPr="003769A4">
        <w:rPr>
          <w:lang w:val="en-US"/>
        </w:rPr>
        <w:t>(params):</w:t>
      </w:r>
    </w:p>
    <w:p w14:paraId="282DDD8E"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0299467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(params)</w:t>
      </w:r>
    </w:p>
    <w:p w14:paraId="4D30E758" w14:textId="77777777" w:rsidR="003769A4" w:rsidRPr="003769A4" w:rsidRDefault="003769A4" w:rsidP="003769A4">
      <w:pPr>
        <w:spacing w:line="360" w:lineRule="auto"/>
        <w:jc w:val="both"/>
        <w:rPr>
          <w:lang w:val="en-US"/>
        </w:rPr>
      </w:pPr>
    </w:p>
    <w:p w14:paraId="682809F0" w14:textId="77777777" w:rsidR="003769A4" w:rsidRPr="003769A4" w:rsidRDefault="003769A4" w:rsidP="003769A4">
      <w:pPr>
        <w:spacing w:line="360" w:lineRule="auto"/>
        <w:jc w:val="both"/>
        <w:rPr>
          <w:lang w:val="en-US"/>
        </w:rPr>
      </w:pPr>
      <w:r w:rsidRPr="003769A4">
        <w:rPr>
          <w:lang w:val="en-US"/>
        </w:rPr>
        <w:t xml:space="preserve">  # play one episode and return the total reward</w:t>
      </w:r>
    </w:p>
    <w:p w14:paraId="63122D6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0</w:t>
      </w:r>
    </w:p>
    <w:p w14:paraId="4B64B3D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0</w:t>
      </w:r>
    </w:p>
    <w:p w14:paraId="71551141" w14:textId="77777777" w:rsidR="003769A4" w:rsidRPr="003769A4" w:rsidRDefault="003769A4" w:rsidP="003769A4">
      <w:pPr>
        <w:spacing w:line="360" w:lineRule="auto"/>
        <w:jc w:val="both"/>
        <w:rPr>
          <w:lang w:val="en-US"/>
        </w:rPr>
      </w:pPr>
      <w:r w:rsidRPr="003769A4">
        <w:rPr>
          <w:lang w:val="en-US"/>
        </w:rPr>
        <w:t xml:space="preserve">  done = False</w:t>
      </w:r>
    </w:p>
    <w:p w14:paraId="6783E0F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env.reset</w:t>
      </w:r>
      <w:proofErr w:type="spellEnd"/>
      <w:proofErr w:type="gramEnd"/>
      <w:r w:rsidRPr="003769A4">
        <w:rPr>
          <w:lang w:val="en-US"/>
        </w:rPr>
        <w:t>()</w:t>
      </w:r>
    </w:p>
    <w:p w14:paraId="495B968A"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r w:rsidRPr="003769A4">
        <w:rPr>
          <w:lang w:val="en-US"/>
        </w:rPr>
        <w:t>obs_dim</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obs</w:t>
      </w:r>
      <w:proofErr w:type="spellEnd"/>
      <w:r w:rsidRPr="003769A4">
        <w:rPr>
          <w:lang w:val="en-US"/>
        </w:rPr>
        <w:t>)</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np.zeros</w:t>
      </w:r>
      <w:proofErr w:type="spellEnd"/>
      <w:proofErr w:type="gramEnd"/>
      <w:r w:rsidRPr="003769A4">
        <w:rPr>
          <w:lang w:val="en-US"/>
        </w:rPr>
        <w:t xml:space="preserve">(HISTORY_LENGTH * </w:t>
      </w:r>
      <w:proofErr w:type="spellStart"/>
      <w:r w:rsidRPr="003769A4">
        <w:rPr>
          <w:lang w:val="en-US"/>
        </w:rPr>
        <w:t>obs_dim</w:t>
      </w:r>
      <w:proofErr w:type="spellEnd"/>
      <w:r w:rsidRPr="003769A4">
        <w:rPr>
          <w:lang w:val="en-US"/>
        </w:rPr>
        <w:t>)  # current state</w:t>
      </w:r>
    </w:p>
    <w:p w14:paraId="2CD2E4FD"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05B372A1" w14:textId="77777777" w:rsidR="003769A4" w:rsidRPr="003769A4" w:rsidRDefault="003769A4" w:rsidP="003769A4">
      <w:pPr>
        <w:spacing w:line="360" w:lineRule="auto"/>
        <w:jc w:val="both"/>
        <w:rPr>
          <w:lang w:val="en-US"/>
        </w:rPr>
      </w:pPr>
      <w:r w:rsidRPr="003769A4">
        <w:rPr>
          <w:lang w:val="en-US"/>
        </w:rPr>
        <w:t xml:space="preserve">  while not done: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77777777" w:rsidR="003769A4" w:rsidRPr="003769A4" w:rsidRDefault="003769A4" w:rsidP="003769A4">
      <w:pPr>
        <w:spacing w:line="360" w:lineRule="auto"/>
        <w:jc w:val="both"/>
        <w:rPr>
          <w:lang w:val="en-US"/>
        </w:rPr>
      </w:pPr>
      <w:r w:rsidRPr="003769A4">
        <w:rPr>
          <w:lang w:val="en-US"/>
        </w:rPr>
        <w:t xml:space="preserve">    action = </w:t>
      </w:r>
      <w:proofErr w:type="spellStart"/>
      <w:r w:rsidRPr="003769A4">
        <w:rPr>
          <w:lang w:val="en-US"/>
        </w:rPr>
        <w:t>model.sample_action</w:t>
      </w:r>
      <w:proofErr w:type="spellEnd"/>
      <w:r w:rsidRPr="003769A4">
        <w:rPr>
          <w:lang w:val="en-US"/>
        </w:rPr>
        <w:t>(state)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reward, done = </w:t>
      </w:r>
      <w:proofErr w:type="spellStart"/>
      <w:proofErr w:type="gramStart"/>
      <w:r w:rsidRPr="003769A4">
        <w:rPr>
          <w:lang w:val="en-US"/>
        </w:rPr>
        <w:t>env.step</w:t>
      </w:r>
      <w:proofErr w:type="spellEnd"/>
      <w:proofErr w:type="gramEnd"/>
      <w:r w:rsidRPr="003769A4">
        <w:rPr>
          <w:lang w:val="en-US"/>
        </w:rPr>
        <w:t>(action)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reward</w:t>
      </w:r>
    </w:p>
    <w:p w14:paraId="37C787EA"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np.roll</w:t>
      </w:r>
      <w:proofErr w:type="spellEnd"/>
      <w:proofErr w:type="gramEnd"/>
      <w:r w:rsidRPr="003769A4">
        <w:rPr>
          <w:lang w:val="en-US"/>
        </w:rPr>
        <w:t>(state, -</w:t>
      </w:r>
      <w:proofErr w:type="spellStart"/>
      <w:r w:rsidRPr="003769A4">
        <w:rPr>
          <w:lang w:val="en-US"/>
        </w:rPr>
        <w:t>obs_dim</w:t>
      </w:r>
      <w:proofErr w:type="spellEnd"/>
      <w:r w:rsidRPr="003769A4">
        <w:rPr>
          <w:lang w:val="en-US"/>
        </w:rPr>
        <w:t>)</w:t>
      </w:r>
    </w:p>
    <w:p w14:paraId="70F7AD5F"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15D47186"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episode_reward</w:t>
      </w:r>
      <w:proofErr w:type="spellEnd"/>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w:t>
      </w:r>
      <w:proofErr w:type="spellStart"/>
      <w:r w:rsidRPr="003769A4">
        <w:rPr>
          <w:lang w:val="en-US"/>
        </w:rPr>
        <w:t>len</w:t>
      </w:r>
      <w:proofErr w:type="spellEnd"/>
      <w:r w:rsidRPr="003769A4">
        <w:rPr>
          <w:lang w:val="en-US"/>
        </w:rPr>
        <w:t>(</w:t>
      </w:r>
      <w:proofErr w:type="spellStart"/>
      <w:proofErr w:type="gramStart"/>
      <w:r w:rsidRPr="003769A4">
        <w:rPr>
          <w:lang w:val="en-US"/>
        </w:rPr>
        <w:t>sys.argv</w:t>
      </w:r>
      <w:proofErr w:type="spellEnd"/>
      <w:proofErr w:type="gramEnd"/>
      <w:r w:rsidRPr="003769A4">
        <w:rPr>
          <w:lang w:val="en-US"/>
        </w:rPr>
        <w:t xml:space="preserve">) &gt; 1 and </w:t>
      </w:r>
      <w:proofErr w:type="spellStart"/>
      <w:r w:rsidRPr="003769A4">
        <w:rPr>
          <w:lang w:val="en-US"/>
        </w:rPr>
        <w:t>sys.argv</w:t>
      </w:r>
      <w:proofErr w:type="spellEnd"/>
      <w:r w:rsidRPr="003769A4">
        <w:rPr>
          <w:lang w:val="en-US"/>
        </w:rPr>
        <w:t>[1]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77777777" w:rsidR="003769A4" w:rsidRPr="003769A4" w:rsidRDefault="003769A4" w:rsidP="003769A4">
      <w:pPr>
        <w:spacing w:line="360" w:lineRule="auto"/>
        <w:jc w:val="both"/>
        <w:rPr>
          <w:lang w:val="en-US"/>
        </w:rPr>
      </w:pPr>
      <w:r w:rsidRPr="003769A4">
        <w:rPr>
          <w:lang w:val="en-US"/>
        </w:rPr>
        <w:t xml:space="preserve">    j = </w:t>
      </w:r>
      <w:proofErr w:type="spellStart"/>
      <w:proofErr w:type="gramStart"/>
      <w:r w:rsidRPr="003769A4">
        <w:rPr>
          <w:lang w:val="en-US"/>
        </w:rPr>
        <w:t>np.load</w:t>
      </w:r>
      <w:proofErr w:type="spellEnd"/>
      <w:proofErr w:type="gramEnd"/>
      <w:r w:rsidRPr="003769A4">
        <w:rPr>
          <w:lang w:val="en-US"/>
        </w:rPr>
        <w:t>('</w:t>
      </w:r>
      <w:proofErr w:type="spellStart"/>
      <w:r w:rsidRPr="003769A4">
        <w:rPr>
          <w:lang w:val="en-US"/>
        </w:rPr>
        <w:t>es_flappy_results.npz</w:t>
      </w:r>
      <w:proofErr w:type="spellEnd"/>
      <w:r w:rsidRPr="003769A4">
        <w:rPr>
          <w:lang w:val="en-US"/>
        </w:rPr>
        <w:t>')</w:t>
      </w:r>
    </w:p>
    <w:p w14:paraId="7A09D7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 </w:t>
      </w:r>
      <w:proofErr w:type="spellStart"/>
      <w:proofErr w:type="gramStart"/>
      <w:r w:rsidRPr="003769A4">
        <w:rPr>
          <w:lang w:val="en-US"/>
        </w:rPr>
        <w:t>np.concatenate</w:t>
      </w:r>
      <w:proofErr w:type="spellEnd"/>
      <w:proofErr w:type="gramEnd"/>
      <w:r w:rsidRPr="003769A4">
        <w:rPr>
          <w:lang w:val="en-US"/>
        </w:rPr>
        <w:t>(</w:t>
      </w:r>
    </w:p>
    <w:p w14:paraId="66A01C29" w14:textId="77777777" w:rsidR="003769A4" w:rsidRPr="003769A4" w:rsidRDefault="003769A4" w:rsidP="003769A4">
      <w:pPr>
        <w:spacing w:line="360" w:lineRule="auto"/>
        <w:jc w:val="both"/>
        <w:rPr>
          <w:lang w:val="en-US"/>
        </w:rPr>
      </w:pPr>
      <w:r w:rsidRPr="003769A4">
        <w:rPr>
          <w:lang w:val="en-US"/>
        </w:rPr>
        <w:t xml:space="preserve">        [j['W1'</w:t>
      </w:r>
      <w:proofErr w:type="gramStart"/>
      <w:r w:rsidRPr="003769A4">
        <w:rPr>
          <w:lang w:val="en-US"/>
        </w:rPr>
        <w:t>].flatten</w:t>
      </w:r>
      <w:proofErr w:type="gramEnd"/>
      <w:r w:rsidRPr="003769A4">
        <w:rPr>
          <w:lang w:val="en-US"/>
        </w:rPr>
        <w:t>(),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w:t>
      </w:r>
      <w:proofErr w:type="gramStart"/>
      <w:r w:rsidRPr="003769A4">
        <w:rPr>
          <w:lang w:val="en-US"/>
        </w:rPr>
        <w:t>].shape</w:t>
      </w:r>
      <w:proofErr w:type="gramEnd"/>
    </w:p>
    <w:p w14:paraId="4920E2C9" w14:textId="77777777" w:rsidR="003769A4" w:rsidRPr="003769A4" w:rsidRDefault="003769A4" w:rsidP="003769A4">
      <w:pPr>
        <w:spacing w:line="360" w:lineRule="auto"/>
        <w:jc w:val="both"/>
        <w:rPr>
          <w:lang w:val="en-US"/>
        </w:rPr>
      </w:pPr>
      <w:r w:rsidRPr="003769A4">
        <w:rPr>
          <w:lang w:val="en-US"/>
        </w:rPr>
        <w:t xml:space="preserve">    K = </w:t>
      </w:r>
      <w:proofErr w:type="spellStart"/>
      <w:r w:rsidRPr="003769A4">
        <w:rPr>
          <w:lang w:val="en-US"/>
        </w:rPr>
        <w:t>len</w:t>
      </w:r>
      <w:proofErr w:type="spellEnd"/>
      <w:r w:rsidRPr="003769A4">
        <w:rPr>
          <w:lang w:val="en-US"/>
        </w:rPr>
        <w:t>(j['b2'])</w:t>
      </w:r>
    </w:p>
    <w:p w14:paraId="0DA90FCA"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model.D</w:t>
      </w:r>
      <w:proofErr w:type="spellEnd"/>
      <w:proofErr w:type="gramEnd"/>
      <w:r w:rsidRPr="003769A4">
        <w:rPr>
          <w:lang w:val="en-US"/>
        </w:rPr>
        <w:t xml:space="preserve">, </w:t>
      </w:r>
      <w:proofErr w:type="spellStart"/>
      <w:r w:rsidRPr="003769A4">
        <w:rPr>
          <w:lang w:val="en-US"/>
        </w:rPr>
        <w:t>model.M</w:t>
      </w:r>
      <w:proofErr w:type="spellEnd"/>
      <w:r w:rsidRPr="003769A4">
        <w:rPr>
          <w:lang w:val="en-US"/>
        </w:rPr>
        <w:t xml:space="preserve">, </w:t>
      </w:r>
      <w:proofErr w:type="spellStart"/>
      <w:r w:rsidRPr="003769A4">
        <w:rPr>
          <w:lang w:val="en-US"/>
        </w:rPr>
        <w:t>model.K</w:t>
      </w:r>
      <w:proofErr w:type="spellEnd"/>
      <w:r w:rsidRPr="003769A4">
        <w:rPr>
          <w:lang w:val="en-US"/>
        </w:rPr>
        <w:t xml:space="preserve">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27B0BA2E"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model.init</w:t>
      </w:r>
      <w:proofErr w:type="spellEnd"/>
      <w:proofErr w:type="gramEnd"/>
      <w:r w:rsidRPr="003769A4">
        <w:rPr>
          <w:lang w:val="en-US"/>
        </w:rPr>
        <w:t>()</w:t>
      </w:r>
    </w:p>
    <w:p w14:paraId="41E34383"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model.get_</w:t>
      </w:r>
      <w:proofErr w:type="gramStart"/>
      <w:r w:rsidRPr="003769A4">
        <w:rPr>
          <w:lang w:val="en-US"/>
        </w:rPr>
        <w:t>params</w:t>
      </w:r>
      <w:proofErr w:type="spellEnd"/>
      <w:r w:rsidRPr="003769A4">
        <w:rPr>
          <w:lang w:val="en-US"/>
        </w:rPr>
        <w:t>(</w:t>
      </w:r>
      <w:proofErr w:type="gramEnd"/>
      <w:r w:rsidRPr="003769A4">
        <w:rPr>
          <w:lang w:val="en-US"/>
        </w:rPr>
        <w:t>)</w:t>
      </w:r>
    </w:p>
    <w:p w14:paraId="46A1D96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rewards =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4A1DEB9B" w14:textId="77777777" w:rsidR="003769A4" w:rsidRPr="003769A4" w:rsidRDefault="003769A4" w:rsidP="003769A4">
      <w:pPr>
        <w:spacing w:line="360" w:lineRule="auto"/>
        <w:jc w:val="both"/>
        <w:rPr>
          <w:lang w:val="en-US"/>
        </w:rPr>
      </w:pPr>
      <w:r w:rsidRPr="003769A4">
        <w:rPr>
          <w:lang w:val="en-US"/>
        </w:rPr>
        <w:t xml:space="preserve">        f=</w:t>
      </w:r>
      <w:proofErr w:type="spellStart"/>
      <w:r w:rsidRPr="003769A4">
        <w:rPr>
          <w:lang w:val="en-US"/>
        </w:rPr>
        <w:t>reward_function</w:t>
      </w:r>
      <w:proofErr w:type="spellEnd"/>
      <w:r w:rsidRPr="003769A4">
        <w:rPr>
          <w:lang w:val="en-US"/>
        </w:rPr>
        <w:t>,</w:t>
      </w:r>
    </w:p>
    <w:p w14:paraId="78E4731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=0.03,</w:t>
      </w:r>
    </w:p>
    <w:p w14:paraId="59A1BB1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=params,</w:t>
      </w:r>
    </w:p>
    <w:p w14:paraId="2C930D1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712DC6DF" w14:textId="77777777" w:rsidR="003769A4" w:rsidRPr="003769A4" w:rsidRDefault="003769A4" w:rsidP="003769A4">
      <w:pPr>
        <w:spacing w:line="360" w:lineRule="auto"/>
        <w:jc w:val="both"/>
        <w:rPr>
          <w:lang w:val="en-US"/>
        </w:rPr>
      </w:pPr>
      <w:r w:rsidRPr="003769A4">
        <w:rPr>
          <w:lang w:val="en-US"/>
        </w:rPr>
        <w:t xml:space="preserve">    # plot the rewards per iteration</w:t>
      </w:r>
    </w:p>
    <w:p w14:paraId="04335C97"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plt.plot</w:t>
      </w:r>
      <w:proofErr w:type="spellEnd"/>
      <w:proofErr w:type="gramEnd"/>
      <w:r w:rsidRPr="003769A4">
        <w:rPr>
          <w:lang w:val="en-US"/>
        </w:rPr>
        <w:t>(rewards)</w:t>
      </w:r>
    </w:p>
    <w:p w14:paraId="4173BED5"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plt.show</w:t>
      </w:r>
      <w:proofErr w:type="spellEnd"/>
      <w:proofErr w:type="gramEnd"/>
      <w:r w:rsidRPr="003769A4">
        <w:rPr>
          <w:lang w:val="en-US"/>
        </w:rPr>
        <w:t>()</w:t>
      </w:r>
    </w:p>
    <w:p w14:paraId="106CD12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w:t>
      </w:r>
      <w:proofErr w:type="spellStart"/>
      <w:r w:rsidRPr="003769A4">
        <w:rPr>
          <w:lang w:val="en-US"/>
        </w:rPr>
        <w:t>best_params</w:t>
      </w:r>
      <w:proofErr w:type="spellEnd"/>
      <w:r w:rsidRPr="003769A4">
        <w:rPr>
          <w:lang w:val="en-US"/>
        </w:rPr>
        <w:t>)</w:t>
      </w:r>
    </w:p>
    <w:p w14:paraId="39A00AC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np.savez</w:t>
      </w:r>
      <w:proofErr w:type="spellEnd"/>
      <w:proofErr w:type="gramEnd"/>
      <w:r w:rsidRPr="003769A4">
        <w:rPr>
          <w:lang w:val="en-US"/>
        </w:rPr>
        <w:t>(</w:t>
      </w:r>
    </w:p>
    <w:p w14:paraId="4BCB213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es_flappy_results.npz</w:t>
      </w:r>
      <w:proofErr w:type="spellEnd"/>
      <w:r w:rsidRPr="003769A4">
        <w:rPr>
          <w:lang w:val="en-US"/>
        </w:rPr>
        <w:t>',</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model.get_params_</w:t>
      </w:r>
      <w:proofErr w:type="gramStart"/>
      <w:r w:rsidRPr="003769A4">
        <w:rPr>
          <w:lang w:val="en-US"/>
        </w:rPr>
        <w:t>dict</w:t>
      </w:r>
      <w:proofErr w:type="spellEnd"/>
      <w:r w:rsidRPr="003769A4">
        <w:rPr>
          <w:lang w:val="en-US"/>
        </w:rPr>
        <w:t>(</w:t>
      </w:r>
      <w:proofErr w:type="gramEnd"/>
      <w:r w:rsidRPr="003769A4">
        <w:rPr>
          <w:lang w:val="en-US"/>
        </w:rPr>
        <w: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7A22E893" w14:textId="77777777" w:rsidR="003769A4" w:rsidRPr="003769A4" w:rsidRDefault="003769A4" w:rsidP="003769A4">
      <w:pPr>
        <w:spacing w:line="360" w:lineRule="auto"/>
        <w:jc w:val="both"/>
        <w:rPr>
          <w:lang w:val="en-US"/>
        </w:rPr>
      </w:pPr>
      <w:r w:rsidRPr="003769A4">
        <w:rPr>
          <w:lang w:val="en-US"/>
        </w:rPr>
        <w:t xml:space="preserve">  for _ in </w:t>
      </w:r>
      <w:proofErr w:type="gramStart"/>
      <w:r w:rsidRPr="003769A4">
        <w:rPr>
          <w:lang w:val="en-US"/>
        </w:rPr>
        <w:t>range(</w:t>
      </w:r>
      <w:proofErr w:type="gramEnd"/>
      <w:r w:rsidRPr="003769A4">
        <w:rPr>
          <w:lang w:val="en-US"/>
        </w:rPr>
        <w:t>5):</w:t>
      </w:r>
    </w:p>
    <w:p w14:paraId="11CF5AC9" w14:textId="6C16CA74" w:rsidR="004D00C4" w:rsidRDefault="003769A4" w:rsidP="00082F3D">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 xml:space="preserve">"Test:", </w:t>
      </w:r>
      <w:proofErr w:type="spellStart"/>
      <w:r w:rsidRPr="003769A4">
        <w:rPr>
          <w:lang w:val="en-US"/>
        </w:rPr>
        <w:t>reward_function</w:t>
      </w:r>
      <w:proofErr w:type="spellEnd"/>
      <w:r w:rsidRPr="003769A4">
        <w:rPr>
          <w:lang w:val="en-US"/>
        </w:rPr>
        <w:t>(</w:t>
      </w:r>
      <w:proofErr w:type="spellStart"/>
      <w:r w:rsidRPr="003769A4">
        <w:rPr>
          <w:lang w:val="en-US"/>
        </w:rPr>
        <w:t>best_params</w:t>
      </w:r>
      <w:proofErr w:type="spellEnd"/>
      <w:r w:rsidRPr="003769A4">
        <w:rPr>
          <w:lang w:val="en-US"/>
        </w:rPr>
        <w:t>))</w:t>
      </w:r>
    </w:p>
    <w:p w14:paraId="4161AA58" w14:textId="77777777" w:rsidR="001B5F8B" w:rsidRDefault="001B5F8B" w:rsidP="00082F3D">
      <w:pPr>
        <w:spacing w:line="360" w:lineRule="auto"/>
        <w:jc w:val="both"/>
        <w:rPr>
          <w:lang w:val="en-US"/>
        </w:rPr>
      </w:pPr>
    </w:p>
    <w:p w14:paraId="4E145AF0" w14:textId="2AE0653E" w:rsidR="00770E06" w:rsidRPr="0002566D" w:rsidRDefault="00FB12D8" w:rsidP="00082F3D">
      <w:pPr>
        <w:spacing w:line="360" w:lineRule="auto"/>
        <w:jc w:val="both"/>
        <w:rPr>
          <w:ins w:id="483" w:author="Олександр Романченко" w:date="2020-05-16T19:24:00Z"/>
          <w:b/>
          <w:bCs/>
          <w:lang w:val="en-US"/>
        </w:rPr>
      </w:pPr>
      <w:r w:rsidRPr="0002566D">
        <w:rPr>
          <w:b/>
          <w:bCs/>
          <w:lang w:val="en-US"/>
        </w:rPr>
        <w:lastRenderedPageBreak/>
        <w:t>S</w:t>
      </w:r>
      <w:r w:rsidR="00770E06" w:rsidRPr="0002566D">
        <w:rPr>
          <w:b/>
          <w:bCs/>
          <w:lang w:val="en-US"/>
        </w:rPr>
        <w:t>ources:</w:t>
      </w:r>
    </w:p>
    <w:p w14:paraId="7D98C660" w14:textId="2C96EC1C" w:rsidR="000648E4" w:rsidRPr="0002566D" w:rsidRDefault="00834755" w:rsidP="000648E4">
      <w:pPr>
        <w:pStyle w:val="ListParagraph"/>
        <w:numPr>
          <w:ilvl w:val="0"/>
          <w:numId w:val="22"/>
        </w:numPr>
        <w:spacing w:line="360" w:lineRule="auto"/>
        <w:jc w:val="both"/>
        <w:rPr>
          <w:ins w:id="484" w:author="Олександр Романченко" w:date="2020-05-16T19:24:00Z"/>
          <w:rFonts w:ascii="Times New Roman" w:hAnsi="Times New Roman" w:cs="Times New Roman"/>
          <w:lang w:val="en-US"/>
        </w:rPr>
      </w:pPr>
      <w:ins w:id="485" w:author="Олександр Романченко" w:date="2020-05-16T19:24:00Z">
        <w:r w:rsidRPr="0002566D">
          <w:rPr>
            <w:rFonts w:ascii="Times New Roman" w:hAnsi="Times New Roman" w:cs="Times New Roman"/>
            <w:lang w:val="en-US"/>
            <w:rPrChange w:id="486" w:author="Олександр Романченко" w:date="2020-05-16T19:24:00Z">
              <w:rPr>
                <w:b/>
                <w:bCs/>
                <w:lang w:val="en-US"/>
              </w:rPr>
            </w:rPrChange>
          </w:rPr>
          <w:t>implementation of “Flappy Bird” with Q-learning algorithm</w:t>
        </w:r>
        <w:r w:rsidRPr="0002566D">
          <w:rPr>
            <w:rFonts w:ascii="Times New Roman" w:hAnsi="Times New Roman" w:cs="Times New Roman"/>
            <w:lang w:val="en-US"/>
          </w:rPr>
          <w:t xml:space="preserve">: </w:t>
        </w:r>
      </w:ins>
    </w:p>
    <w:p w14:paraId="34ECC337" w14:textId="0A51C1AD" w:rsidR="00834755" w:rsidRPr="0002566D" w:rsidRDefault="00834755">
      <w:pPr>
        <w:pStyle w:val="ListParagraph"/>
        <w:rPr>
          <w:lang w:val="en-US"/>
        </w:rPr>
        <w:pPrChange w:id="487" w:author="Олександр Романченко" w:date="2020-05-16T19:24:00Z">
          <w:pPr>
            <w:spacing w:line="360" w:lineRule="auto"/>
            <w:jc w:val="both"/>
          </w:pPr>
        </w:pPrChange>
      </w:pPr>
      <w:ins w:id="488" w:author="Олександр Романченко" w:date="2020-05-16T19:24:00Z">
        <w:r w:rsidRPr="0002566D">
          <w:rPr>
            <w:rFonts w:ascii="Times New Roman" w:hAnsi="Times New Roman" w:cs="Times New Roman"/>
            <w:lang w:val="en-US"/>
          </w:rPr>
          <w:fldChar w:fldCharType="begin"/>
        </w:r>
        <w:r w:rsidRPr="0002566D">
          <w:rPr>
            <w:rFonts w:ascii="Times New Roman" w:hAnsi="Times New Roman" w:cs="Times New Roman"/>
            <w:lang w:val="en-US"/>
          </w:rPr>
          <w:instrText xml:space="preserve"> HYPERLINK "</w:instrText>
        </w:r>
        <w:r w:rsidRPr="0002566D">
          <w:rPr>
            <w:lang w:val="en-US"/>
            <w:rPrChange w:id="489" w:author="Олександр Романченко" w:date="2020-05-16T19:24:00Z">
              <w:rPr>
                <w:rStyle w:val="Hyperlink"/>
              </w:rPr>
            </w:rPrChange>
          </w:rPr>
          <w:instrText>https://sarvagyavaish.github.io/FlappyBirdRL/</w:instrText>
        </w:r>
        <w:r w:rsidRPr="0002566D">
          <w:rPr>
            <w:rFonts w:ascii="Times New Roman" w:hAnsi="Times New Roman" w:cs="Times New Roman"/>
            <w:lang w:val="en-US"/>
          </w:rPr>
          <w:instrText xml:space="preserve">" </w:instrText>
        </w:r>
        <w:r w:rsidRPr="0002566D">
          <w:rPr>
            <w:rFonts w:ascii="Times New Roman" w:hAnsi="Times New Roman" w:cs="Times New Roman"/>
            <w:lang w:val="en-US"/>
          </w:rPr>
          <w:fldChar w:fldCharType="separate"/>
        </w:r>
        <w:r w:rsidRPr="0002566D">
          <w:rPr>
            <w:rStyle w:val="Hyperlink"/>
            <w:rFonts w:ascii="Times New Roman" w:hAnsi="Times New Roman" w:cs="Times New Roman"/>
            <w:lang w:val="en-US"/>
            <w:rPrChange w:id="490" w:author="Олександр Романченко" w:date="2020-05-16T19:24:00Z">
              <w:rPr>
                <w:rStyle w:val="Hyperlink"/>
              </w:rPr>
            </w:rPrChange>
          </w:rPr>
          <w:t>https://sarvagyavaish.github.io/FlappyBirdRL/</w:t>
        </w:r>
        <w:r w:rsidRPr="0002566D">
          <w:rPr>
            <w:rFonts w:ascii="Times New Roman" w:hAnsi="Times New Roman" w:cs="Times New Roman"/>
            <w:lang w:val="en-US"/>
          </w:rPr>
          <w:fldChar w:fldCharType="end"/>
        </w:r>
      </w:ins>
    </w:p>
    <w:p w14:paraId="7DF196F4" w14:textId="77777777" w:rsidR="00770E06" w:rsidRPr="0002566D" w:rsidRDefault="00FA1678" w:rsidP="00082F3D">
      <w:pPr>
        <w:pStyle w:val="ListParagraph"/>
        <w:numPr>
          <w:ilvl w:val="0"/>
          <w:numId w:val="16"/>
        </w:numPr>
        <w:spacing w:line="360" w:lineRule="auto"/>
        <w:jc w:val="both"/>
        <w:rPr>
          <w:rFonts w:ascii="Times New Roman" w:hAnsi="Times New Roman" w:cs="Times New Roman"/>
          <w:lang w:val="en-US"/>
        </w:rPr>
      </w:pPr>
      <w:hyperlink r:id="rId28" w:history="1">
        <w:r w:rsidR="00770E06" w:rsidRPr="0002566D">
          <w:rPr>
            <w:rStyle w:val="Teksttreci2"/>
            <w:rFonts w:ascii="Times New Roman" w:hAnsi="Times New Roman" w:cs="Times New Roman"/>
            <w:sz w:val="24"/>
            <w:szCs w:val="24"/>
            <w:lang w:val="en-US"/>
          </w:rPr>
          <w:t>https://towardsdatascience.com/introduction-to-machine-learning-for-beginners-eed6024fdb08</w:t>
        </w:r>
      </w:hyperlink>
    </w:p>
    <w:p w14:paraId="383912D1" w14:textId="6066A9F2" w:rsidR="00770E06" w:rsidRPr="0002566D" w:rsidRDefault="00FA1678"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hyperlink r:id="rId29" w:history="1">
        <w:r w:rsidR="00770E06" w:rsidRPr="0002566D">
          <w:rPr>
            <w:rStyle w:val="Teksttreci2"/>
            <w:rFonts w:ascii="Times New Roman" w:hAnsi="Times New Roman" w:cs="Times New Roman"/>
            <w:sz w:val="24"/>
            <w:szCs w:val="24"/>
            <w:lang w:val="en-US"/>
          </w:rPr>
          <w:t>https://blog.soshace.com/deep-learning-vs-machine-learning-overview-comparison/</w:t>
        </w:r>
      </w:hyperlink>
    </w:p>
    <w:p w14:paraId="5D9290B0" w14:textId="517E3412" w:rsidR="00B53E5B" w:rsidRPr="0002566D" w:rsidRDefault="00B53E5B"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r w:rsidRPr="0002566D">
        <w:rPr>
          <w:rStyle w:val="Teksttreci2"/>
          <w:rFonts w:ascii="Times New Roman" w:hAnsi="Times New Roman" w:cs="Times New Roman"/>
          <w:sz w:val="24"/>
          <w:szCs w:val="24"/>
          <w:lang w:val="en-US"/>
        </w:rPr>
        <w:t>Reinforcement Learning: An Introduction (</w:t>
      </w:r>
      <w:r w:rsidRPr="0002566D">
        <w:rPr>
          <w:rFonts w:ascii="Times New Roman" w:hAnsi="Times New Roman" w:cs="Times New Roman"/>
          <w:lang w:val="en-GB"/>
        </w:rPr>
        <w:t xml:space="preserve">Richard S. Sutton and Andrew G. </w:t>
      </w:r>
      <w:proofErr w:type="spellStart"/>
      <w:r w:rsidRPr="0002566D">
        <w:rPr>
          <w:rFonts w:ascii="Times New Roman" w:hAnsi="Times New Roman" w:cs="Times New Roman"/>
          <w:lang w:val="en-GB"/>
        </w:rPr>
        <w:t>Barto</w:t>
      </w:r>
      <w:proofErr w:type="spellEnd"/>
      <w:r w:rsidRPr="0002566D">
        <w:rPr>
          <w:rFonts w:ascii="Times New Roman" w:hAnsi="Times New Roman" w:cs="Times New Roman"/>
          <w:lang w:val="en-GB"/>
        </w:rPr>
        <w:t>, 2014-2015</w:t>
      </w:r>
      <w:r w:rsidRPr="0002566D">
        <w:rPr>
          <w:rStyle w:val="Teksttreci2"/>
          <w:rFonts w:ascii="Times New Roman" w:hAnsi="Times New Roman" w:cs="Times New Roman"/>
          <w:sz w:val="24"/>
          <w:szCs w:val="24"/>
          <w:lang w:val="en-US"/>
        </w:rPr>
        <w:t>)</w:t>
      </w:r>
    </w:p>
    <w:p w14:paraId="71A06B6E" w14:textId="0B3A5E1F" w:rsidR="00B53E5B" w:rsidRPr="0002566D" w:rsidRDefault="00A0275D" w:rsidP="00082F3D">
      <w:pPr>
        <w:pStyle w:val="ListParagraph"/>
        <w:numPr>
          <w:ilvl w:val="0"/>
          <w:numId w:val="16"/>
        </w:numPr>
        <w:spacing w:line="360" w:lineRule="auto"/>
        <w:jc w:val="both"/>
        <w:rPr>
          <w:rStyle w:val="Teksttreci2"/>
          <w:rFonts w:ascii="Times New Roman" w:hAnsi="Times New Roman" w:cs="Times New Roman"/>
          <w:sz w:val="24"/>
          <w:szCs w:val="24"/>
          <w:lang w:val="en-US"/>
        </w:rPr>
      </w:pPr>
      <w:r w:rsidRPr="0002566D">
        <w:rPr>
          <w:rStyle w:val="Teksttreci2"/>
          <w:rFonts w:ascii="Times New Roman" w:hAnsi="Times New Roman" w:cs="Times New Roman"/>
          <w:sz w:val="24"/>
          <w:szCs w:val="24"/>
          <w:lang w:val="en-US"/>
        </w:rPr>
        <w:t>u</w:t>
      </w:r>
      <w:r w:rsidR="004F1CB0" w:rsidRPr="0002566D">
        <w:rPr>
          <w:rStyle w:val="Teksttreci2"/>
          <w:rFonts w:ascii="Times New Roman" w:hAnsi="Times New Roman" w:cs="Times New Roman"/>
          <w:sz w:val="24"/>
          <w:szCs w:val="24"/>
          <w:lang w:val="en-US"/>
        </w:rPr>
        <w:t>demy.com</w:t>
      </w:r>
    </w:p>
    <w:p w14:paraId="2B363EEF" w14:textId="77777777" w:rsidR="00030317" w:rsidRPr="0002566D" w:rsidRDefault="00FA1678" w:rsidP="00082F3D">
      <w:pPr>
        <w:pStyle w:val="ListParagraph"/>
        <w:numPr>
          <w:ilvl w:val="0"/>
          <w:numId w:val="16"/>
        </w:numPr>
        <w:spacing w:line="360" w:lineRule="auto"/>
        <w:jc w:val="both"/>
        <w:rPr>
          <w:rFonts w:ascii="Times New Roman" w:hAnsi="Times New Roman" w:cs="Times New Roman"/>
          <w:lang w:val="en-US"/>
        </w:rPr>
      </w:pPr>
      <w:hyperlink r:id="rId30" w:history="1">
        <w:r w:rsidR="00030317" w:rsidRPr="0002566D">
          <w:rPr>
            <w:rStyle w:val="Hyperlink"/>
            <w:rFonts w:ascii="Times New Roman" w:hAnsi="Times New Roman" w:cs="Times New Roman"/>
            <w:lang w:val="en-US"/>
          </w:rPr>
          <w:t>https://en.wikipedia.org/wiki/Reinforcement_learning</w:t>
        </w:r>
      </w:hyperlink>
    </w:p>
    <w:p w14:paraId="30DE9ED5" w14:textId="701369CB" w:rsidR="004F1CB0" w:rsidRPr="0002566D" w:rsidRDefault="009E30E2" w:rsidP="00082F3D">
      <w:pPr>
        <w:pStyle w:val="ListParagraph"/>
        <w:numPr>
          <w:ilvl w:val="0"/>
          <w:numId w:val="16"/>
        </w:numPr>
        <w:spacing w:line="360" w:lineRule="auto"/>
        <w:jc w:val="both"/>
        <w:rPr>
          <w:rFonts w:ascii="Times New Roman" w:eastAsia="Times New Roman" w:hAnsi="Times New Roman" w:cs="Times New Roman"/>
          <w:lang w:val="en-US"/>
        </w:rPr>
      </w:pPr>
      <w:r w:rsidRPr="0002566D">
        <w:rPr>
          <w:rStyle w:val="Teksttreci2"/>
          <w:rFonts w:ascii="Times New Roman" w:hAnsi="Times New Roman" w:cs="Times New Roman"/>
          <w:sz w:val="24"/>
          <w:szCs w:val="24"/>
          <w:lang w:val="en-US"/>
        </w:rPr>
        <w:t>Reinforcement Learning: Theory and Practice (</w:t>
      </w:r>
      <w:r w:rsidRPr="0002566D">
        <w:rPr>
          <w:rFonts w:ascii="Times New Roman" w:hAnsi="Times New Roman" w:cs="Times New Roman"/>
          <w:lang w:val="en-US"/>
        </w:rPr>
        <w:t xml:space="preserve">Csaba </w:t>
      </w:r>
      <w:proofErr w:type="spellStart"/>
      <w:r w:rsidRPr="0002566D">
        <w:rPr>
          <w:rFonts w:ascii="Times New Roman" w:hAnsi="Times New Roman" w:cs="Times New Roman"/>
          <w:lang w:val="en-US"/>
        </w:rPr>
        <w:t>Szepesvari</w:t>
      </w:r>
      <w:proofErr w:type="spellEnd"/>
      <w:r w:rsidRPr="0002566D">
        <w:rPr>
          <w:rFonts w:ascii="Times New Roman" w:hAnsi="Times New Roman" w:cs="Times New Roman"/>
          <w:lang w:val="en-US"/>
        </w:rPr>
        <w:t>)</w:t>
      </w:r>
    </w:p>
    <w:p w14:paraId="64B213F7" w14:textId="77777777" w:rsidR="00E2374E" w:rsidRPr="0002566D" w:rsidRDefault="00FA1678" w:rsidP="00082F3D">
      <w:pPr>
        <w:pStyle w:val="ListParagraph"/>
        <w:numPr>
          <w:ilvl w:val="0"/>
          <w:numId w:val="16"/>
        </w:numPr>
        <w:spacing w:line="360" w:lineRule="auto"/>
        <w:jc w:val="both"/>
        <w:rPr>
          <w:rFonts w:ascii="Times New Roman" w:hAnsi="Times New Roman" w:cs="Times New Roman"/>
          <w:lang w:val="en-US"/>
        </w:rPr>
      </w:pPr>
      <w:hyperlink r:id="rId31" w:history="1">
        <w:r w:rsidR="00E2374E" w:rsidRPr="0002566D">
          <w:rPr>
            <w:rStyle w:val="Hyperlink"/>
            <w:rFonts w:ascii="Times New Roman" w:hAnsi="Times New Roman" w:cs="Times New Roman"/>
            <w:lang w:val="en-US"/>
          </w:rPr>
          <w:t>https://openai.com/blog/evolution-strategies/</w:t>
        </w:r>
      </w:hyperlink>
    </w:p>
    <w:p w14:paraId="33CE8975" w14:textId="48CC62B4" w:rsidR="00F37507" w:rsidRPr="0002566D" w:rsidRDefault="00FA1678" w:rsidP="00082F3D">
      <w:pPr>
        <w:pStyle w:val="ListParagraph"/>
        <w:numPr>
          <w:ilvl w:val="0"/>
          <w:numId w:val="16"/>
        </w:numPr>
        <w:spacing w:line="360" w:lineRule="auto"/>
        <w:jc w:val="both"/>
        <w:rPr>
          <w:rFonts w:ascii="Times New Roman" w:hAnsi="Times New Roman" w:cs="Times New Roman"/>
          <w:lang w:val="en-US"/>
        </w:rPr>
      </w:pPr>
      <w:hyperlink r:id="rId32" w:history="1">
        <w:r w:rsidR="004361DD" w:rsidRPr="0002566D">
          <w:rPr>
            <w:rStyle w:val="Hyperlink"/>
            <w:rFonts w:ascii="Times New Roman" w:hAnsi="Times New Roman" w:cs="Times New Roman"/>
            <w:lang w:val="en-US"/>
          </w:rPr>
          <w:t>https://pygame-learning-environment.readthedocs.io/en/latest/</w:t>
        </w:r>
      </w:hyperlink>
    </w:p>
    <w:p w14:paraId="607030BC" w14:textId="7501290C" w:rsidR="000648E4" w:rsidRPr="0002566D" w:rsidRDefault="00FA1678" w:rsidP="00C94C70">
      <w:pPr>
        <w:pStyle w:val="ListParagraph"/>
        <w:numPr>
          <w:ilvl w:val="0"/>
          <w:numId w:val="16"/>
        </w:numPr>
        <w:jc w:val="both"/>
        <w:rPr>
          <w:rFonts w:ascii="Times New Roman" w:hAnsi="Times New Roman" w:cs="Times New Roman"/>
        </w:rPr>
      </w:pPr>
      <w:hyperlink r:id="rId33" w:history="1">
        <w:r w:rsidR="00D97AD3" w:rsidRPr="0002566D">
          <w:rPr>
            <w:rFonts w:ascii="Times New Roman" w:hAnsi="Times New Roman" w:cs="Times New Roman"/>
            <w:color w:val="0000FF"/>
            <w:u w:val="single"/>
          </w:rPr>
          <w:t>https://stackoverflow.com/</w:t>
        </w:r>
      </w:hyperlink>
    </w:p>
    <w:p w14:paraId="09D24FE7" w14:textId="77777777" w:rsidR="00700E56" w:rsidRPr="00C94C70" w:rsidRDefault="00700E56" w:rsidP="00082F3D">
      <w:pPr>
        <w:spacing w:line="360" w:lineRule="auto"/>
        <w:jc w:val="both"/>
      </w:pPr>
    </w:p>
    <w:p w14:paraId="6837B437" w14:textId="77777777" w:rsidR="00770E06" w:rsidRPr="009F0089" w:rsidRDefault="00770E06" w:rsidP="00082F3D">
      <w:pPr>
        <w:spacing w:line="360" w:lineRule="auto"/>
        <w:jc w:val="both"/>
        <w:rPr>
          <w:lang w:val="en-US"/>
        </w:rPr>
      </w:pPr>
    </w:p>
    <w:sectPr w:rsidR="00770E06" w:rsidRPr="009F0089" w:rsidSect="00082F3D">
      <w:footerReference w:type="even" r:id="rId34"/>
      <w:footerReference w:type="default" r:id="rId35"/>
      <w:pgSz w:w="11900" w:h="16840"/>
      <w:pgMar w:top="1418" w:right="1134" w:bottom="1418" w:left="1701" w:header="709" w:footer="709" w:gutter="0"/>
      <w:cols w:space="708"/>
      <w:vAlign w:val="both"/>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9" w:author="Jarosław Olejniczak" w:date="2020-04-14T11:53:00Z" w:initials="JO">
    <w:p w14:paraId="3E3FC477" w14:textId="77777777" w:rsidR="00084070" w:rsidRPr="0004243B" w:rsidRDefault="00084070" w:rsidP="00304CC0">
      <w:pPr>
        <w:pStyle w:val="CommentText"/>
        <w:rPr>
          <w:lang w:val="en-US"/>
        </w:rPr>
      </w:pPr>
      <w:r>
        <w:rPr>
          <w:rStyle w:val="CommentReference"/>
        </w:rPr>
        <w:annotationRef/>
      </w:r>
      <w:r w:rsidRPr="0004243B">
        <w:rPr>
          <w:lang w:val="en-US"/>
        </w:rPr>
        <w:t xml:space="preserve">At the very </w:t>
      </w:r>
      <w:proofErr w:type="spellStart"/>
      <w:r w:rsidRPr="0004243B">
        <w:rPr>
          <w:lang w:val="en-US"/>
        </w:rPr>
        <w:t>begining</w:t>
      </w:r>
      <w:proofErr w:type="spellEnd"/>
      <w:r w:rsidRPr="0004243B">
        <w:rPr>
          <w:lang w:val="en-US"/>
        </w:rPr>
        <w:t xml:space="preserve"> of Your thesis should be small chapter </w:t>
      </w:r>
      <w:proofErr w:type="gramStart"/>
      <w:r w:rsidRPr="0004243B">
        <w:rPr>
          <w:lang w:val="en-US"/>
        </w:rPr>
        <w:t>Introduction .</w:t>
      </w:r>
      <w:proofErr w:type="gramEnd"/>
      <w:r w:rsidRPr="0004243B">
        <w:rPr>
          <w:lang w:val="en-US"/>
        </w:rPr>
        <w:t xml:space="preserve"> Where you define the objective of Your thesis and shortly describe the structure.</w:t>
      </w:r>
    </w:p>
  </w:comment>
  <w:comment w:id="60" w:author="Олександр Романченко" w:date="2020-04-18T12:48:00Z" w:initials="ОР">
    <w:p w14:paraId="3A24D0D2" w14:textId="1CA84374" w:rsidR="00084070" w:rsidRPr="00186749" w:rsidRDefault="00084070">
      <w:pPr>
        <w:pStyle w:val="CommentText"/>
        <w:rPr>
          <w:lang w:val="en-US"/>
        </w:rPr>
      </w:pPr>
      <w:r>
        <w:rPr>
          <w:rStyle w:val="CommentReference"/>
        </w:rPr>
        <w:annotationRef/>
      </w:r>
      <w:r w:rsidRPr="00186749">
        <w:rPr>
          <w:lang w:val="en-US"/>
        </w:rPr>
        <w:t>Added</w:t>
      </w:r>
      <w:r>
        <w:rPr>
          <w:lang w:val="en-US"/>
        </w:rPr>
        <w:t xml:space="preserve"> above</w:t>
      </w:r>
    </w:p>
  </w:comment>
  <w:comment w:id="61" w:author="Jarosław Olejniczak" w:date="2020-04-14T11:58:00Z" w:initials="JO">
    <w:p w14:paraId="2F60CC71" w14:textId="77777777" w:rsidR="00084070" w:rsidRPr="0004243B" w:rsidRDefault="00084070" w:rsidP="00304CC0">
      <w:pPr>
        <w:pStyle w:val="CommentText"/>
        <w:rPr>
          <w:lang w:val="en-US"/>
        </w:rPr>
      </w:pPr>
      <w:r>
        <w:rPr>
          <w:rStyle w:val="CommentReference"/>
        </w:rPr>
        <w:annotationRef/>
      </w:r>
      <w:r w:rsidRPr="0004243B">
        <w:rPr>
          <w:lang w:val="en-US"/>
        </w:rPr>
        <w:t xml:space="preserve">Please </w:t>
      </w:r>
      <w:proofErr w:type="spellStart"/>
      <w:r w:rsidRPr="0004243B">
        <w:rPr>
          <w:lang w:val="en-US"/>
        </w:rPr>
        <w:t>numer</w:t>
      </w:r>
      <w:proofErr w:type="spellEnd"/>
      <w:r w:rsidRPr="0004243B">
        <w:rPr>
          <w:lang w:val="en-US"/>
        </w:rPr>
        <w:t xml:space="preserve"> all sections.</w:t>
      </w:r>
    </w:p>
  </w:comment>
  <w:comment w:id="77" w:author="Jarosław Olejniczak" w:date="2020-04-14T11:58:00Z" w:initials="JO">
    <w:p w14:paraId="54D0C9B0" w14:textId="4342E9C1" w:rsidR="00084070" w:rsidRPr="0004243B" w:rsidRDefault="00084070">
      <w:pPr>
        <w:pStyle w:val="CommentText"/>
        <w:rPr>
          <w:lang w:val="en-US"/>
        </w:rPr>
      </w:pPr>
      <w:r>
        <w:rPr>
          <w:rStyle w:val="CommentReference"/>
        </w:rPr>
        <w:annotationRef/>
      </w:r>
      <w:r w:rsidRPr="0004243B">
        <w:rPr>
          <w:lang w:val="en-US"/>
        </w:rPr>
        <w:t>the chapter should not start with a drawing</w:t>
      </w:r>
    </w:p>
  </w:comment>
  <w:comment w:id="78" w:author="Олександр Романченко" w:date="2020-04-18T11:58:00Z" w:initials="ОР">
    <w:p w14:paraId="6148D96E" w14:textId="035F3DCF" w:rsidR="00084070" w:rsidRPr="005009AE" w:rsidRDefault="00084070">
      <w:pPr>
        <w:pStyle w:val="CommentText"/>
        <w:rPr>
          <w:lang w:val="en-US"/>
        </w:rPr>
      </w:pPr>
      <w:r>
        <w:rPr>
          <w:rStyle w:val="CommentReference"/>
        </w:rPr>
        <w:annotationRef/>
      </w:r>
      <w:r>
        <w:rPr>
          <w:lang w:val="en-US"/>
        </w:rPr>
        <w:t>removed it</w:t>
      </w:r>
    </w:p>
  </w:comment>
  <w:comment w:id="95" w:author="Jarosław Olejniczak" w:date="2020-04-14T12:11:00Z" w:initials="JO">
    <w:p w14:paraId="09EC0D96" w14:textId="74F28C3F" w:rsidR="00084070" w:rsidRPr="0004243B" w:rsidRDefault="00084070">
      <w:pPr>
        <w:pStyle w:val="CommentText"/>
        <w:rPr>
          <w:lang w:val="en-US"/>
        </w:rPr>
      </w:pPr>
      <w:r>
        <w:rPr>
          <w:rStyle w:val="CommentReference"/>
        </w:rPr>
        <w:annotationRef/>
      </w:r>
      <w:r w:rsidRPr="0004243B">
        <w:rPr>
          <w:lang w:val="en-US"/>
        </w:rPr>
        <w:t>There are no references to literature sources in your work. Attention applies to all work</w:t>
      </w:r>
    </w:p>
  </w:comment>
  <w:comment w:id="96" w:author="Олександр Романченко" w:date="2020-04-18T12:59:00Z" w:initials="ОР">
    <w:p w14:paraId="73C77CA0" w14:textId="6006C5F8" w:rsidR="00084070" w:rsidRPr="00633982" w:rsidRDefault="00084070">
      <w:pPr>
        <w:pStyle w:val="CommentText"/>
        <w:rPr>
          <w:lang w:val="en-US"/>
        </w:rPr>
      </w:pPr>
      <w:r>
        <w:rPr>
          <w:rStyle w:val="CommentReference"/>
        </w:rPr>
        <w:annotationRef/>
      </w:r>
      <w:r>
        <w:rPr>
          <w:lang w:val="en-US"/>
        </w:rPr>
        <w:t xml:space="preserve">Yes, most of the sources are educational websites on the internet. But </w:t>
      </w:r>
      <w:proofErr w:type="gramStart"/>
      <w:r>
        <w:rPr>
          <w:lang w:val="en-US"/>
        </w:rPr>
        <w:t>also</w:t>
      </w:r>
      <w:proofErr w:type="gramEnd"/>
      <w:r>
        <w:rPr>
          <w:lang w:val="en-US"/>
        </w:rPr>
        <w:t xml:space="preserve"> there are literature sources which can be seen at Figures 9, 10. Please let me know if it’s necessary to have more literature sources and I’ll add it.</w:t>
      </w:r>
    </w:p>
  </w:comment>
  <w:comment w:id="220" w:author="Jarosław Olejniczak" w:date="2020-04-14T12:06:00Z" w:initials="JO">
    <w:p w14:paraId="71271600" w14:textId="2A3C0D15" w:rsidR="00084070" w:rsidRPr="0004243B" w:rsidRDefault="00084070">
      <w:pPr>
        <w:pStyle w:val="CommentText"/>
        <w:rPr>
          <w:lang w:val="en-US"/>
        </w:rPr>
      </w:pPr>
      <w:r>
        <w:rPr>
          <w:rStyle w:val="CommentReference"/>
        </w:rPr>
        <w:annotationRef/>
      </w:r>
      <w:r w:rsidRPr="0004243B">
        <w:rPr>
          <w:lang w:val="en-US"/>
        </w:rPr>
        <w:t>Please adjust all text</w:t>
      </w:r>
    </w:p>
  </w:comment>
  <w:comment w:id="221" w:author="Олександр Романченко" w:date="2020-04-18T11:08:00Z" w:initials="ОР">
    <w:p w14:paraId="1CB07216" w14:textId="51E21EF8" w:rsidR="00084070" w:rsidRPr="002B0B42" w:rsidRDefault="00084070">
      <w:pPr>
        <w:pStyle w:val="CommentText"/>
        <w:rPr>
          <w:lang w:val="en-US"/>
        </w:rPr>
      </w:pPr>
      <w:r>
        <w:rPr>
          <w:rStyle w:val="CommentReference"/>
        </w:rPr>
        <w:annotationRef/>
      </w:r>
      <w:r>
        <w:rPr>
          <w:lang w:val="en-US"/>
        </w:rPr>
        <w:t xml:space="preserve"> done</w:t>
      </w:r>
    </w:p>
  </w:comment>
  <w:comment w:id="280" w:author="Jarosław Olejniczak" w:date="2020-04-14T12:13:00Z" w:initials="JO">
    <w:p w14:paraId="6A80A163" w14:textId="7B7EE231" w:rsidR="00084070" w:rsidRPr="0004243B" w:rsidRDefault="00084070">
      <w:pPr>
        <w:pStyle w:val="CommentText"/>
        <w:rPr>
          <w:lang w:val="en-US"/>
        </w:rPr>
      </w:pPr>
      <w:r>
        <w:rPr>
          <w:rStyle w:val="CommentReference"/>
        </w:rPr>
        <w:annotationRef/>
      </w:r>
      <w:proofErr w:type="spellStart"/>
      <w:r w:rsidRPr="0004243B">
        <w:rPr>
          <w:lang w:val="en-US"/>
        </w:rPr>
        <w:t>Exampleas</w:t>
      </w:r>
      <w:proofErr w:type="spellEnd"/>
      <w:r w:rsidRPr="0004243B">
        <w:rPr>
          <w:lang w:val="en-US"/>
        </w:rPr>
        <w:t xml:space="preserve"> of </w:t>
      </w:r>
      <w:proofErr w:type="gramStart"/>
      <w:r w:rsidRPr="0004243B">
        <w:rPr>
          <w:lang w:val="en-US"/>
        </w:rPr>
        <w:t>what ?</w:t>
      </w:r>
      <w:proofErr w:type="gramEnd"/>
      <w:r w:rsidRPr="0004243B">
        <w:rPr>
          <w:lang w:val="en-US"/>
        </w:rPr>
        <w:t xml:space="preserve"> Please expand</w:t>
      </w:r>
    </w:p>
  </w:comment>
  <w:comment w:id="281" w:author="Олександр Романченко" w:date="2020-04-18T11:25:00Z" w:initials="ОР">
    <w:p w14:paraId="46EF08B9" w14:textId="44709083" w:rsidR="00084070" w:rsidRPr="003C0558" w:rsidRDefault="00084070">
      <w:pPr>
        <w:pStyle w:val="CommentText"/>
        <w:rPr>
          <w:lang w:val="en-US"/>
        </w:rPr>
      </w:pPr>
      <w:r>
        <w:rPr>
          <w:rStyle w:val="CommentReference"/>
        </w:rPr>
        <w:annotationRef/>
      </w:r>
      <w:r w:rsidRPr="003C0558">
        <w:rPr>
          <w:lang w:val="en-US"/>
        </w:rPr>
        <w:t>done</w:t>
      </w:r>
    </w:p>
  </w:comment>
  <w:comment w:id="427" w:author="Jarosław Olejniczak" w:date="2020-04-14T12:15:00Z" w:initials="JO">
    <w:p w14:paraId="4DB860FE" w14:textId="6F47AF90" w:rsidR="00084070" w:rsidRPr="0004243B" w:rsidRDefault="00084070">
      <w:pPr>
        <w:pStyle w:val="CommentText"/>
        <w:rPr>
          <w:lang w:val="en-US"/>
        </w:rPr>
      </w:pPr>
      <w:r>
        <w:rPr>
          <w:rStyle w:val="CommentReference"/>
        </w:rPr>
        <w:annotationRef/>
      </w:r>
      <w:r w:rsidRPr="0004243B">
        <w:rPr>
          <w:lang w:val="en-US"/>
        </w:rPr>
        <w:t>Please expand</w:t>
      </w:r>
    </w:p>
  </w:comment>
  <w:comment w:id="428" w:author="Олександр Романченко" w:date="2020-04-18T11:30:00Z" w:initials="ОР">
    <w:p w14:paraId="782EC879" w14:textId="2C0139E6" w:rsidR="00084070" w:rsidRPr="003C0558" w:rsidRDefault="00084070">
      <w:pPr>
        <w:pStyle w:val="CommentText"/>
        <w:rPr>
          <w:lang w:val="en-US"/>
        </w:rPr>
      </w:pPr>
      <w:r>
        <w:rPr>
          <w:rStyle w:val="CommentReference"/>
        </w:rPr>
        <w:annotationRef/>
      </w:r>
      <w:r>
        <w:rPr>
          <w:lang w:val="en-US"/>
        </w:rPr>
        <w:t>done</w:t>
      </w:r>
    </w:p>
  </w:comment>
  <w:comment w:id="480" w:author="Jarosław Olejniczak" w:date="2020-04-14T12:16:00Z" w:initials="JO">
    <w:p w14:paraId="2C27226C" w14:textId="0C19938C" w:rsidR="00084070" w:rsidRPr="0004243B" w:rsidRDefault="00084070">
      <w:pPr>
        <w:pStyle w:val="CommentText"/>
        <w:rPr>
          <w:lang w:val="en-US"/>
        </w:rPr>
      </w:pPr>
      <w:r>
        <w:rPr>
          <w:rStyle w:val="CommentReference"/>
        </w:rPr>
        <w:annotationRef/>
      </w:r>
      <w:r w:rsidRPr="0004243B">
        <w:rPr>
          <w:lang w:val="en-US"/>
        </w:rPr>
        <w:t>Specify the source</w:t>
      </w:r>
    </w:p>
  </w:comment>
  <w:comment w:id="481" w:author="Jarosław Olejniczak" w:date="2020-04-14T12:16:00Z" w:initials="JO">
    <w:p w14:paraId="4C3E2751" w14:textId="1F44CAAB" w:rsidR="00084070" w:rsidRPr="0004243B" w:rsidRDefault="00084070">
      <w:pPr>
        <w:pStyle w:val="CommentText"/>
        <w:rPr>
          <w:lang w:val="en-US"/>
        </w:rPr>
      </w:pPr>
      <w:r>
        <w:rPr>
          <w:rStyle w:val="CommentReference"/>
        </w:rPr>
        <w:annotationRef/>
      </w:r>
      <w:r w:rsidRPr="0004243B">
        <w:rPr>
          <w:lang w:val="en-US"/>
        </w:rPr>
        <w:t xml:space="preserve">Code </w:t>
      </w:r>
      <w:proofErr w:type="spellStart"/>
      <w:r w:rsidRPr="0004243B">
        <w:rPr>
          <w:lang w:val="en-US"/>
        </w:rPr>
        <w:t>shoud</w:t>
      </w:r>
      <w:proofErr w:type="spellEnd"/>
      <w:r w:rsidRPr="0004243B">
        <w:rPr>
          <w:lang w:val="en-US"/>
        </w:rPr>
        <w:t xml:space="preserve"> be moved to the </w:t>
      </w:r>
      <w:proofErr w:type="spellStart"/>
      <w:r w:rsidRPr="0004243B">
        <w:rPr>
          <w:lang w:val="en-US"/>
        </w:rPr>
        <w:t>apppendix</w:t>
      </w:r>
      <w:proofErr w:type="spellEnd"/>
    </w:p>
  </w:comment>
  <w:comment w:id="482" w:author="Олександр Романченко" w:date="2020-04-18T11:47:00Z" w:initials="ОР">
    <w:p w14:paraId="01CDBE4A" w14:textId="20086AF3" w:rsidR="00084070" w:rsidRPr="00B745AB" w:rsidRDefault="00084070">
      <w:pPr>
        <w:pStyle w:val="CommentText"/>
        <w:rPr>
          <w:lang w:val="en-US"/>
        </w:rPr>
      </w:pPr>
      <w:r>
        <w:rPr>
          <w:rStyle w:val="CommentReference"/>
        </w:rPr>
        <w:annotationRef/>
      </w:r>
      <w:r>
        <w:rPr>
          <w:lang w:val="en-US"/>
        </w:rPr>
        <w:t>Added appendix in the line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FC477" w15:done="0"/>
  <w15:commentEx w15:paraId="3A24D0D2" w15:paraIdParent="3E3FC477" w15:done="0"/>
  <w15:commentEx w15:paraId="2F60CC71" w15:done="0"/>
  <w15:commentEx w15:paraId="54D0C9B0" w15:done="0"/>
  <w15:commentEx w15:paraId="6148D96E" w15:paraIdParent="54D0C9B0" w15:done="0"/>
  <w15:commentEx w15:paraId="09EC0D96" w15:done="0"/>
  <w15:commentEx w15:paraId="73C77CA0" w15:paraIdParent="09EC0D96" w15:done="0"/>
  <w15:commentEx w15:paraId="71271600" w15:done="0"/>
  <w15:commentEx w15:paraId="1CB07216" w15:paraIdParent="71271600" w15:done="0"/>
  <w15:commentEx w15:paraId="6A80A163" w15:done="0"/>
  <w15:commentEx w15:paraId="46EF08B9" w15:paraIdParent="6A80A163" w15:done="0"/>
  <w15:commentEx w15:paraId="4DB860FE" w15:done="0"/>
  <w15:commentEx w15:paraId="782EC879" w15:paraIdParent="4DB860FE" w15:done="0"/>
  <w15:commentEx w15:paraId="2C27226C" w15:done="0"/>
  <w15:commentEx w15:paraId="4C3E2751" w15:done="0"/>
  <w15:commentEx w15:paraId="01CDBE4A" w15:paraIdParent="4C3E27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89" w16cex:dateUtc="2020-04-18T10:48:00Z"/>
  <w16cex:commentExtensible w16cex:durableId="224569E8" w16cex:dateUtc="2020-04-18T09:58:00Z"/>
  <w16cex:commentExtensible w16cex:durableId="22457841" w16cex:dateUtc="2020-04-18T10:59:00Z"/>
  <w16cex:commentExtensible w16cex:durableId="22455E1F" w16cex:dateUtc="2020-04-18T09:08:00Z"/>
  <w16cex:commentExtensible w16cex:durableId="22456236" w16cex:dateUtc="2020-04-18T09:25:00Z"/>
  <w16cex:commentExtensible w16cex:durableId="2245634A" w16cex:dateUtc="2020-04-18T09:30:00Z"/>
  <w16cex:commentExtensible w16cex:durableId="22456746" w16cex:dateUtc="2020-04-18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FC477" w16cid:durableId="224022AB"/>
  <w16cid:commentId w16cid:paraId="3A24D0D2" w16cid:durableId="22457589"/>
  <w16cid:commentId w16cid:paraId="2F60CC71" w16cid:durableId="224023F8"/>
  <w16cid:commentId w16cid:paraId="54D0C9B0" w16cid:durableId="224023E8"/>
  <w16cid:commentId w16cid:paraId="6148D96E" w16cid:durableId="224569E8"/>
  <w16cid:commentId w16cid:paraId="09EC0D96" w16cid:durableId="22402700"/>
  <w16cid:commentId w16cid:paraId="73C77CA0" w16cid:durableId="22457841"/>
  <w16cid:commentId w16cid:paraId="71271600" w16cid:durableId="224025D9"/>
  <w16cid:commentId w16cid:paraId="1CB07216" w16cid:durableId="22455E1F"/>
  <w16cid:commentId w16cid:paraId="6A80A163" w16cid:durableId="22402776"/>
  <w16cid:commentId w16cid:paraId="46EF08B9" w16cid:durableId="22456236"/>
  <w16cid:commentId w16cid:paraId="4DB860FE" w16cid:durableId="224027F5"/>
  <w16cid:commentId w16cid:paraId="782EC879" w16cid:durableId="2245634A"/>
  <w16cid:commentId w16cid:paraId="2C27226C" w16cid:durableId="22402813"/>
  <w16cid:commentId w16cid:paraId="4C3E2751" w16cid:durableId="22402838"/>
  <w16cid:commentId w16cid:paraId="01CDBE4A" w16cid:durableId="22456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CFC55" w14:textId="77777777" w:rsidR="00FA1678" w:rsidRDefault="00FA1678" w:rsidP="00B228E1">
      <w:r>
        <w:separator/>
      </w:r>
    </w:p>
  </w:endnote>
  <w:endnote w:type="continuationSeparator" w:id="0">
    <w:p w14:paraId="34900307" w14:textId="77777777" w:rsidR="00FA1678" w:rsidRDefault="00FA1678"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1002AFF" w:usb1="C000ACFF" w:usb2="00000009" w:usb3="00000000" w:csb0="000001F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Sylfaen"/>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EndPr>
      <w:rPr>
        <w:rStyle w:val="PageNumber"/>
      </w:rPr>
    </w:sdtEndPr>
    <w:sdtContent>
      <w:p w14:paraId="1D9A7560" w14:textId="0D93CA13" w:rsidR="00084070" w:rsidRDefault="00084070"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084070" w:rsidRDefault="0008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EndPr>
      <w:rPr>
        <w:rStyle w:val="PageNumber"/>
      </w:rPr>
    </w:sdtEndPr>
    <w:sdtContent>
      <w:p w14:paraId="76546931" w14:textId="1C0888CB" w:rsidR="00084070" w:rsidRDefault="00084070"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084070" w:rsidRDefault="00084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62BCB" w14:textId="77777777" w:rsidR="00FA1678" w:rsidRDefault="00FA1678" w:rsidP="00B228E1">
      <w:r>
        <w:separator/>
      </w:r>
    </w:p>
  </w:footnote>
  <w:footnote w:type="continuationSeparator" w:id="0">
    <w:p w14:paraId="37E76158" w14:textId="77777777" w:rsidR="00FA1678" w:rsidRDefault="00FA1678" w:rsidP="00B228E1">
      <w:r>
        <w:continuationSeparator/>
      </w:r>
    </w:p>
  </w:footnote>
  <w:footnote w:id="1">
    <w:p w14:paraId="4725468B" w14:textId="6BD333D2" w:rsidR="00084070" w:rsidRPr="00E539E5" w:rsidRDefault="00084070" w:rsidP="000648E4">
      <w:pPr>
        <w:rPr>
          <w:ins w:id="8" w:author="Олександр Романченко" w:date="2020-05-16T19:20:00Z"/>
          <w:sz w:val="20"/>
          <w:szCs w:val="20"/>
          <w:lang w:val="en-US"/>
        </w:rPr>
      </w:pPr>
      <w:ins w:id="9" w:author="Олександр Романченко" w:date="2020-05-16T19:20:00Z">
        <w:r w:rsidRPr="00F25F10">
          <w:rPr>
            <w:rStyle w:val="FootnoteReference"/>
            <w:sz w:val="20"/>
            <w:szCs w:val="20"/>
          </w:rPr>
          <w:footnoteRef/>
        </w:r>
        <w:r w:rsidRPr="00E539E5">
          <w:rPr>
            <w:sz w:val="20"/>
            <w:szCs w:val="20"/>
            <w:lang w:val="en-US"/>
          </w:rPr>
          <w:t xml:space="preserve"> Richard S. Sutton</w:t>
        </w:r>
      </w:ins>
      <w:ins w:id="10" w:author="Олександр Романченко" w:date="2020-05-16T19:40:00Z">
        <w:r>
          <w:rPr>
            <w:sz w:val="20"/>
            <w:szCs w:val="20"/>
            <w:lang w:val="en-US"/>
          </w:rPr>
          <w:t xml:space="preserve"> &amp; </w:t>
        </w:r>
      </w:ins>
      <w:ins w:id="11" w:author="Олександр Романченко" w:date="2020-05-16T19:20:00Z">
        <w:r w:rsidRPr="00E539E5">
          <w:rPr>
            <w:sz w:val="20"/>
            <w:szCs w:val="20"/>
            <w:lang w:val="en-US"/>
          </w:rPr>
          <w:t xml:space="preserve">Andrew G. </w:t>
        </w:r>
        <w:proofErr w:type="spellStart"/>
        <w:r w:rsidRPr="00E539E5">
          <w:rPr>
            <w:sz w:val="20"/>
            <w:szCs w:val="20"/>
            <w:lang w:val="en-US"/>
          </w:rPr>
          <w:t>Barto</w:t>
        </w:r>
      </w:ins>
      <w:proofErr w:type="spellEnd"/>
      <w:ins w:id="12" w:author="Олександр Романченко" w:date="2020-05-16T19:41:00Z">
        <w:r>
          <w:rPr>
            <w:sz w:val="20"/>
            <w:szCs w:val="20"/>
            <w:lang w:val="en-US"/>
          </w:rPr>
          <w:t xml:space="preserve"> (2014).</w:t>
        </w:r>
      </w:ins>
      <w:ins w:id="13" w:author="Олександр Романченко" w:date="2020-05-16T19:37:00Z">
        <w:r>
          <w:rPr>
            <w:sz w:val="20"/>
            <w:szCs w:val="20"/>
            <w:lang w:val="en-US"/>
          </w:rPr>
          <w:t xml:space="preserve"> </w:t>
        </w:r>
      </w:ins>
      <w:ins w:id="14" w:author="Олександр Романченко" w:date="2020-05-16T19:20:00Z">
        <w:r w:rsidRPr="00E539E5">
          <w:rPr>
            <w:i/>
            <w:iCs/>
            <w:sz w:val="20"/>
            <w:szCs w:val="20"/>
            <w:lang w:val="en-US"/>
          </w:rPr>
          <w:t>Reinforcement Learning: An Introduction</w:t>
        </w:r>
      </w:ins>
      <w:ins w:id="15" w:author="Олександр Романченко" w:date="2020-05-16T19:38:00Z">
        <w:r>
          <w:rPr>
            <w:sz w:val="20"/>
            <w:szCs w:val="20"/>
            <w:lang w:val="en-US"/>
          </w:rPr>
          <w:t xml:space="preserve">, </w:t>
        </w:r>
      </w:ins>
      <w:ins w:id="16" w:author="Олександр Романченко" w:date="2020-05-16T19:54:00Z">
        <w:r w:rsidRPr="00E539E5">
          <w:rPr>
            <w:sz w:val="20"/>
            <w:szCs w:val="20"/>
            <w:lang w:val="en-US"/>
          </w:rPr>
          <w:t>The MIT Press Cambridge, Massachusetts London, England</w:t>
        </w:r>
        <w:r>
          <w:rPr>
            <w:sz w:val="20"/>
            <w:szCs w:val="20"/>
            <w:lang w:val="en-US"/>
          </w:rPr>
          <w:t xml:space="preserve">, </w:t>
        </w:r>
      </w:ins>
      <w:ins w:id="17" w:author="Олександр Романченко" w:date="2020-05-16T19:38:00Z">
        <w:r w:rsidRPr="007E14EC">
          <w:rPr>
            <w:sz w:val="20"/>
            <w:szCs w:val="20"/>
            <w:lang w:val="en-US"/>
          </w:rPr>
          <w:t>p. 67-69</w:t>
        </w:r>
      </w:ins>
    </w:p>
    <w:p w14:paraId="13A3335F" w14:textId="7C1024A6" w:rsidR="00084070" w:rsidRPr="000648E4" w:rsidRDefault="00084070">
      <w:pPr>
        <w:pStyle w:val="FootnoteText"/>
        <w:rPr>
          <w:lang w:val="en-US"/>
          <w:rPrChange w:id="18" w:author="Олександр Романченко" w:date="2020-05-16T19:20:00Z">
            <w:rPr/>
          </w:rPrChange>
        </w:rPr>
      </w:pPr>
    </w:p>
  </w:footnote>
  <w:footnote w:id="2">
    <w:p w14:paraId="548F13E2" w14:textId="5A9E59DF" w:rsidR="00084070" w:rsidRPr="00F25F10" w:rsidRDefault="00084070" w:rsidP="00A14B2B">
      <w:pPr>
        <w:rPr>
          <w:ins w:id="21" w:author="Олександр Романченко" w:date="2020-05-16T20:08:00Z"/>
          <w:lang w:val="en-US"/>
        </w:rPr>
      </w:pPr>
      <w:ins w:id="22" w:author="Олександр Романченко" w:date="2020-05-16T20:07:00Z">
        <w:r>
          <w:rPr>
            <w:rStyle w:val="FootnoteReference"/>
          </w:rPr>
          <w:footnoteRef/>
        </w:r>
        <w:r w:rsidRPr="00E539E5">
          <w:rPr>
            <w:lang w:val="en-US"/>
          </w:rPr>
          <w:t xml:space="preserve"> </w:t>
        </w:r>
      </w:ins>
      <w:ins w:id="23" w:author="Олександр Романченко" w:date="2020-05-16T20:08:00Z">
        <w:r w:rsidRPr="00E539E5">
          <w:rPr>
            <w:rFonts w:ascii="Times" w:hAnsi="Times" w:cs="Arial"/>
            <w:color w:val="202122"/>
            <w:sz w:val="20"/>
            <w:szCs w:val="20"/>
            <w:shd w:val="clear" w:color="auto" w:fill="FFFFFF"/>
            <w:lang w:val="en-US"/>
          </w:rPr>
          <w:t xml:space="preserve">Bellman, R.E. </w:t>
        </w:r>
      </w:ins>
      <w:ins w:id="24" w:author="Олександр Романченко" w:date="2020-05-16T20:09:00Z">
        <w:r>
          <w:rPr>
            <w:rFonts w:ascii="Times" w:hAnsi="Times" w:cs="Arial"/>
            <w:color w:val="202122"/>
            <w:sz w:val="20"/>
            <w:szCs w:val="20"/>
            <w:shd w:val="clear" w:color="auto" w:fill="FFFFFF"/>
            <w:lang w:val="en-US"/>
          </w:rPr>
          <w:t>(</w:t>
        </w:r>
      </w:ins>
      <w:ins w:id="25" w:author="Олександр Романченко" w:date="2020-05-16T20:08:00Z">
        <w:r w:rsidRPr="00F25F10">
          <w:rPr>
            <w:rFonts w:ascii="Times" w:hAnsi="Times" w:cs="Arial"/>
            <w:color w:val="202122"/>
            <w:sz w:val="20"/>
            <w:szCs w:val="20"/>
            <w:shd w:val="clear" w:color="auto" w:fill="FFFFFF"/>
            <w:lang w:val="en-US"/>
          </w:rPr>
          <w:t>1957</w:t>
        </w:r>
      </w:ins>
      <w:ins w:id="26" w:author="Олександр Романченко" w:date="2020-05-16T20:09:00Z">
        <w:r>
          <w:rPr>
            <w:rFonts w:ascii="Times" w:hAnsi="Times" w:cs="Arial"/>
            <w:color w:val="202122"/>
            <w:sz w:val="20"/>
            <w:szCs w:val="20"/>
            <w:shd w:val="clear" w:color="auto" w:fill="FFFFFF"/>
            <w:lang w:val="en-US"/>
          </w:rPr>
          <w:t>)</w:t>
        </w:r>
      </w:ins>
      <w:ins w:id="27" w:author="Олександр Романченко" w:date="2020-05-16T20:08:00Z">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ins>
    </w:p>
    <w:p w14:paraId="707925AB" w14:textId="0FFAB0C7" w:rsidR="00084070" w:rsidRPr="00F25F10" w:rsidRDefault="00084070">
      <w:pPr>
        <w:pStyle w:val="FootnoteText"/>
        <w:rPr>
          <w:lang w:val="en-US"/>
        </w:rPr>
      </w:pPr>
    </w:p>
  </w:footnote>
  <w:footnote w:id="3">
    <w:p w14:paraId="22238B92" w14:textId="4EE72D2A" w:rsidR="00084070" w:rsidRPr="00F25F10" w:rsidRDefault="00084070" w:rsidP="00E539E5">
      <w:pPr>
        <w:rPr>
          <w:ins w:id="51" w:author="Олександр Романченко" w:date="2020-05-16T23:58:00Z"/>
          <w:lang w:val="en-US"/>
        </w:rPr>
      </w:pPr>
      <w:ins w:id="52" w:author="Олександр Романченко" w:date="2020-05-16T23:58:00Z">
        <w:r>
          <w:rPr>
            <w:rStyle w:val="FootnoteReference"/>
          </w:rPr>
          <w:footnoteRef/>
        </w:r>
        <w:r w:rsidRPr="00F25F10">
          <w:rPr>
            <w:lang w:val="en-US"/>
          </w:rPr>
          <w:t xml:space="preserve"> </w:t>
        </w:r>
        <w:r w:rsidRPr="00F25F10">
          <w:rPr>
            <w:sz w:val="20"/>
            <w:szCs w:val="20"/>
          </w:rPr>
          <w:fldChar w:fldCharType="begin"/>
        </w:r>
        <w:r w:rsidRPr="00E539E5">
          <w:rPr>
            <w:sz w:val="20"/>
            <w:szCs w:val="20"/>
            <w:lang w:val="en-US"/>
            <w:rPrChange w:id="53" w:author="Олександр Романченко" w:date="2020-05-16T23:59:00Z">
              <w:rPr/>
            </w:rPrChange>
          </w:rPr>
          <w:instrText xml:space="preserve"> HYPERLINK "http://www.technologyreview.com/news/546066/googles-ai-masters-the-game-of-go-a-decade-earlier-than-expected/" </w:instrText>
        </w:r>
        <w:r w:rsidRPr="00F25F10">
          <w:rPr>
            <w:sz w:val="20"/>
            <w:szCs w:val="20"/>
          </w:rPr>
          <w:fldChar w:fldCharType="separate"/>
        </w:r>
        <w:r w:rsidRPr="00F25F10">
          <w:rPr>
            <w:rStyle w:val="Hyperlink"/>
            <w:color w:val="663366"/>
            <w:sz w:val="20"/>
            <w:szCs w:val="20"/>
            <w:lang w:val="en-US"/>
          </w:rPr>
          <w:t>"A Google DeepMind Algorithm Uses Deep Learning and More to Master the Game of Go | MIT Technology Review"</w:t>
        </w:r>
        <w:r w:rsidRPr="00F25F10">
          <w:rPr>
            <w:sz w:val="20"/>
            <w:szCs w:val="20"/>
          </w:rPr>
          <w:fldChar w:fldCharType="end"/>
        </w:r>
      </w:ins>
      <w:ins w:id="54" w:author="Олександр Романченко" w:date="2020-05-16T23:59:00Z">
        <w:r>
          <w:rPr>
            <w:color w:val="202122"/>
            <w:sz w:val="20"/>
            <w:szCs w:val="20"/>
            <w:shd w:val="clear" w:color="auto" w:fill="FFFFFF"/>
            <w:lang w:val="en-US"/>
          </w:rPr>
          <w:t xml:space="preserve"> (2016). </w:t>
        </w:r>
      </w:ins>
      <w:ins w:id="55" w:author="Олександр Романченко" w:date="2020-05-16T23:58:00Z">
        <w:r w:rsidRPr="00F25F10">
          <w:rPr>
            <w:i/>
            <w:iCs/>
            <w:color w:val="202122"/>
            <w:sz w:val="20"/>
            <w:szCs w:val="20"/>
            <w:shd w:val="clear" w:color="auto" w:fill="FFFFFF"/>
            <w:lang w:val="en-US"/>
            <w:rPrChange w:id="56" w:author="Олександр Романченко" w:date="2020-05-16T23:59:00Z">
              <w:rPr>
                <w:rFonts w:ascii="Arial" w:hAnsi="Arial" w:cs="Arial"/>
                <w:i/>
                <w:iCs/>
                <w:color w:val="202122"/>
                <w:sz w:val="19"/>
                <w:szCs w:val="19"/>
                <w:shd w:val="clear" w:color="auto" w:fill="FFFFFF"/>
              </w:rPr>
            </w:rPrChange>
          </w:rPr>
          <w:t>MIT Technology Review</w:t>
        </w:r>
        <w:r w:rsidRPr="00F25F10">
          <w:rPr>
            <w:rStyle w:val="reference-accessdate"/>
            <w:color w:val="202122"/>
            <w:sz w:val="20"/>
            <w:szCs w:val="20"/>
            <w:shd w:val="clear" w:color="auto" w:fill="FFFFFF"/>
            <w:lang w:val="en-US"/>
            <w:rPrChange w:id="57" w:author="Олександр Романченко" w:date="2020-05-16T23:59:00Z">
              <w:rPr>
                <w:rStyle w:val="reference-accessdate"/>
                <w:rFonts w:ascii="Arial" w:hAnsi="Arial" w:cs="Arial"/>
                <w:color w:val="202122"/>
                <w:sz w:val="19"/>
                <w:szCs w:val="19"/>
                <w:shd w:val="clear" w:color="auto" w:fill="FFFFFF"/>
              </w:rPr>
            </w:rPrChange>
          </w:rPr>
          <w:t>.</w:t>
        </w:r>
      </w:ins>
    </w:p>
    <w:p w14:paraId="3D984EC0" w14:textId="48AE2C3E" w:rsidR="00084070" w:rsidRPr="00E539E5" w:rsidRDefault="00084070">
      <w:pPr>
        <w:pStyle w:val="FootnoteText"/>
        <w:rPr>
          <w:lang w:val="en-US"/>
          <w:rPrChange w:id="58" w:author="Олександр Романченко" w:date="2020-05-16T23:58:00Z">
            <w:rPr/>
          </w:rPrChange>
        </w:rPr>
      </w:pPr>
    </w:p>
  </w:footnote>
  <w:footnote w:id="4">
    <w:p w14:paraId="1F877349" w14:textId="36CCD9FB" w:rsidR="00084070" w:rsidRPr="00B74A31" w:rsidRDefault="00084070">
      <w:pPr>
        <w:rPr>
          <w:lang w:val="en-US"/>
          <w:rPrChange w:id="67" w:author="Олександр Романченко" w:date="2020-05-16T19:59:00Z">
            <w:rPr/>
          </w:rPrChange>
        </w:rPr>
        <w:pPrChange w:id="68" w:author="Олександр Романченко" w:date="2020-05-16T19:59:00Z">
          <w:pPr>
            <w:pStyle w:val="FootnoteText"/>
          </w:pPr>
        </w:pPrChange>
      </w:pPr>
      <w:ins w:id="69" w:author="Олександр Романченко" w:date="2020-05-16T19:27:00Z">
        <w:r w:rsidRPr="000401DB">
          <w:rPr>
            <w:rStyle w:val="FootnoteReference"/>
            <w:sz w:val="20"/>
            <w:szCs w:val="20"/>
          </w:rPr>
          <w:footnoteRef/>
        </w:r>
        <w:r w:rsidRPr="00F25F10">
          <w:rPr>
            <w:sz w:val="20"/>
            <w:szCs w:val="20"/>
            <w:lang w:val="en-US"/>
          </w:rPr>
          <w:t xml:space="preserve"> </w:t>
        </w:r>
      </w:ins>
      <w:ins w:id="70" w:author="Олександр Романченко" w:date="2020-05-16T19:32:00Z">
        <w:r w:rsidRPr="00F25F10">
          <w:rPr>
            <w:sz w:val="20"/>
            <w:szCs w:val="20"/>
            <w:lang w:val="en-US"/>
          </w:rPr>
          <w:t>McCartney</w:t>
        </w:r>
      </w:ins>
      <w:ins w:id="71" w:author="Олександр Романченко" w:date="2020-05-16T19:37:00Z">
        <w:r>
          <w:rPr>
            <w:b/>
            <w:bCs/>
            <w:sz w:val="20"/>
            <w:szCs w:val="20"/>
            <w:lang w:val="en-US"/>
          </w:rPr>
          <w:t>,</w:t>
        </w:r>
      </w:ins>
      <w:ins w:id="72" w:author="Олександр Романченко" w:date="2020-05-16T19:59:00Z">
        <w:r>
          <w:rPr>
            <w:b/>
            <w:bCs/>
            <w:sz w:val="20"/>
            <w:szCs w:val="20"/>
            <w:lang w:val="en-US"/>
          </w:rPr>
          <w:t xml:space="preserve"> </w:t>
        </w:r>
        <w:r w:rsidRPr="007E14EC">
          <w:rPr>
            <w:sz w:val="20"/>
            <w:szCs w:val="20"/>
            <w:lang w:val="en-US"/>
          </w:rPr>
          <w:t>Scott</w:t>
        </w:r>
        <w:r>
          <w:rPr>
            <w:sz w:val="20"/>
            <w:szCs w:val="20"/>
            <w:lang w:val="en-US"/>
          </w:rPr>
          <w:t xml:space="preserve"> (1999).</w:t>
        </w:r>
      </w:ins>
      <w:ins w:id="73" w:author="Олександр Романченко" w:date="2020-05-16T19:37:00Z">
        <w:r>
          <w:rPr>
            <w:b/>
            <w:bCs/>
            <w:sz w:val="20"/>
            <w:szCs w:val="20"/>
            <w:lang w:val="en-US"/>
          </w:rPr>
          <w:t xml:space="preserve"> </w:t>
        </w:r>
      </w:ins>
      <w:ins w:id="74" w:author="Олександр Романченко" w:date="2020-05-16T19:33:00Z">
        <w:r w:rsidRPr="00F25F10">
          <w:rPr>
            <w:i/>
            <w:iCs/>
            <w:color w:val="111111"/>
            <w:sz w:val="20"/>
            <w:szCs w:val="20"/>
            <w:lang w:val="en-PL"/>
          </w:rPr>
          <w:t>Eniac: The Triumphs and Tragedies of the World's First Computer</w:t>
        </w:r>
      </w:ins>
      <w:ins w:id="75" w:author="Олександр Романченко" w:date="2020-05-16T19:37:00Z">
        <w:r w:rsidRPr="00F25F10">
          <w:rPr>
            <w:b/>
            <w:bCs/>
            <w:i/>
            <w:iCs/>
            <w:sz w:val="20"/>
            <w:szCs w:val="20"/>
            <w:lang w:val="en-US"/>
          </w:rPr>
          <w:t xml:space="preserve">, </w:t>
        </w:r>
      </w:ins>
      <w:ins w:id="76" w:author="Олександр Романченко" w:date="2020-05-16T19:59:00Z">
        <w:r w:rsidRPr="00F25F10">
          <w:rPr>
            <w:color w:val="202122"/>
            <w:sz w:val="20"/>
            <w:szCs w:val="20"/>
            <w:shd w:val="clear" w:color="auto" w:fill="FFFFFF"/>
            <w:lang w:val="en-US"/>
          </w:rPr>
          <w:t>Walker &amp; Co</w:t>
        </w:r>
      </w:ins>
    </w:p>
  </w:footnote>
  <w:footnote w:id="5">
    <w:p w14:paraId="642CDA8C" w14:textId="77777777" w:rsidR="00084070" w:rsidRPr="009955EC" w:rsidRDefault="00084070" w:rsidP="00187CFD">
      <w:pPr>
        <w:rPr>
          <w:ins w:id="80" w:author="Олександр Романченко" w:date="2020-05-16T20:23:00Z"/>
          <w:lang w:val="en-US"/>
          <w:rPrChange w:id="81" w:author="Олександр Романченко" w:date="2020-05-16T22:14:00Z">
            <w:rPr>
              <w:ins w:id="82" w:author="Олександр Романченко" w:date="2020-05-16T20:23:00Z"/>
            </w:rPr>
          </w:rPrChange>
        </w:rPr>
      </w:pPr>
      <w:ins w:id="83" w:author="Олександр Романченко" w:date="2020-05-16T20:21:00Z">
        <w:r>
          <w:rPr>
            <w:rStyle w:val="FootnoteReference"/>
          </w:rPr>
          <w:footnoteRef/>
        </w:r>
        <w:r w:rsidRPr="00187CFD">
          <w:rPr>
            <w:lang w:val="en-US"/>
            <w:rPrChange w:id="84" w:author="Олександр Романченко" w:date="2020-05-16T20:23:00Z">
              <w:rPr/>
            </w:rPrChange>
          </w:rPr>
          <w:t xml:space="preserve"> </w:t>
        </w:r>
      </w:ins>
      <w:ins w:id="85" w:author="Олександр Романченко" w:date="2020-05-16T20:23:00Z">
        <w:r w:rsidRPr="00187CFD">
          <w:rPr>
            <w:color w:val="202122"/>
            <w:sz w:val="20"/>
            <w:szCs w:val="20"/>
            <w:shd w:val="clear" w:color="auto" w:fill="FFFFFF"/>
            <w:lang w:val="en-US"/>
            <w:rPrChange w:id="86" w:author="Олександр Романченко" w:date="2020-05-16T20:23:00Z">
              <w:rPr>
                <w:rFonts w:ascii="Arial" w:hAnsi="Arial" w:cs="Arial"/>
                <w:color w:val="202122"/>
                <w:sz w:val="21"/>
                <w:szCs w:val="21"/>
                <w:shd w:val="clear" w:color="auto" w:fill="FFFFFF"/>
              </w:rPr>
            </w:rPrChange>
          </w:rPr>
          <w:t xml:space="preserve">Rosenblatt, Frank (1962), </w:t>
        </w:r>
        <w:r w:rsidRPr="00187CFD">
          <w:rPr>
            <w:i/>
            <w:iCs/>
            <w:color w:val="202122"/>
            <w:sz w:val="20"/>
            <w:szCs w:val="20"/>
            <w:shd w:val="clear" w:color="auto" w:fill="FFFFFF"/>
            <w:lang w:val="en-US"/>
            <w:rPrChange w:id="87" w:author="Олександр Романченко" w:date="2020-05-16T20:23:00Z">
              <w:rPr>
                <w:rFonts w:ascii="Arial" w:hAnsi="Arial" w:cs="Arial"/>
                <w:color w:val="202122"/>
                <w:sz w:val="21"/>
                <w:szCs w:val="21"/>
                <w:shd w:val="clear" w:color="auto" w:fill="FFFFFF"/>
              </w:rPr>
            </w:rPrChange>
          </w:rPr>
          <w:t xml:space="preserve">Principles of </w:t>
        </w:r>
        <w:proofErr w:type="spellStart"/>
        <w:r w:rsidRPr="00187CFD">
          <w:rPr>
            <w:i/>
            <w:iCs/>
            <w:color w:val="202122"/>
            <w:sz w:val="20"/>
            <w:szCs w:val="20"/>
            <w:shd w:val="clear" w:color="auto" w:fill="FFFFFF"/>
            <w:lang w:val="en-US"/>
            <w:rPrChange w:id="88" w:author="Олександр Романченко" w:date="2020-05-16T20:23:00Z">
              <w:rPr>
                <w:rFonts w:ascii="Arial" w:hAnsi="Arial" w:cs="Arial"/>
                <w:color w:val="202122"/>
                <w:sz w:val="21"/>
                <w:szCs w:val="21"/>
                <w:shd w:val="clear" w:color="auto" w:fill="FFFFFF"/>
              </w:rPr>
            </w:rPrChange>
          </w:rPr>
          <w:t>Neurodynamics</w:t>
        </w:r>
        <w:proofErr w:type="spellEnd"/>
        <w:r w:rsidRPr="00187CFD">
          <w:rPr>
            <w:color w:val="202122"/>
            <w:sz w:val="20"/>
            <w:szCs w:val="20"/>
            <w:shd w:val="clear" w:color="auto" w:fill="FFFFFF"/>
            <w:lang w:val="en-US"/>
            <w:rPrChange w:id="89" w:author="Олександр Романченко" w:date="2020-05-16T20:23:00Z">
              <w:rPr>
                <w:rFonts w:ascii="Arial" w:hAnsi="Arial" w:cs="Arial"/>
                <w:color w:val="202122"/>
                <w:sz w:val="21"/>
                <w:szCs w:val="21"/>
                <w:shd w:val="clear" w:color="auto" w:fill="FFFFFF"/>
              </w:rPr>
            </w:rPrChange>
          </w:rPr>
          <w:t xml:space="preserve">. </w:t>
        </w:r>
        <w:r w:rsidRPr="009955EC">
          <w:rPr>
            <w:color w:val="202122"/>
            <w:sz w:val="20"/>
            <w:szCs w:val="20"/>
            <w:shd w:val="clear" w:color="auto" w:fill="FFFFFF"/>
            <w:lang w:val="en-US"/>
            <w:rPrChange w:id="90" w:author="Олександр Романченко" w:date="2020-05-16T22:14:00Z">
              <w:rPr>
                <w:rFonts w:ascii="Arial" w:hAnsi="Arial" w:cs="Arial"/>
                <w:color w:val="202122"/>
                <w:sz w:val="21"/>
                <w:szCs w:val="21"/>
                <w:shd w:val="clear" w:color="auto" w:fill="FFFFFF"/>
              </w:rPr>
            </w:rPrChange>
          </w:rPr>
          <w:t xml:space="preserve">Washington, </w:t>
        </w:r>
        <w:proofErr w:type="spellStart"/>
        <w:proofErr w:type="gramStart"/>
        <w:r w:rsidRPr="009955EC">
          <w:rPr>
            <w:color w:val="202122"/>
            <w:sz w:val="20"/>
            <w:szCs w:val="20"/>
            <w:shd w:val="clear" w:color="auto" w:fill="FFFFFF"/>
            <w:lang w:val="en-US"/>
            <w:rPrChange w:id="91" w:author="Олександр Романченко" w:date="2020-05-16T22:14:00Z">
              <w:rPr>
                <w:rFonts w:ascii="Arial" w:hAnsi="Arial" w:cs="Arial"/>
                <w:color w:val="202122"/>
                <w:sz w:val="21"/>
                <w:szCs w:val="21"/>
                <w:shd w:val="clear" w:color="auto" w:fill="FFFFFF"/>
              </w:rPr>
            </w:rPrChange>
          </w:rPr>
          <w:t>DC:Spartan</w:t>
        </w:r>
        <w:proofErr w:type="spellEnd"/>
        <w:proofErr w:type="gramEnd"/>
        <w:r w:rsidRPr="009955EC">
          <w:rPr>
            <w:color w:val="202122"/>
            <w:sz w:val="20"/>
            <w:szCs w:val="20"/>
            <w:shd w:val="clear" w:color="auto" w:fill="FFFFFF"/>
            <w:lang w:val="en-US"/>
            <w:rPrChange w:id="92" w:author="Олександр Романченко" w:date="2020-05-16T22:14:00Z">
              <w:rPr>
                <w:rFonts w:ascii="Arial" w:hAnsi="Arial" w:cs="Arial"/>
                <w:color w:val="202122"/>
                <w:sz w:val="21"/>
                <w:szCs w:val="21"/>
                <w:shd w:val="clear" w:color="auto" w:fill="FFFFFF"/>
              </w:rPr>
            </w:rPrChange>
          </w:rPr>
          <w:t xml:space="preserve"> Books.</w:t>
        </w:r>
      </w:ins>
    </w:p>
    <w:p w14:paraId="1428F187" w14:textId="27C90833" w:rsidR="00084070" w:rsidRPr="00187CFD" w:rsidRDefault="00084070">
      <w:pPr>
        <w:pStyle w:val="FootnoteText"/>
        <w:rPr>
          <w:lang w:val="en-US"/>
          <w:rPrChange w:id="93" w:author="Олександр Романченко" w:date="2020-05-16T20:21:00Z">
            <w:rPr/>
          </w:rPrChange>
        </w:rPr>
      </w:pPr>
    </w:p>
  </w:footnote>
  <w:footnote w:id="6">
    <w:p w14:paraId="5F2CD4DD" w14:textId="6BD6BFBF" w:rsidR="00084070" w:rsidRPr="009955EC" w:rsidRDefault="00084070" w:rsidP="00F30C6E">
      <w:pPr>
        <w:rPr>
          <w:ins w:id="98" w:author="Олександр Романченко" w:date="2020-05-16T20:03:00Z"/>
          <w:lang w:val="en-US"/>
          <w:rPrChange w:id="99" w:author="Олександр Романченко" w:date="2020-05-16T22:14:00Z">
            <w:rPr>
              <w:ins w:id="100" w:author="Олександр Романченко" w:date="2020-05-16T20:03:00Z"/>
            </w:rPr>
          </w:rPrChange>
        </w:rPr>
      </w:pPr>
      <w:ins w:id="101" w:author="Олександр Романченко" w:date="2020-05-16T20:03:00Z">
        <w:r>
          <w:rPr>
            <w:rStyle w:val="FootnoteReference"/>
          </w:rPr>
          <w:footnoteRef/>
        </w:r>
        <w:r w:rsidRPr="00F30C6E">
          <w:rPr>
            <w:lang w:val="en-US"/>
            <w:rPrChange w:id="102" w:author="Олександр Романченко" w:date="2020-05-16T20:03:00Z">
              <w:rPr/>
            </w:rPrChange>
          </w:rPr>
          <w:t xml:space="preserve"> </w:t>
        </w:r>
        <w:r w:rsidRPr="00F30C6E">
          <w:rPr>
            <w:rFonts w:ascii="Arial" w:hAnsi="Arial" w:cs="Arial"/>
            <w:color w:val="202122"/>
            <w:sz w:val="19"/>
            <w:szCs w:val="19"/>
            <w:shd w:val="clear" w:color="auto" w:fill="FFFFFF"/>
            <w:lang w:val="en-US"/>
            <w:rPrChange w:id="103" w:author="Олександр Романченко" w:date="2020-05-16T20:03:00Z">
              <w:rPr>
                <w:rFonts w:ascii="Arial" w:hAnsi="Arial" w:cs="Arial"/>
                <w:color w:val="202122"/>
                <w:sz w:val="19"/>
                <w:szCs w:val="19"/>
                <w:shd w:val="clear" w:color="auto" w:fill="FFFFFF"/>
              </w:rPr>
            </w:rPrChange>
          </w:rPr>
          <w:t xml:space="preserve">Arthur, Samuel (1959). </w:t>
        </w:r>
        <w:r w:rsidRPr="00F30C6E">
          <w:rPr>
            <w:rFonts w:ascii="Arial" w:hAnsi="Arial" w:cs="Arial"/>
            <w:i/>
            <w:iCs/>
            <w:color w:val="202122"/>
            <w:sz w:val="19"/>
            <w:szCs w:val="19"/>
            <w:shd w:val="clear" w:color="auto" w:fill="FFFFFF"/>
            <w:lang w:val="en-US"/>
            <w:rPrChange w:id="104" w:author="Олександр Романченко" w:date="2020-05-16T20:04:00Z">
              <w:rPr>
                <w:rFonts w:ascii="Arial" w:hAnsi="Arial" w:cs="Arial"/>
                <w:color w:val="202122"/>
                <w:sz w:val="19"/>
                <w:szCs w:val="19"/>
                <w:shd w:val="clear" w:color="auto" w:fill="FFFFFF"/>
              </w:rPr>
            </w:rPrChange>
          </w:rPr>
          <w:t>Some Studies in Machine Learning Using the Game of Checkers. </w:t>
        </w:r>
        <w:r w:rsidRPr="009955EC">
          <w:rPr>
            <w:rFonts w:ascii="Arial" w:hAnsi="Arial" w:cs="Arial"/>
            <w:color w:val="202122"/>
            <w:sz w:val="19"/>
            <w:szCs w:val="19"/>
            <w:shd w:val="clear" w:color="auto" w:fill="FFFFFF"/>
            <w:lang w:val="en-US"/>
            <w:rPrChange w:id="105" w:author="Олександр Романченко" w:date="2020-05-16T22:14:00Z">
              <w:rPr>
                <w:rFonts w:ascii="Arial" w:hAnsi="Arial" w:cs="Arial"/>
                <w:i/>
                <w:iCs/>
                <w:color w:val="202122"/>
                <w:sz w:val="19"/>
                <w:szCs w:val="19"/>
                <w:shd w:val="clear" w:color="auto" w:fill="FFFFFF"/>
              </w:rPr>
            </w:rPrChange>
          </w:rPr>
          <w:t>IBM Journal of Research and Development</w:t>
        </w:r>
        <w:r w:rsidRPr="009955EC">
          <w:rPr>
            <w:rFonts w:ascii="Arial" w:hAnsi="Arial" w:cs="Arial"/>
            <w:color w:val="202122"/>
            <w:sz w:val="19"/>
            <w:szCs w:val="19"/>
            <w:shd w:val="clear" w:color="auto" w:fill="FFFFFF"/>
            <w:lang w:val="en-US"/>
            <w:rPrChange w:id="106" w:author="Олександр Романченко" w:date="2020-05-16T22:14:00Z">
              <w:rPr>
                <w:rFonts w:ascii="Arial" w:hAnsi="Arial" w:cs="Arial"/>
                <w:color w:val="202122"/>
                <w:sz w:val="19"/>
                <w:szCs w:val="19"/>
                <w:shd w:val="clear" w:color="auto" w:fill="FFFFFF"/>
              </w:rPr>
            </w:rPrChange>
          </w:rPr>
          <w:t>. </w:t>
        </w:r>
        <w:r w:rsidRPr="009955EC">
          <w:rPr>
            <w:rFonts w:ascii="Arial" w:hAnsi="Arial" w:cs="Arial"/>
            <w:color w:val="202122"/>
            <w:sz w:val="19"/>
            <w:szCs w:val="19"/>
            <w:shd w:val="clear" w:color="auto" w:fill="FFFFFF"/>
            <w:lang w:val="en-US"/>
            <w:rPrChange w:id="107" w:author="Олександр Романченко" w:date="2020-05-16T22:14:00Z">
              <w:rPr>
                <w:rFonts w:ascii="Arial" w:hAnsi="Arial" w:cs="Arial"/>
                <w:b/>
                <w:bCs/>
                <w:color w:val="202122"/>
                <w:sz w:val="19"/>
                <w:szCs w:val="19"/>
                <w:shd w:val="clear" w:color="auto" w:fill="FFFFFF"/>
              </w:rPr>
            </w:rPrChange>
          </w:rPr>
          <w:t>3</w:t>
        </w:r>
      </w:ins>
      <w:ins w:id="108" w:author="Олександр Романченко" w:date="2020-05-16T20:04:00Z">
        <w:r w:rsidRPr="009955EC">
          <w:rPr>
            <w:rFonts w:ascii="Arial" w:hAnsi="Arial" w:cs="Arial"/>
            <w:color w:val="202122"/>
            <w:sz w:val="19"/>
            <w:szCs w:val="19"/>
            <w:shd w:val="clear" w:color="auto" w:fill="FFFFFF"/>
            <w:lang w:val="en-US"/>
            <w:rPrChange w:id="109" w:author="Олександр Романченко" w:date="2020-05-16T22:14:00Z">
              <w:rPr>
                <w:rFonts w:ascii="Arial" w:hAnsi="Arial" w:cs="Arial"/>
                <w:color w:val="202122"/>
                <w:sz w:val="19"/>
                <w:szCs w:val="19"/>
                <w:shd w:val="clear" w:color="auto" w:fill="FFFFFF"/>
              </w:rPr>
            </w:rPrChange>
          </w:rPr>
          <w:t>,</w:t>
        </w:r>
      </w:ins>
      <w:ins w:id="110" w:author="Олександр Романченко" w:date="2020-05-16T20:03:00Z">
        <w:r w:rsidRPr="009955EC">
          <w:rPr>
            <w:rFonts w:ascii="Arial" w:hAnsi="Arial" w:cs="Arial"/>
            <w:color w:val="202122"/>
            <w:sz w:val="19"/>
            <w:szCs w:val="19"/>
            <w:shd w:val="clear" w:color="auto" w:fill="FFFFFF"/>
            <w:lang w:val="en-US"/>
            <w:rPrChange w:id="111" w:author="Олександр Романченко" w:date="2020-05-16T22:14:00Z">
              <w:rPr>
                <w:rFonts w:ascii="Arial" w:hAnsi="Arial" w:cs="Arial"/>
                <w:color w:val="202122"/>
                <w:sz w:val="19"/>
                <w:szCs w:val="19"/>
                <w:shd w:val="clear" w:color="auto" w:fill="FFFFFF"/>
              </w:rPr>
            </w:rPrChange>
          </w:rPr>
          <w:t xml:space="preserve"> </w:t>
        </w:r>
      </w:ins>
      <w:ins w:id="112" w:author="Олександр Романченко" w:date="2020-05-16T20:04:00Z">
        <w:r w:rsidRPr="009955EC">
          <w:rPr>
            <w:rFonts w:ascii="Arial" w:hAnsi="Arial" w:cs="Arial"/>
            <w:color w:val="202122"/>
            <w:sz w:val="19"/>
            <w:szCs w:val="19"/>
            <w:shd w:val="clear" w:color="auto" w:fill="FFFFFF"/>
            <w:lang w:val="en-US"/>
            <w:rPrChange w:id="113" w:author="Олександр Романченко" w:date="2020-05-16T22:14:00Z">
              <w:rPr>
                <w:rFonts w:ascii="Arial" w:hAnsi="Arial" w:cs="Arial"/>
                <w:color w:val="202122"/>
                <w:sz w:val="19"/>
                <w:szCs w:val="19"/>
                <w:shd w:val="clear" w:color="auto" w:fill="FFFFFF"/>
              </w:rPr>
            </w:rPrChange>
          </w:rPr>
          <w:t>p.</w:t>
        </w:r>
      </w:ins>
      <w:ins w:id="114" w:author="Олександр Романченко" w:date="2020-05-16T20:03:00Z">
        <w:r w:rsidRPr="009955EC">
          <w:rPr>
            <w:rFonts w:ascii="Arial" w:hAnsi="Arial" w:cs="Arial"/>
            <w:color w:val="202122"/>
            <w:sz w:val="19"/>
            <w:szCs w:val="19"/>
            <w:shd w:val="clear" w:color="auto" w:fill="FFFFFF"/>
            <w:lang w:val="en-US"/>
            <w:rPrChange w:id="115" w:author="Олександр Романченко" w:date="2020-05-16T22:14:00Z">
              <w:rPr>
                <w:rFonts w:ascii="Arial" w:hAnsi="Arial" w:cs="Arial"/>
                <w:color w:val="202122"/>
                <w:sz w:val="19"/>
                <w:szCs w:val="19"/>
                <w:shd w:val="clear" w:color="auto" w:fill="FFFFFF"/>
              </w:rPr>
            </w:rPrChange>
          </w:rPr>
          <w:t>210–229</w:t>
        </w:r>
      </w:ins>
    </w:p>
    <w:p w14:paraId="29038240" w14:textId="55EF18F8" w:rsidR="00084070" w:rsidRPr="00F30C6E" w:rsidRDefault="00084070">
      <w:pPr>
        <w:pStyle w:val="FootnoteText"/>
        <w:rPr>
          <w:lang w:val="en-US"/>
          <w:rPrChange w:id="116" w:author="Олександр Романченко" w:date="2020-05-16T20:03:00Z">
            <w:rPr/>
          </w:rPrChange>
        </w:rPr>
      </w:pPr>
    </w:p>
  </w:footnote>
  <w:footnote w:id="7">
    <w:p w14:paraId="213B6127" w14:textId="2886EE0F" w:rsidR="00084070" w:rsidRPr="007B2B01" w:rsidRDefault="00084070" w:rsidP="007B2B01">
      <w:pPr>
        <w:rPr>
          <w:ins w:id="125" w:author="Олександр Романченко" w:date="2020-05-16T21:22:00Z"/>
          <w:lang w:val="en-US"/>
          <w:rPrChange w:id="126" w:author="Олександр Романченко" w:date="2020-05-16T21:23:00Z">
            <w:rPr>
              <w:ins w:id="127" w:author="Олександр Романченко" w:date="2020-05-16T21:22:00Z"/>
            </w:rPr>
          </w:rPrChange>
        </w:rPr>
      </w:pPr>
      <w:ins w:id="128" w:author="Олександр Романченко" w:date="2020-05-16T21:22:00Z">
        <w:r w:rsidRPr="007B2B01">
          <w:rPr>
            <w:rStyle w:val="FootnoteReference"/>
          </w:rPr>
          <w:footnoteRef/>
        </w:r>
        <w:r w:rsidRPr="007B2B01">
          <w:rPr>
            <w:lang w:val="en-US"/>
            <w:rPrChange w:id="129" w:author="Олександр Романченко" w:date="2020-05-16T21:23:00Z">
              <w:rPr/>
            </w:rPrChange>
          </w:rPr>
          <w:t xml:space="preserve"> </w:t>
        </w:r>
        <w:r w:rsidRPr="007B2B01">
          <w:rPr>
            <w:rFonts w:ascii="Arial" w:hAnsi="Arial" w:cs="Arial"/>
            <w:color w:val="202122"/>
            <w:sz w:val="19"/>
            <w:szCs w:val="19"/>
            <w:shd w:val="clear" w:color="auto" w:fill="FFFFFF"/>
            <w:lang w:val="en-US"/>
            <w:rPrChange w:id="130" w:author="Олександр Романченко" w:date="2020-05-16T21:23:00Z">
              <w:rPr>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rPrChange w:id="131" w:author="Олександр Романченко" w:date="2020-05-16T21:23:00Z">
              <w:rPr>
                <w:rStyle w:val="HTMLCite"/>
                <w:rFonts w:ascii="Arial" w:hAnsi="Arial" w:cs="Arial"/>
                <w:color w:val="202122"/>
                <w:sz w:val="19"/>
                <w:szCs w:val="19"/>
                <w:shd w:val="clear" w:color="auto" w:fill="FFFFFF"/>
              </w:rPr>
            </w:rPrChange>
          </w:rPr>
          <w:fldChar w:fldCharType="begin"/>
        </w:r>
        <w:r w:rsidRPr="007B2B01">
          <w:rPr>
            <w:rStyle w:val="HTMLCite"/>
            <w:rFonts w:ascii="Arial" w:hAnsi="Arial" w:cs="Arial"/>
            <w:i w:val="0"/>
            <w:iCs w:val="0"/>
            <w:color w:val="202122"/>
            <w:sz w:val="19"/>
            <w:szCs w:val="19"/>
            <w:shd w:val="clear" w:color="auto" w:fill="FFFFFF"/>
            <w:lang w:val="en-US"/>
            <w:rPrChange w:id="132" w:author="Олександр Романченко" w:date="2020-05-16T21:23:00Z">
              <w:rPr>
                <w:rStyle w:val="HTMLCite"/>
                <w:rFonts w:ascii="Arial" w:hAnsi="Arial" w:cs="Arial"/>
                <w:color w:val="202122"/>
                <w:sz w:val="19"/>
                <w:szCs w:val="19"/>
                <w:shd w:val="clear" w:color="auto" w:fill="FFFFFF"/>
              </w:rPr>
            </w:rPrChange>
          </w:rPr>
          <w:instrText xml:space="preserve"> HYPERLINK "https://en.wikipedia.org/wiki/Naomi_Altman" \o "Naomi Altman" </w:instrText>
        </w:r>
        <w:r w:rsidRPr="007B2B01">
          <w:rPr>
            <w:rStyle w:val="HTMLCite"/>
            <w:rFonts w:ascii="Arial" w:hAnsi="Arial" w:cs="Arial"/>
            <w:i w:val="0"/>
            <w:iCs w:val="0"/>
            <w:color w:val="202122"/>
            <w:sz w:val="19"/>
            <w:szCs w:val="19"/>
            <w:shd w:val="clear" w:color="auto" w:fill="FFFFFF"/>
            <w:rPrChange w:id="133" w:author="Олександр Романченко" w:date="2020-05-16T21:23:00Z">
              <w:rPr>
                <w:rStyle w:val="HTMLCite"/>
                <w:rFonts w:ascii="Arial" w:hAnsi="Arial" w:cs="Arial"/>
                <w:color w:val="202122"/>
                <w:sz w:val="19"/>
                <w:szCs w:val="19"/>
                <w:shd w:val="clear" w:color="auto" w:fill="FFFFFF"/>
              </w:rPr>
            </w:rPrChange>
          </w:rPr>
          <w:fldChar w:fldCharType="separate"/>
        </w:r>
        <w:r w:rsidRPr="007B2B01">
          <w:rPr>
            <w:rStyle w:val="Hyperlink"/>
            <w:rFonts w:ascii="Arial" w:hAnsi="Arial" w:cs="Arial"/>
            <w:color w:val="0B0080"/>
            <w:sz w:val="19"/>
            <w:szCs w:val="19"/>
            <w:shd w:val="clear" w:color="auto" w:fill="FFFFFF"/>
            <w:lang w:val="en-US"/>
            <w:rPrChange w:id="134" w:author="Олександр Романченко" w:date="2020-05-16T21:23:00Z">
              <w:rPr>
                <w:rStyle w:val="Hyperlink"/>
                <w:rFonts w:ascii="Arial" w:hAnsi="Arial" w:cs="Arial"/>
                <w:i/>
                <w:iCs/>
                <w:color w:val="0B0080"/>
                <w:sz w:val="19"/>
                <w:szCs w:val="19"/>
                <w:shd w:val="clear" w:color="auto" w:fill="FFFFFF"/>
              </w:rPr>
            </w:rPrChange>
          </w:rPr>
          <w:t>Altman, Naomi S.</w:t>
        </w:r>
        <w:r w:rsidRPr="007B2B01">
          <w:rPr>
            <w:rStyle w:val="HTMLCite"/>
            <w:rFonts w:ascii="Arial" w:hAnsi="Arial" w:cs="Arial"/>
            <w:i w:val="0"/>
            <w:iCs w:val="0"/>
            <w:color w:val="202122"/>
            <w:sz w:val="19"/>
            <w:szCs w:val="19"/>
            <w:shd w:val="clear" w:color="auto" w:fill="FFFFFF"/>
            <w:rPrChange w:id="135" w:author="Олександр Романченко" w:date="2020-05-16T21:23:00Z">
              <w:rPr>
                <w:rStyle w:val="HTMLCite"/>
                <w:rFonts w:ascii="Arial" w:hAnsi="Arial" w:cs="Arial"/>
                <w:color w:val="202122"/>
                <w:sz w:val="19"/>
                <w:szCs w:val="19"/>
                <w:shd w:val="clear" w:color="auto" w:fill="FFFFFF"/>
              </w:rPr>
            </w:rPrChange>
          </w:rPr>
          <w:fldChar w:fldCharType="end"/>
        </w:r>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ins>
      <w:ins w:id="136" w:author="Олександр Романченко" w:date="2020-05-16T21:23:00Z">
        <w:r>
          <w:rPr>
            <w:rStyle w:val="cs1-format"/>
            <w:rFonts w:ascii="Arial" w:eastAsiaTheme="majorEastAsia" w:hAnsi="Arial" w:cs="Arial"/>
            <w:i/>
            <w:iCs/>
            <w:color w:val="202122"/>
            <w:sz w:val="18"/>
            <w:szCs w:val="18"/>
            <w:shd w:val="clear" w:color="auto" w:fill="FFFFFF"/>
            <w:lang w:val="en-US"/>
          </w:rPr>
          <w:t>.</w:t>
        </w:r>
      </w:ins>
      <w:ins w:id="137" w:author="Олександр Романченко" w:date="2020-05-16T21:22:00Z">
        <w:r w:rsidRPr="007B2B01">
          <w:rPr>
            <w:rStyle w:val="HTMLCite"/>
            <w:rFonts w:ascii="Arial" w:hAnsi="Arial" w:cs="Arial"/>
            <w:color w:val="202122"/>
            <w:sz w:val="19"/>
            <w:szCs w:val="19"/>
            <w:shd w:val="clear" w:color="auto" w:fill="FFFFFF"/>
            <w:lang w:val="en-US"/>
            <w:rPrChange w:id="138" w:author="Олександр Романченко" w:date="2020-05-16T21:22:00Z">
              <w:rPr>
                <w:rStyle w:val="HTMLCite"/>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lang w:val="en-US"/>
            <w:rPrChange w:id="139" w:author="Олександр Романченко" w:date="2020-05-16T21:23:00Z">
              <w:rPr>
                <w:rStyle w:val="HTMLCite"/>
                <w:rFonts w:ascii="Arial" w:hAnsi="Arial" w:cs="Arial"/>
                <w:color w:val="202122"/>
                <w:sz w:val="19"/>
                <w:szCs w:val="19"/>
                <w:shd w:val="clear" w:color="auto" w:fill="FFFFFF"/>
              </w:rPr>
            </w:rPrChange>
          </w:rPr>
          <w:t>The American Statistician, p.175–185</w:t>
        </w:r>
      </w:ins>
    </w:p>
    <w:p w14:paraId="5D9B4152" w14:textId="7E0AD1C8" w:rsidR="00084070" w:rsidRPr="007B2B01" w:rsidRDefault="00084070">
      <w:pPr>
        <w:pStyle w:val="FootnoteText"/>
        <w:rPr>
          <w:lang w:val="en-US"/>
          <w:rPrChange w:id="140" w:author="Олександр Романченко" w:date="2020-05-16T21:22:00Z">
            <w:rPr/>
          </w:rPrChange>
        </w:rPr>
      </w:pPr>
    </w:p>
  </w:footnote>
  <w:footnote w:id="8">
    <w:p w14:paraId="46159072" w14:textId="0BE3923B" w:rsidR="00084070" w:rsidRPr="003F7ADA" w:rsidRDefault="00084070" w:rsidP="003F7ADA">
      <w:pPr>
        <w:rPr>
          <w:ins w:id="142" w:author="Олександр Романченко" w:date="2020-05-16T21:26:00Z"/>
          <w:sz w:val="20"/>
          <w:szCs w:val="20"/>
          <w:lang w:val="en-US"/>
          <w:rPrChange w:id="143" w:author="Олександр Романченко" w:date="2020-05-16T21:26:00Z">
            <w:rPr>
              <w:ins w:id="144" w:author="Олександр Романченко" w:date="2020-05-16T21:26:00Z"/>
            </w:rPr>
          </w:rPrChange>
        </w:rPr>
      </w:pPr>
      <w:ins w:id="145" w:author="Олександр Романченко" w:date="2020-05-16T21:26:00Z">
        <w:r>
          <w:rPr>
            <w:rStyle w:val="FootnoteReference"/>
          </w:rPr>
          <w:footnoteRef/>
        </w:r>
        <w:r w:rsidRPr="003F7ADA">
          <w:rPr>
            <w:lang w:val="en-US"/>
            <w:rPrChange w:id="146" w:author="Олександр Романченко" w:date="2020-05-16T21:26:00Z">
              <w:rPr/>
            </w:rPrChange>
          </w:rPr>
          <w:t xml:space="preserve"> </w:t>
        </w:r>
        <w:r w:rsidRPr="003F7ADA">
          <w:rPr>
            <w:color w:val="202122"/>
            <w:sz w:val="20"/>
            <w:szCs w:val="20"/>
            <w:shd w:val="clear" w:color="auto" w:fill="FFFFFF"/>
            <w:lang w:val="en-US"/>
            <w:rPrChange w:id="147" w:author="Олександр Романченко" w:date="2020-05-16T21:26:00Z">
              <w:rPr>
                <w:rFonts w:ascii="Arial" w:hAnsi="Arial" w:cs="Arial"/>
                <w:color w:val="202122"/>
                <w:sz w:val="19"/>
                <w:szCs w:val="19"/>
                <w:shd w:val="clear" w:color="auto" w:fill="FFFFFF"/>
              </w:rPr>
            </w:rPrChange>
          </w:rPr>
          <w:t xml:space="preserve">Elliot, David L. (1993), </w:t>
        </w:r>
        <w:r w:rsidRPr="003F7ADA">
          <w:rPr>
            <w:i/>
            <w:iCs/>
            <w:color w:val="202122"/>
            <w:sz w:val="20"/>
            <w:szCs w:val="20"/>
            <w:shd w:val="clear" w:color="auto" w:fill="FFFFFF"/>
            <w:lang w:val="en-US"/>
            <w:rPrChange w:id="148" w:author="Олександр Романченко" w:date="2020-05-16T21:26:00Z">
              <w:rPr>
                <w:rFonts w:ascii="Arial" w:hAnsi="Arial" w:cs="Arial"/>
                <w:color w:val="202122"/>
                <w:sz w:val="19"/>
                <w:szCs w:val="19"/>
                <w:shd w:val="clear" w:color="auto" w:fill="FFFFFF"/>
              </w:rPr>
            </w:rPrChange>
          </w:rPr>
          <w:t>A better activation function for artificial neural networks</w:t>
        </w:r>
      </w:ins>
    </w:p>
    <w:p w14:paraId="2CE70846" w14:textId="44533F41" w:rsidR="00084070" w:rsidRPr="003F7ADA" w:rsidRDefault="00084070">
      <w:pPr>
        <w:pStyle w:val="FootnoteText"/>
        <w:rPr>
          <w:lang w:val="en-US"/>
          <w:rPrChange w:id="149" w:author="Олександр Романченко" w:date="2020-05-16T21:26:00Z">
            <w:rPr/>
          </w:rPrChange>
        </w:rPr>
      </w:pPr>
    </w:p>
  </w:footnote>
  <w:footnote w:id="9">
    <w:p w14:paraId="609A31D4" w14:textId="2F0D9A43" w:rsidR="00084070" w:rsidRPr="009955EC" w:rsidRDefault="00084070" w:rsidP="003F7ADA">
      <w:pPr>
        <w:rPr>
          <w:ins w:id="151" w:author="Олександр Романченко" w:date="2020-05-16T21:29:00Z"/>
          <w:sz w:val="20"/>
          <w:szCs w:val="20"/>
          <w:lang w:val="en-US"/>
          <w:rPrChange w:id="152" w:author="Олександр Романченко" w:date="2020-05-16T22:15:00Z">
            <w:rPr>
              <w:ins w:id="153" w:author="Олександр Романченко" w:date="2020-05-16T21:29:00Z"/>
            </w:rPr>
          </w:rPrChange>
        </w:rPr>
      </w:pPr>
      <w:ins w:id="154" w:author="Олександр Романченко" w:date="2020-05-16T21:27:00Z">
        <w:r>
          <w:rPr>
            <w:rStyle w:val="FootnoteReference"/>
          </w:rPr>
          <w:footnoteRef/>
        </w:r>
        <w:r w:rsidRPr="003F7ADA">
          <w:rPr>
            <w:lang w:val="en-US"/>
            <w:rPrChange w:id="155" w:author="Олександр Романченко" w:date="2020-05-16T21:29:00Z">
              <w:rPr/>
            </w:rPrChange>
          </w:rPr>
          <w:t xml:space="preserve"> </w:t>
        </w:r>
      </w:ins>
      <w:ins w:id="156" w:author="Олександр Романченко" w:date="2020-05-16T21:29:00Z">
        <w:r w:rsidRPr="003F7ADA">
          <w:rPr>
            <w:color w:val="202122"/>
            <w:sz w:val="20"/>
            <w:szCs w:val="20"/>
            <w:shd w:val="clear" w:color="auto" w:fill="FFFFFF"/>
            <w:lang w:val="en-US"/>
            <w:rPrChange w:id="157" w:author="Олександр Романченко" w:date="2020-05-16T21:29:00Z">
              <w:rPr>
                <w:rFonts w:ascii="Arial" w:hAnsi="Arial" w:cs="Arial"/>
                <w:color w:val="202122"/>
                <w:sz w:val="19"/>
                <w:szCs w:val="19"/>
                <w:shd w:val="clear" w:color="auto" w:fill="FFFFFF"/>
              </w:rPr>
            </w:rPrChange>
          </w:rPr>
          <w:t xml:space="preserve">Barzilai, Jonathan; </w:t>
        </w:r>
        <w:proofErr w:type="spellStart"/>
        <w:r w:rsidRPr="003F7ADA">
          <w:rPr>
            <w:color w:val="202122"/>
            <w:sz w:val="20"/>
            <w:szCs w:val="20"/>
            <w:shd w:val="clear" w:color="auto" w:fill="FFFFFF"/>
            <w:lang w:val="en-US"/>
            <w:rPrChange w:id="158" w:author="Олександр Романченко" w:date="2020-05-16T21:29:00Z">
              <w:rPr>
                <w:rFonts w:ascii="Arial" w:hAnsi="Arial" w:cs="Arial"/>
                <w:color w:val="202122"/>
                <w:sz w:val="19"/>
                <w:szCs w:val="19"/>
                <w:shd w:val="clear" w:color="auto" w:fill="FFFFFF"/>
              </w:rPr>
            </w:rPrChange>
          </w:rPr>
          <w:t>Borwein</w:t>
        </w:r>
        <w:proofErr w:type="spellEnd"/>
        <w:r w:rsidRPr="003F7ADA">
          <w:rPr>
            <w:color w:val="202122"/>
            <w:sz w:val="20"/>
            <w:szCs w:val="20"/>
            <w:shd w:val="clear" w:color="auto" w:fill="FFFFFF"/>
            <w:lang w:val="en-US"/>
            <w:rPrChange w:id="159" w:author="Олександр Романченко" w:date="2020-05-16T21:29:00Z">
              <w:rPr>
                <w:rFonts w:ascii="Arial" w:hAnsi="Arial" w:cs="Arial"/>
                <w:color w:val="202122"/>
                <w:sz w:val="19"/>
                <w:szCs w:val="19"/>
                <w:shd w:val="clear" w:color="auto" w:fill="FFFFFF"/>
              </w:rPr>
            </w:rPrChange>
          </w:rPr>
          <w:t xml:space="preserve">, Jonathan M. (1988). </w:t>
        </w:r>
        <w:r w:rsidRPr="003F7ADA">
          <w:rPr>
            <w:i/>
            <w:iCs/>
            <w:color w:val="202122"/>
            <w:sz w:val="20"/>
            <w:szCs w:val="20"/>
            <w:shd w:val="clear" w:color="auto" w:fill="FFFFFF"/>
            <w:lang w:val="en-US"/>
            <w:rPrChange w:id="160" w:author="Олександр Романченко" w:date="2020-05-16T21:29:00Z">
              <w:rPr>
                <w:rFonts w:ascii="Arial" w:hAnsi="Arial" w:cs="Arial"/>
                <w:color w:val="202122"/>
                <w:sz w:val="19"/>
                <w:szCs w:val="19"/>
                <w:shd w:val="clear" w:color="auto" w:fill="FFFFFF"/>
              </w:rPr>
            </w:rPrChange>
          </w:rPr>
          <w:t>Two-Point Step Size Gradient Methods</w:t>
        </w:r>
        <w:r w:rsidRPr="003F7ADA">
          <w:rPr>
            <w:color w:val="202122"/>
            <w:sz w:val="20"/>
            <w:szCs w:val="20"/>
            <w:shd w:val="clear" w:color="auto" w:fill="FFFFFF"/>
            <w:lang w:val="en-US"/>
            <w:rPrChange w:id="161" w:author="Олександр Романченко" w:date="2020-05-16T21:29:00Z">
              <w:rPr>
                <w:rFonts w:ascii="Arial" w:hAnsi="Arial" w:cs="Arial"/>
                <w:color w:val="202122"/>
                <w:sz w:val="19"/>
                <w:szCs w:val="19"/>
                <w:shd w:val="clear" w:color="auto" w:fill="FFFFFF"/>
              </w:rPr>
            </w:rPrChange>
          </w:rPr>
          <w:t>. </w:t>
        </w:r>
        <w:r w:rsidRPr="009955EC">
          <w:rPr>
            <w:color w:val="202122"/>
            <w:sz w:val="20"/>
            <w:szCs w:val="20"/>
            <w:shd w:val="clear" w:color="auto" w:fill="FFFFFF"/>
            <w:lang w:val="en-US"/>
            <w:rPrChange w:id="162" w:author="Олександр Романченко" w:date="2020-05-16T22:15:00Z">
              <w:rPr>
                <w:rFonts w:ascii="Arial" w:hAnsi="Arial" w:cs="Arial"/>
                <w:i/>
                <w:iCs/>
                <w:color w:val="202122"/>
                <w:sz w:val="19"/>
                <w:szCs w:val="19"/>
                <w:shd w:val="clear" w:color="auto" w:fill="FFFFFF"/>
              </w:rPr>
            </w:rPrChange>
          </w:rPr>
          <w:t>IMA Journal of Numerical Analysis</w:t>
        </w:r>
        <w:r w:rsidRPr="009955EC">
          <w:rPr>
            <w:color w:val="202122"/>
            <w:sz w:val="20"/>
            <w:szCs w:val="20"/>
            <w:shd w:val="clear" w:color="auto" w:fill="FFFFFF"/>
            <w:lang w:val="en-US"/>
            <w:rPrChange w:id="163" w:author="Олександр Романченко" w:date="2020-05-16T22:15:00Z">
              <w:rPr>
                <w:color w:val="202122"/>
                <w:sz w:val="20"/>
                <w:szCs w:val="20"/>
                <w:shd w:val="clear" w:color="auto" w:fill="FFFFFF"/>
              </w:rPr>
            </w:rPrChange>
          </w:rPr>
          <w:t>. P.</w:t>
        </w:r>
        <w:r w:rsidRPr="009955EC">
          <w:rPr>
            <w:color w:val="202122"/>
            <w:sz w:val="20"/>
            <w:szCs w:val="20"/>
            <w:shd w:val="clear" w:color="auto" w:fill="FFFFFF"/>
            <w:lang w:val="en-US"/>
            <w:rPrChange w:id="164" w:author="Олександр Романченко" w:date="2020-05-16T22:15:00Z">
              <w:rPr>
                <w:rFonts w:ascii="Arial" w:hAnsi="Arial" w:cs="Arial"/>
                <w:color w:val="202122"/>
                <w:sz w:val="19"/>
                <w:szCs w:val="19"/>
                <w:shd w:val="clear" w:color="auto" w:fill="FFFFFF"/>
              </w:rPr>
            </w:rPrChange>
          </w:rPr>
          <w:t>141–148</w:t>
        </w:r>
      </w:ins>
    </w:p>
    <w:p w14:paraId="075E19C5" w14:textId="1676791F" w:rsidR="00084070" w:rsidRPr="003F7ADA" w:rsidRDefault="00084070">
      <w:pPr>
        <w:pStyle w:val="FootnoteText"/>
        <w:rPr>
          <w:lang w:val="en-US"/>
          <w:rPrChange w:id="165" w:author="Олександр Романченко" w:date="2020-05-16T21:27:00Z">
            <w:rPr/>
          </w:rPrChange>
        </w:rPr>
      </w:pPr>
    </w:p>
  </w:footnote>
  <w:footnote w:id="10">
    <w:p w14:paraId="264F2C0A" w14:textId="77777777" w:rsidR="00084070" w:rsidRDefault="00084070" w:rsidP="00C6286B">
      <w:pPr>
        <w:rPr>
          <w:ins w:id="167" w:author="Олександр Романченко" w:date="2020-05-16T21:43:00Z"/>
        </w:rPr>
      </w:pPr>
      <w:ins w:id="168" w:author="Олександр Романченко" w:date="2020-05-16T21:43:00Z">
        <w:r>
          <w:rPr>
            <w:rStyle w:val="FootnoteReference"/>
          </w:rPr>
          <w:footnoteRef/>
        </w:r>
        <w:r w:rsidRPr="00C6286B">
          <w:rPr>
            <w:lang w:val="en-US"/>
            <w:rPrChange w:id="169" w:author="Олександр Романченко" w:date="2020-05-16T21:43:00Z">
              <w:rPr/>
            </w:rPrChange>
          </w:rPr>
          <w:t xml:space="preserve"> </w:t>
        </w:r>
        <w:r w:rsidRPr="001A5776">
          <w:rPr>
            <w:color w:val="202122"/>
            <w:sz w:val="20"/>
            <w:szCs w:val="20"/>
            <w:shd w:val="clear" w:color="auto" w:fill="FFFFFF"/>
            <w:lang w:val="en-US"/>
          </w:rPr>
          <w:t>Martin Anthony (January 2001). </w:t>
        </w:r>
        <w:r w:rsidRPr="001A5776">
          <w:rPr>
            <w:sz w:val="20"/>
            <w:szCs w:val="20"/>
          </w:rPr>
          <w:fldChar w:fldCharType="begin"/>
        </w:r>
        <w:r w:rsidRPr="00E6234E">
          <w:rPr>
            <w:sz w:val="20"/>
            <w:szCs w:val="20"/>
            <w:lang w:val="en-US"/>
            <w:rPrChange w:id="170" w:author="Олександр Романченко" w:date="2020-05-16T21:59:00Z">
              <w:rPr/>
            </w:rPrChange>
          </w:rPr>
          <w:instrText xml:space="preserve"> HYPERLINK "https://books.google.com/books?id=qOy4yLBqhFcC&amp;pg=PA3" </w:instrText>
        </w:r>
        <w:r w:rsidRPr="001A5776">
          <w:rPr>
            <w:sz w:val="20"/>
            <w:szCs w:val="20"/>
          </w:rPr>
          <w:fldChar w:fldCharType="separate"/>
        </w:r>
        <w:r w:rsidRPr="001A5776">
          <w:rPr>
            <w:rStyle w:val="Hyperlink"/>
            <w:i/>
            <w:iCs/>
            <w:color w:val="663366"/>
            <w:sz w:val="20"/>
            <w:szCs w:val="20"/>
            <w:lang w:val="en-US"/>
          </w:rPr>
          <w:t>Discrete Mathematics of Neural Networks: Selected Topics</w:t>
        </w:r>
        <w:r w:rsidRPr="001A5776">
          <w:rPr>
            <w:sz w:val="20"/>
            <w:szCs w:val="20"/>
          </w:rPr>
          <w:fldChar w:fldCharType="end"/>
        </w:r>
        <w:r w:rsidRPr="001A5776">
          <w:rPr>
            <w:color w:val="202122"/>
            <w:sz w:val="20"/>
            <w:szCs w:val="20"/>
            <w:shd w:val="clear" w:color="auto" w:fill="FFFFFF"/>
            <w:lang w:val="en-US"/>
          </w:rPr>
          <w:t xml:space="preserve">. </w:t>
        </w:r>
        <w:r w:rsidRPr="001A5776">
          <w:rPr>
            <w:color w:val="202122"/>
            <w:sz w:val="20"/>
            <w:szCs w:val="20"/>
            <w:shd w:val="clear" w:color="auto" w:fill="FFFFFF"/>
          </w:rPr>
          <w:t>SIAM. pp. 3</w:t>
        </w:r>
      </w:ins>
    </w:p>
    <w:p w14:paraId="610E54DD" w14:textId="465933E7" w:rsidR="00084070" w:rsidRPr="001A5776" w:rsidRDefault="00084070">
      <w:pPr>
        <w:pStyle w:val="FootnoteText"/>
        <w:rPr>
          <w:lang w:val="en-US"/>
        </w:rPr>
      </w:pPr>
    </w:p>
  </w:footnote>
  <w:footnote w:id="11">
    <w:p w14:paraId="319AC6E5" w14:textId="77777777" w:rsidR="00084070" w:rsidRPr="00E6234E" w:rsidRDefault="00084070" w:rsidP="00E6234E">
      <w:pPr>
        <w:rPr>
          <w:ins w:id="172" w:author="Олександр Романченко" w:date="2020-05-16T21:59:00Z"/>
          <w:sz w:val="20"/>
          <w:szCs w:val="20"/>
          <w:lang w:val="en-US"/>
          <w:rPrChange w:id="173" w:author="Олександр Романченко" w:date="2020-05-16T21:59:00Z">
            <w:rPr>
              <w:ins w:id="174" w:author="Олександр Романченко" w:date="2020-05-16T21:59:00Z"/>
            </w:rPr>
          </w:rPrChange>
        </w:rPr>
      </w:pPr>
      <w:ins w:id="175" w:author="Олександр Романченко" w:date="2020-05-16T21:58:00Z">
        <w:r>
          <w:rPr>
            <w:rStyle w:val="FootnoteReference"/>
          </w:rPr>
          <w:footnoteRef/>
        </w:r>
        <w:r w:rsidRPr="001A5776">
          <w:rPr>
            <w:sz w:val="20"/>
            <w:szCs w:val="20"/>
            <w:lang w:val="en-US"/>
          </w:rPr>
          <w:t xml:space="preserve"> </w:t>
        </w:r>
      </w:ins>
      <w:proofErr w:type="spellStart"/>
      <w:ins w:id="176" w:author="Олександр Романченко" w:date="2020-05-16T21:59:00Z">
        <w:r w:rsidRPr="001A5776">
          <w:rPr>
            <w:color w:val="202122"/>
            <w:sz w:val="20"/>
            <w:szCs w:val="20"/>
            <w:shd w:val="clear" w:color="auto" w:fill="FFFFFF"/>
            <w:lang w:val="en-US"/>
          </w:rPr>
          <w:t>Haykin</w:t>
        </w:r>
        <w:proofErr w:type="spellEnd"/>
        <w:r w:rsidRPr="001A5776">
          <w:rPr>
            <w:color w:val="202122"/>
            <w:sz w:val="20"/>
            <w:szCs w:val="20"/>
            <w:shd w:val="clear" w:color="auto" w:fill="FFFFFF"/>
            <w:lang w:val="en-US"/>
          </w:rPr>
          <w:t>, Simon S. (1999). </w:t>
        </w:r>
      </w:ins>
      <w:r w:rsidRPr="001A5776">
        <w:rPr>
          <w:sz w:val="20"/>
          <w:szCs w:val="20"/>
        </w:rPr>
        <w:fldChar w:fldCharType="begin"/>
      </w:r>
      <w:r w:rsidRPr="001A5776">
        <w:rPr>
          <w:sz w:val="20"/>
          <w:szCs w:val="20"/>
          <w:lang w:val="en-US"/>
        </w:rPr>
        <w:instrText xml:space="preserve"> HYPERLINK "https://books.google.com/books?id=bX4pAQAAMAAJ" </w:instrText>
      </w:r>
      <w:r w:rsidRPr="001A5776">
        <w:rPr>
          <w:sz w:val="20"/>
          <w:szCs w:val="20"/>
        </w:rPr>
        <w:fldChar w:fldCharType="separate"/>
      </w:r>
      <w:ins w:id="177" w:author="Олександр Романченко" w:date="2020-05-16T21:59:00Z">
        <w:r w:rsidRPr="001A5776">
          <w:rPr>
            <w:rStyle w:val="Hyperlink"/>
            <w:i/>
            <w:iCs/>
            <w:color w:val="663366"/>
            <w:sz w:val="20"/>
            <w:szCs w:val="20"/>
            <w:lang w:val="en-US"/>
          </w:rPr>
          <w:t>Neural Networks: A Comprehensive Foundation</w:t>
        </w:r>
        <w:r w:rsidRPr="001A5776">
          <w:rPr>
            <w:sz w:val="20"/>
            <w:szCs w:val="20"/>
          </w:rPr>
          <w:fldChar w:fldCharType="end"/>
        </w:r>
      </w:ins>
    </w:p>
    <w:p w14:paraId="36933628" w14:textId="19CD1523" w:rsidR="00084070" w:rsidRPr="00E6234E" w:rsidRDefault="00084070">
      <w:pPr>
        <w:pStyle w:val="FootnoteText"/>
        <w:rPr>
          <w:lang w:val="en-US"/>
          <w:rPrChange w:id="178" w:author="Олександр Романченко" w:date="2020-05-16T21:58:00Z">
            <w:rPr/>
          </w:rPrChange>
        </w:rPr>
      </w:pPr>
    </w:p>
  </w:footnote>
  <w:footnote w:id="12">
    <w:p w14:paraId="377AB53B" w14:textId="5048625E" w:rsidR="00084070" w:rsidRPr="00E6234E" w:rsidRDefault="00084070" w:rsidP="00E6234E">
      <w:pPr>
        <w:rPr>
          <w:ins w:id="180" w:author="Олександр Романченко" w:date="2020-05-16T22:08:00Z"/>
          <w:sz w:val="20"/>
          <w:szCs w:val="20"/>
          <w:lang w:val="en-US"/>
          <w:rPrChange w:id="181" w:author="Олександр Романченко" w:date="2020-05-16T22:08:00Z">
            <w:rPr>
              <w:ins w:id="182" w:author="Олександр Романченко" w:date="2020-05-16T22:08:00Z"/>
            </w:rPr>
          </w:rPrChange>
        </w:rPr>
      </w:pPr>
      <w:ins w:id="183" w:author="Олександр Романченко" w:date="2020-05-16T22:08:00Z">
        <w:r>
          <w:rPr>
            <w:rStyle w:val="FootnoteReference"/>
          </w:rPr>
          <w:footnoteRef/>
        </w:r>
        <w:r w:rsidRPr="001A5776">
          <w:rPr>
            <w:lang w:val="en-US"/>
          </w:rPr>
          <w:t xml:space="preserve"> </w:t>
        </w:r>
        <w:proofErr w:type="spellStart"/>
        <w:r w:rsidRPr="001A5776">
          <w:rPr>
            <w:color w:val="202122"/>
            <w:sz w:val="20"/>
            <w:szCs w:val="20"/>
            <w:shd w:val="clear" w:color="auto" w:fill="FFFFFF"/>
            <w:lang w:val="en-US"/>
          </w:rPr>
          <w:t>Adomavicius</w:t>
        </w:r>
        <w:proofErr w:type="spellEnd"/>
        <w:r w:rsidRPr="001A5776">
          <w:rPr>
            <w:color w:val="202122"/>
            <w:sz w:val="20"/>
            <w:szCs w:val="20"/>
            <w:shd w:val="clear" w:color="auto" w:fill="FFFFFF"/>
            <w:lang w:val="en-US"/>
          </w:rPr>
          <w:t xml:space="preserve">, G.; </w:t>
        </w:r>
        <w:proofErr w:type="spellStart"/>
        <w:r w:rsidRPr="001A5776">
          <w:rPr>
            <w:color w:val="202122"/>
            <w:sz w:val="20"/>
            <w:szCs w:val="20"/>
            <w:shd w:val="clear" w:color="auto" w:fill="FFFFFF"/>
            <w:lang w:val="en-US"/>
          </w:rPr>
          <w:t>Tuzhilin</w:t>
        </w:r>
        <w:proofErr w:type="spellEnd"/>
        <w:r w:rsidRPr="001A5776">
          <w:rPr>
            <w:color w:val="202122"/>
            <w:sz w:val="20"/>
            <w:szCs w:val="20"/>
            <w:shd w:val="clear" w:color="auto" w:fill="FFFFFF"/>
            <w:lang w:val="en-US"/>
          </w:rPr>
          <w:t>, A. (June 2005). </w:t>
        </w:r>
        <w:r w:rsidRPr="001A5776">
          <w:rPr>
            <w:i/>
            <w:iCs/>
            <w:sz w:val="20"/>
            <w:szCs w:val="20"/>
            <w:lang w:val="en-US"/>
          </w:rPr>
          <w:t>Toward the Next Generation of Recommender Systems: A Survey of the State-of-the-Art and Possible Extensions"</w:t>
        </w:r>
      </w:ins>
    </w:p>
    <w:p w14:paraId="422F16FD" w14:textId="7987592B" w:rsidR="00084070" w:rsidRPr="00E6234E" w:rsidRDefault="00084070">
      <w:pPr>
        <w:pStyle w:val="FootnoteText"/>
        <w:rPr>
          <w:lang w:val="en-US"/>
          <w:rPrChange w:id="184" w:author="Олександр Романченко" w:date="2020-05-16T22:08:00Z">
            <w:rPr/>
          </w:rPrChange>
        </w:rPr>
      </w:pPr>
    </w:p>
  </w:footnote>
  <w:footnote w:id="13">
    <w:p w14:paraId="30D4B4A0" w14:textId="77777777" w:rsidR="00084070" w:rsidRPr="009955EC" w:rsidRDefault="00084070" w:rsidP="009955EC">
      <w:pPr>
        <w:rPr>
          <w:ins w:id="186" w:author="Олександр Романченко" w:date="2020-05-16T22:15:00Z"/>
          <w:lang w:val="en-US"/>
          <w:rPrChange w:id="187" w:author="Олександр Романченко" w:date="2020-05-16T22:16:00Z">
            <w:rPr>
              <w:ins w:id="188" w:author="Олександр Романченко" w:date="2020-05-16T22:15:00Z"/>
            </w:rPr>
          </w:rPrChange>
        </w:rPr>
      </w:pPr>
      <w:ins w:id="189" w:author="Олександр Романченко" w:date="2020-05-16T22:15:00Z">
        <w:r>
          <w:rPr>
            <w:rStyle w:val="FootnoteReference"/>
          </w:rPr>
          <w:footnoteRef/>
        </w:r>
        <w:r w:rsidRPr="009955EC">
          <w:rPr>
            <w:lang w:val="en-US"/>
            <w:rPrChange w:id="190" w:author="Олександр Романченко" w:date="2020-05-16T22:16:00Z">
              <w:rPr/>
            </w:rPrChange>
          </w:rPr>
          <w:t xml:space="preserve"> </w:t>
        </w:r>
        <w:r w:rsidRPr="009955EC">
          <w:rPr>
            <w:color w:val="202122"/>
            <w:sz w:val="20"/>
            <w:szCs w:val="20"/>
            <w:shd w:val="clear" w:color="auto" w:fill="FFFFFF"/>
            <w:lang w:val="en-US"/>
            <w:rPrChange w:id="191" w:author="Олександр Романченко" w:date="2020-05-16T22:16:00Z">
              <w:rPr>
                <w:rFonts w:ascii="Arial" w:hAnsi="Arial" w:cs="Arial"/>
                <w:color w:val="202122"/>
                <w:sz w:val="21"/>
                <w:szCs w:val="21"/>
                <w:shd w:val="clear" w:color="auto" w:fill="FFFFFF"/>
              </w:rPr>
            </w:rPrChange>
          </w:rPr>
          <w:t xml:space="preserve">Richard </w:t>
        </w:r>
        <w:proofErr w:type="spellStart"/>
        <w:r w:rsidRPr="009955EC">
          <w:rPr>
            <w:color w:val="202122"/>
            <w:sz w:val="20"/>
            <w:szCs w:val="20"/>
            <w:shd w:val="clear" w:color="auto" w:fill="FFFFFF"/>
            <w:lang w:val="en-US"/>
            <w:rPrChange w:id="192" w:author="Олександр Романченко" w:date="2020-05-16T22:16:00Z">
              <w:rPr>
                <w:rFonts w:ascii="Arial" w:hAnsi="Arial" w:cs="Arial"/>
                <w:color w:val="202122"/>
                <w:sz w:val="21"/>
                <w:szCs w:val="21"/>
                <w:shd w:val="clear" w:color="auto" w:fill="FFFFFF"/>
              </w:rPr>
            </w:rPrChange>
          </w:rPr>
          <w:t>Szeliski</w:t>
        </w:r>
        <w:proofErr w:type="spellEnd"/>
        <w:r w:rsidRPr="009955EC">
          <w:rPr>
            <w:color w:val="202122"/>
            <w:sz w:val="20"/>
            <w:szCs w:val="20"/>
            <w:shd w:val="clear" w:color="auto" w:fill="FFFFFF"/>
            <w:lang w:val="en-US"/>
            <w:rPrChange w:id="193" w:author="Олександр Романченко" w:date="2020-05-16T22:16:00Z">
              <w:rPr>
                <w:rFonts w:ascii="Arial" w:hAnsi="Arial" w:cs="Arial"/>
                <w:color w:val="202122"/>
                <w:sz w:val="21"/>
                <w:szCs w:val="21"/>
                <w:shd w:val="clear" w:color="auto" w:fill="FFFFFF"/>
              </w:rPr>
            </w:rPrChange>
          </w:rPr>
          <w:t xml:space="preserve"> (2010). </w:t>
        </w:r>
        <w:r w:rsidRPr="009955EC">
          <w:rPr>
            <w:sz w:val="20"/>
            <w:szCs w:val="20"/>
            <w:rPrChange w:id="194" w:author="Олександр Романченко" w:date="2020-05-16T22:16:00Z">
              <w:rPr/>
            </w:rPrChange>
          </w:rPr>
          <w:fldChar w:fldCharType="begin"/>
        </w:r>
        <w:r w:rsidRPr="009955EC">
          <w:rPr>
            <w:sz w:val="20"/>
            <w:szCs w:val="20"/>
            <w:lang w:val="en-US"/>
            <w:rPrChange w:id="195" w:author="Олександр Романченко" w:date="2020-05-16T22:16:00Z">
              <w:rPr/>
            </w:rPrChange>
          </w:rPr>
          <w:instrText xml:space="preserve"> HYPERLINK "http://szeliski.org/Book/" </w:instrText>
        </w:r>
        <w:r w:rsidRPr="009955EC">
          <w:rPr>
            <w:sz w:val="20"/>
            <w:szCs w:val="20"/>
            <w:rPrChange w:id="196" w:author="Олександр Романченко" w:date="2020-05-16T22:16:00Z">
              <w:rPr/>
            </w:rPrChange>
          </w:rPr>
          <w:fldChar w:fldCharType="separate"/>
        </w:r>
        <w:r w:rsidRPr="009955EC">
          <w:rPr>
            <w:rStyle w:val="Hyperlink"/>
            <w:i/>
            <w:iCs/>
            <w:color w:val="663366"/>
            <w:sz w:val="20"/>
            <w:szCs w:val="20"/>
            <w:lang w:val="en-US"/>
            <w:rPrChange w:id="197" w:author="Олександр Романченко" w:date="2020-05-16T22:16:00Z">
              <w:rPr>
                <w:rStyle w:val="Hyperlink"/>
                <w:rFonts w:ascii="Arial" w:hAnsi="Arial" w:cs="Arial"/>
                <w:i/>
                <w:iCs/>
                <w:color w:val="663366"/>
                <w:sz w:val="21"/>
                <w:szCs w:val="21"/>
              </w:rPr>
            </w:rPrChange>
          </w:rPr>
          <w:t>Computer Vision: Algorithms and Applications</w:t>
        </w:r>
        <w:r w:rsidRPr="009955EC">
          <w:rPr>
            <w:sz w:val="20"/>
            <w:szCs w:val="20"/>
            <w:rPrChange w:id="198" w:author="Олександр Романченко" w:date="2020-05-16T22:16:00Z">
              <w:rPr/>
            </w:rPrChange>
          </w:rPr>
          <w:fldChar w:fldCharType="end"/>
        </w:r>
      </w:ins>
    </w:p>
    <w:p w14:paraId="3A1DFA13" w14:textId="6B22302B" w:rsidR="00084070" w:rsidRPr="009955EC" w:rsidRDefault="00084070">
      <w:pPr>
        <w:pStyle w:val="FootnoteText"/>
        <w:rPr>
          <w:lang w:val="en-US"/>
          <w:rPrChange w:id="199" w:author="Олександр Романченко" w:date="2020-05-16T22:15:00Z">
            <w:rPr/>
          </w:rPrChange>
        </w:rPr>
      </w:pPr>
    </w:p>
  </w:footnote>
  <w:footnote w:id="14">
    <w:p w14:paraId="5C580685" w14:textId="3F8177AC" w:rsidR="00084070" w:rsidRPr="009955EC" w:rsidRDefault="00084070" w:rsidP="009955EC">
      <w:pPr>
        <w:rPr>
          <w:ins w:id="202" w:author="Олександр Романченко" w:date="2020-05-16T22:17:00Z"/>
          <w:sz w:val="20"/>
          <w:szCs w:val="20"/>
          <w:rPrChange w:id="203" w:author="Олександр Романченко" w:date="2020-05-16T22:18:00Z">
            <w:rPr>
              <w:ins w:id="204" w:author="Олександр Романченко" w:date="2020-05-16T22:17:00Z"/>
            </w:rPr>
          </w:rPrChange>
        </w:rPr>
      </w:pPr>
      <w:ins w:id="205" w:author="Олександр Романченко" w:date="2020-05-16T22:17:00Z">
        <w:r>
          <w:rPr>
            <w:rStyle w:val="FootnoteReference"/>
          </w:rPr>
          <w:footnoteRef/>
        </w:r>
        <w:r w:rsidRPr="009955EC">
          <w:rPr>
            <w:lang w:val="en-US"/>
            <w:rPrChange w:id="206" w:author="Олександр Романченко" w:date="2020-05-16T22:18:00Z">
              <w:rPr/>
            </w:rPrChange>
          </w:rPr>
          <w:t xml:space="preserve"> </w:t>
        </w:r>
      </w:ins>
      <w:ins w:id="207" w:author="Олександр Романченко" w:date="2020-05-16T22:18:00Z">
        <w:r w:rsidRPr="009955EC">
          <w:rPr>
            <w:sz w:val="20"/>
            <w:szCs w:val="20"/>
            <w:lang w:val="en-US"/>
            <w:rPrChange w:id="208" w:author="Олександр Романченко" w:date="2020-05-16T22:18:00Z">
              <w:rPr>
                <w:lang w:val="en-US"/>
              </w:rPr>
            </w:rPrChange>
          </w:rPr>
          <w:t xml:space="preserve">(2015). </w:t>
        </w:r>
      </w:ins>
      <w:ins w:id="209" w:author="Олександр Романченко" w:date="2020-05-16T22:17:00Z">
        <w:r w:rsidRPr="009955EC">
          <w:rPr>
            <w:i/>
            <w:iCs/>
            <w:sz w:val="20"/>
            <w:szCs w:val="20"/>
            <w:rPrChange w:id="210" w:author="Олександр Романченко" w:date="2020-05-16T22:18:00Z">
              <w:rPr/>
            </w:rPrChange>
          </w:rPr>
          <w:fldChar w:fldCharType="begin"/>
        </w:r>
        <w:r w:rsidRPr="009955EC">
          <w:rPr>
            <w:i/>
            <w:iCs/>
            <w:sz w:val="20"/>
            <w:szCs w:val="20"/>
            <w:lang w:val="en-US"/>
            <w:rPrChange w:id="211" w:author="Олександр Романченко" w:date="2020-05-16T22:18:00Z">
              <w:rPr/>
            </w:rPrChange>
          </w:rPr>
          <w:instrText xml:space="preserve"> HYPERLINK "http://www.analyticsvidhya.com/blog/2015/03/feature-engineering-variable-transformation-creation/" </w:instrText>
        </w:r>
        <w:r w:rsidRPr="009955EC">
          <w:rPr>
            <w:i/>
            <w:iCs/>
            <w:sz w:val="20"/>
            <w:szCs w:val="20"/>
            <w:rPrChange w:id="212" w:author="Олександр Романченко" w:date="2020-05-16T22:18:00Z">
              <w:rPr/>
            </w:rPrChange>
          </w:rPr>
          <w:fldChar w:fldCharType="separate"/>
        </w:r>
        <w:r w:rsidRPr="009955EC">
          <w:rPr>
            <w:rStyle w:val="Hyperlink"/>
            <w:i/>
            <w:iCs/>
            <w:color w:val="663366"/>
            <w:sz w:val="20"/>
            <w:szCs w:val="20"/>
            <w:lang w:val="en-US"/>
            <w:rPrChange w:id="213" w:author="Олександр Романченко" w:date="2020-05-16T22:18:00Z">
              <w:rPr>
                <w:rStyle w:val="Hyperlink"/>
                <w:rFonts w:ascii="Arial" w:hAnsi="Arial" w:cs="Arial"/>
                <w:color w:val="663366"/>
                <w:sz w:val="19"/>
                <w:szCs w:val="19"/>
              </w:rPr>
            </w:rPrChange>
          </w:rPr>
          <w:t>"Feature Engineering: How to transform variables and create new ones?"</w:t>
        </w:r>
        <w:r w:rsidRPr="009955EC">
          <w:rPr>
            <w:i/>
            <w:iCs/>
            <w:sz w:val="20"/>
            <w:szCs w:val="20"/>
            <w:rPrChange w:id="214" w:author="Олександр Романченко" w:date="2020-05-16T22:18:00Z">
              <w:rPr/>
            </w:rPrChange>
          </w:rPr>
          <w:fldChar w:fldCharType="end"/>
        </w:r>
        <w:r w:rsidRPr="009955EC">
          <w:rPr>
            <w:i/>
            <w:iCs/>
            <w:color w:val="202122"/>
            <w:sz w:val="20"/>
            <w:szCs w:val="20"/>
            <w:shd w:val="clear" w:color="auto" w:fill="FFFFFF"/>
            <w:rPrChange w:id="215" w:author="Олександр Романченко" w:date="2020-05-16T22:18:00Z">
              <w:rPr>
                <w:rFonts w:ascii="Arial" w:hAnsi="Arial" w:cs="Arial"/>
                <w:color w:val="202122"/>
                <w:sz w:val="19"/>
                <w:szCs w:val="19"/>
                <w:shd w:val="clear" w:color="auto" w:fill="FFFFFF"/>
              </w:rPr>
            </w:rPrChange>
          </w:rPr>
          <w:t>.</w:t>
        </w:r>
        <w:r w:rsidRPr="00866B9B">
          <w:rPr>
            <w:color w:val="202122"/>
            <w:sz w:val="20"/>
            <w:szCs w:val="20"/>
            <w:shd w:val="clear" w:color="auto" w:fill="FFFFFF"/>
          </w:rPr>
          <w:t> </w:t>
        </w:r>
        <w:r w:rsidRPr="009955EC">
          <w:rPr>
            <w:color w:val="202122"/>
            <w:sz w:val="20"/>
            <w:szCs w:val="20"/>
            <w:shd w:val="clear" w:color="auto" w:fill="FFFFFF"/>
            <w:rPrChange w:id="216" w:author="Олександр Романченко" w:date="2020-05-16T22:18:00Z">
              <w:rPr>
                <w:rFonts w:ascii="Arial" w:hAnsi="Arial" w:cs="Arial"/>
                <w:i/>
                <w:iCs/>
                <w:color w:val="202122"/>
                <w:sz w:val="19"/>
                <w:szCs w:val="19"/>
                <w:shd w:val="clear" w:color="auto" w:fill="FFFFFF"/>
              </w:rPr>
            </w:rPrChange>
          </w:rPr>
          <w:t xml:space="preserve">Analytics </w:t>
        </w:r>
        <w:proofErr w:type="spellStart"/>
        <w:r w:rsidRPr="009955EC">
          <w:rPr>
            <w:color w:val="202122"/>
            <w:sz w:val="20"/>
            <w:szCs w:val="20"/>
            <w:shd w:val="clear" w:color="auto" w:fill="FFFFFF"/>
            <w:rPrChange w:id="217" w:author="Олександр Романченко" w:date="2020-05-16T22:18:00Z">
              <w:rPr>
                <w:rFonts w:ascii="Arial" w:hAnsi="Arial" w:cs="Arial"/>
                <w:i/>
                <w:iCs/>
                <w:color w:val="202122"/>
                <w:sz w:val="19"/>
                <w:szCs w:val="19"/>
                <w:shd w:val="clear" w:color="auto" w:fill="FFFFFF"/>
              </w:rPr>
            </w:rPrChange>
          </w:rPr>
          <w:t>Vidhya</w:t>
        </w:r>
        <w:proofErr w:type="spellEnd"/>
        <w:r w:rsidRPr="009955EC">
          <w:rPr>
            <w:color w:val="202122"/>
            <w:sz w:val="20"/>
            <w:szCs w:val="20"/>
            <w:shd w:val="clear" w:color="auto" w:fill="FFFFFF"/>
            <w:rPrChange w:id="218" w:author="Олександр Романченко" w:date="2020-05-16T22:18:00Z">
              <w:rPr>
                <w:rFonts w:ascii="Arial" w:hAnsi="Arial" w:cs="Arial"/>
                <w:color w:val="202122"/>
                <w:sz w:val="19"/>
                <w:szCs w:val="19"/>
                <w:shd w:val="clear" w:color="auto" w:fill="FFFFFF"/>
              </w:rPr>
            </w:rPrChange>
          </w:rPr>
          <w:t>.</w:t>
        </w:r>
      </w:ins>
    </w:p>
    <w:p w14:paraId="295DB5E8" w14:textId="37FEFD20" w:rsidR="00084070" w:rsidRPr="009955EC" w:rsidRDefault="00084070">
      <w:pPr>
        <w:pStyle w:val="FootnoteText"/>
        <w:rPr>
          <w:lang w:val="en-US"/>
          <w:rPrChange w:id="219" w:author="Олександр Романченко" w:date="2020-05-16T22:17:00Z">
            <w:rPr/>
          </w:rPrChange>
        </w:rPr>
      </w:pPr>
    </w:p>
  </w:footnote>
  <w:footnote w:id="15">
    <w:p w14:paraId="61673ABF" w14:textId="55DC9446" w:rsidR="00084070" w:rsidRPr="00AC13EA" w:rsidRDefault="00084070" w:rsidP="00514E55">
      <w:pPr>
        <w:rPr>
          <w:lang w:val="en-US"/>
          <w:rPrChange w:id="223" w:author="Олександр Романченко" w:date="2020-05-16T22:37:00Z">
            <w:rPr/>
          </w:rPrChange>
        </w:rPr>
      </w:pPr>
      <w:ins w:id="224" w:author="Олександр Романченко" w:date="2020-05-16T22:36:00Z">
        <w:r>
          <w:rPr>
            <w:rStyle w:val="FootnoteReference"/>
          </w:rPr>
          <w:footnoteRef/>
        </w:r>
        <w:r w:rsidRPr="001358F7">
          <w:rPr>
            <w:lang w:val="en-US"/>
            <w:rPrChange w:id="225" w:author="Олександр Романченко" w:date="2020-05-16T22:36:00Z">
              <w:rPr/>
            </w:rPrChange>
          </w:rPr>
          <w:t xml:space="preserve"> </w:t>
        </w:r>
      </w:ins>
      <w:r w:rsidRPr="00514E55">
        <w:rPr>
          <w:sz w:val="20"/>
          <w:szCs w:val="20"/>
        </w:rPr>
        <w:fldChar w:fldCharType="begin"/>
      </w:r>
      <w:r w:rsidRPr="00514E55">
        <w:rPr>
          <w:sz w:val="20"/>
          <w:szCs w:val="20"/>
          <w:lang w:val="en-US"/>
        </w:rPr>
        <w:instrText xml:space="preserve"> HYPERLINK "https://en.wikipedia.org/wiki/Leslie_P._Kaelbling" \o "Leslie P. Kaelbling" </w:instrText>
      </w:r>
      <w:r w:rsidRPr="00514E55">
        <w:rPr>
          <w:sz w:val="20"/>
          <w:szCs w:val="20"/>
        </w:rPr>
        <w:fldChar w:fldCharType="separate"/>
      </w:r>
      <w:proofErr w:type="spellStart"/>
      <w:ins w:id="226" w:author="Олександр Романченко" w:date="2020-05-16T22:36:00Z">
        <w:r w:rsidRPr="001358F7">
          <w:rPr>
            <w:rStyle w:val="Hyperlink"/>
            <w:color w:val="0B0080"/>
            <w:sz w:val="20"/>
            <w:szCs w:val="20"/>
            <w:shd w:val="clear" w:color="auto" w:fill="FFFFFF"/>
            <w:lang w:val="en-US"/>
            <w:rPrChange w:id="227" w:author="Олександр Романченко" w:date="2020-05-16T22:37:00Z">
              <w:rPr>
                <w:rStyle w:val="Hyperlink"/>
                <w:rFonts w:ascii="Arial" w:hAnsi="Arial" w:cs="Arial"/>
                <w:color w:val="0B0080"/>
                <w:sz w:val="19"/>
                <w:szCs w:val="19"/>
                <w:shd w:val="clear" w:color="auto" w:fill="FFFFFF"/>
              </w:rPr>
            </w:rPrChange>
          </w:rPr>
          <w:t>Kaelbling</w:t>
        </w:r>
        <w:proofErr w:type="spellEnd"/>
        <w:r w:rsidRPr="001358F7">
          <w:rPr>
            <w:rStyle w:val="Hyperlink"/>
            <w:color w:val="0B0080"/>
            <w:sz w:val="20"/>
            <w:szCs w:val="20"/>
            <w:shd w:val="clear" w:color="auto" w:fill="FFFFFF"/>
            <w:lang w:val="en-US"/>
            <w:rPrChange w:id="228" w:author="Олександр Романченко" w:date="2020-05-16T22:37:00Z">
              <w:rPr>
                <w:rStyle w:val="Hyperlink"/>
                <w:rFonts w:ascii="Arial" w:hAnsi="Arial" w:cs="Arial"/>
                <w:color w:val="0B0080"/>
                <w:sz w:val="19"/>
                <w:szCs w:val="19"/>
                <w:shd w:val="clear" w:color="auto" w:fill="FFFFFF"/>
              </w:rPr>
            </w:rPrChange>
          </w:rPr>
          <w:t>, Leslie P.</w:t>
        </w:r>
        <w:r w:rsidRPr="00514E55">
          <w:rPr>
            <w:sz w:val="20"/>
            <w:szCs w:val="20"/>
          </w:rPr>
          <w:fldChar w:fldCharType="end"/>
        </w:r>
        <w:r w:rsidRPr="00BE2954">
          <w:rPr>
            <w:color w:val="202122"/>
            <w:sz w:val="20"/>
            <w:szCs w:val="20"/>
            <w:shd w:val="clear" w:color="auto" w:fill="FFFFFF"/>
            <w:lang w:val="en-US"/>
          </w:rPr>
          <w:t>; </w:t>
        </w:r>
        <w:r w:rsidRPr="001358F7">
          <w:rPr>
            <w:sz w:val="20"/>
            <w:szCs w:val="20"/>
            <w:rPrChange w:id="229" w:author="Олександр Романченко" w:date="2020-05-16T22:37:00Z">
              <w:rPr/>
            </w:rPrChange>
          </w:rPr>
          <w:fldChar w:fldCharType="begin"/>
        </w:r>
        <w:r w:rsidRPr="001358F7">
          <w:rPr>
            <w:sz w:val="20"/>
            <w:szCs w:val="20"/>
            <w:lang w:val="en-US"/>
            <w:rPrChange w:id="230" w:author="Олександр Романченко" w:date="2020-05-16T22:37:00Z">
              <w:rPr/>
            </w:rPrChange>
          </w:rPr>
          <w:instrText xml:space="preserve"> HYPERLINK "https://en.wikipedia.org/wiki/Michael_L._Littman" \o "Michael L. Littman" </w:instrText>
        </w:r>
        <w:r w:rsidRPr="001358F7">
          <w:rPr>
            <w:sz w:val="20"/>
            <w:szCs w:val="20"/>
            <w:rPrChange w:id="231" w:author="Олександр Романченко" w:date="2020-05-16T22:37:00Z">
              <w:rPr/>
            </w:rPrChange>
          </w:rPr>
          <w:fldChar w:fldCharType="separate"/>
        </w:r>
        <w:r w:rsidRPr="00BE2954">
          <w:rPr>
            <w:rStyle w:val="Hyperlink"/>
            <w:color w:val="0B0080"/>
            <w:sz w:val="20"/>
            <w:szCs w:val="20"/>
            <w:shd w:val="clear" w:color="auto" w:fill="FFFFFF"/>
            <w:lang w:val="en-US"/>
          </w:rPr>
          <w:t>Littman, Michael L.</w:t>
        </w:r>
        <w:r w:rsidRPr="001358F7">
          <w:rPr>
            <w:sz w:val="20"/>
            <w:szCs w:val="20"/>
            <w:rPrChange w:id="232" w:author="Олександр Романченко" w:date="2020-05-16T22:37:00Z">
              <w:rPr/>
            </w:rPrChange>
          </w:rPr>
          <w:fldChar w:fldCharType="end"/>
        </w:r>
        <w:r w:rsidRPr="00BE2954">
          <w:rPr>
            <w:color w:val="202122"/>
            <w:sz w:val="20"/>
            <w:szCs w:val="20"/>
            <w:shd w:val="clear" w:color="auto" w:fill="FFFFFF"/>
            <w:lang w:val="en-US"/>
          </w:rPr>
          <w:t>; </w:t>
        </w:r>
        <w:r w:rsidRPr="001358F7">
          <w:rPr>
            <w:sz w:val="20"/>
            <w:szCs w:val="20"/>
            <w:rPrChange w:id="233" w:author="Олександр Романченко" w:date="2020-05-16T22:37:00Z">
              <w:rPr/>
            </w:rPrChange>
          </w:rPr>
          <w:fldChar w:fldCharType="begin"/>
        </w:r>
        <w:r w:rsidRPr="001358F7">
          <w:rPr>
            <w:sz w:val="20"/>
            <w:szCs w:val="20"/>
            <w:lang w:val="en-US"/>
            <w:rPrChange w:id="234" w:author="Олександр Романченко" w:date="2020-05-16T22:37:00Z">
              <w:rPr/>
            </w:rPrChange>
          </w:rPr>
          <w:instrText xml:space="preserve"> HYPERLINK "https://en.wikipedia.org/w/index.php?title=Andrew_W._Moore&amp;action=edit&amp;redlink=1" \o "Andrew W. Moore (page does not exist)" </w:instrText>
        </w:r>
        <w:r w:rsidRPr="001358F7">
          <w:rPr>
            <w:sz w:val="20"/>
            <w:szCs w:val="20"/>
            <w:rPrChange w:id="235" w:author="Олександр Романченко" w:date="2020-05-16T22:37:00Z">
              <w:rPr/>
            </w:rPrChange>
          </w:rPr>
          <w:fldChar w:fldCharType="separate"/>
        </w:r>
        <w:r w:rsidRPr="00BE2954">
          <w:rPr>
            <w:rStyle w:val="Hyperlink"/>
            <w:color w:val="A55858"/>
            <w:sz w:val="20"/>
            <w:szCs w:val="20"/>
            <w:shd w:val="clear" w:color="auto" w:fill="FFFFFF"/>
            <w:lang w:val="en-US"/>
          </w:rPr>
          <w:t>Moore, Andrew W.</w:t>
        </w:r>
        <w:r w:rsidRPr="001358F7">
          <w:rPr>
            <w:sz w:val="20"/>
            <w:szCs w:val="20"/>
            <w:rPrChange w:id="236" w:author="Олександр Романченко" w:date="2020-05-16T22:37:00Z">
              <w:rPr/>
            </w:rPrChange>
          </w:rPr>
          <w:fldChar w:fldCharType="end"/>
        </w:r>
        <w:r w:rsidRPr="00BE2954">
          <w:rPr>
            <w:color w:val="202122"/>
            <w:sz w:val="20"/>
            <w:szCs w:val="20"/>
            <w:shd w:val="clear" w:color="auto" w:fill="FFFFFF"/>
            <w:lang w:val="en-US"/>
          </w:rPr>
          <w:t> (1996). </w:t>
        </w:r>
      </w:ins>
      <w:r w:rsidRPr="00514E55">
        <w:rPr>
          <w:sz w:val="20"/>
          <w:szCs w:val="20"/>
        </w:rPr>
        <w:fldChar w:fldCharType="begin"/>
      </w:r>
      <w:r w:rsidRPr="00514E55">
        <w:rPr>
          <w:sz w:val="20"/>
          <w:szCs w:val="20"/>
          <w:lang w:val="en-US"/>
        </w:rPr>
        <w:instrText xml:space="preserve"> HYPERLINK "http://webarchive.loc.gov/all/20011120234539/http:/www.cs.washington.edu/research/jair/abstracts/kaelbling96a.html" </w:instrText>
      </w:r>
      <w:r w:rsidRPr="00514E55">
        <w:rPr>
          <w:sz w:val="20"/>
          <w:szCs w:val="20"/>
        </w:rPr>
        <w:fldChar w:fldCharType="separate"/>
      </w:r>
      <w:ins w:id="237" w:author="Олександр Романченко" w:date="2020-05-16T22:36:00Z">
        <w:r w:rsidRPr="00BE2954">
          <w:rPr>
            <w:rStyle w:val="Hyperlink"/>
            <w:color w:val="663366"/>
            <w:sz w:val="20"/>
            <w:szCs w:val="20"/>
            <w:lang w:val="en-US"/>
          </w:rPr>
          <w:t>"Reinforcement Learning: A Survey"</w:t>
        </w:r>
        <w:r w:rsidRPr="00514E55">
          <w:rPr>
            <w:sz w:val="20"/>
            <w:szCs w:val="20"/>
          </w:rPr>
          <w:fldChar w:fldCharType="end"/>
        </w:r>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ins>
      <w:ins w:id="238" w:author="Олександр Романченко" w:date="2020-05-16T22:37:00Z">
        <w:r w:rsidRPr="00AC13EA">
          <w:rPr>
            <w:color w:val="202122"/>
            <w:sz w:val="20"/>
            <w:szCs w:val="20"/>
            <w:shd w:val="clear" w:color="auto" w:fill="FFFFFF"/>
            <w:lang w:val="en-US"/>
            <w:rPrChange w:id="239" w:author="Олександр Романченко" w:date="2020-05-16T22:37:00Z">
              <w:rPr>
                <w:b/>
                <w:bCs/>
                <w:color w:val="202122"/>
                <w:sz w:val="20"/>
                <w:szCs w:val="20"/>
                <w:shd w:val="clear" w:color="auto" w:fill="FFFFFF"/>
                <w:lang w:val="en-US"/>
              </w:rPr>
            </w:rPrChange>
          </w:rPr>
          <w:t>p.</w:t>
        </w:r>
      </w:ins>
      <w:ins w:id="240" w:author="Олександр Романченко" w:date="2020-05-16T22:36:00Z">
        <w:r w:rsidRPr="00AC13EA">
          <w:rPr>
            <w:color w:val="202122"/>
            <w:sz w:val="20"/>
            <w:szCs w:val="20"/>
            <w:shd w:val="clear" w:color="auto" w:fill="FFFFFF"/>
            <w:lang w:val="en-US"/>
            <w:rPrChange w:id="241" w:author="Олександр Романченко" w:date="2020-05-16T22:37:00Z">
              <w:rPr>
                <w:rFonts w:ascii="Arial" w:hAnsi="Arial" w:cs="Arial"/>
                <w:color w:val="202122"/>
                <w:sz w:val="19"/>
                <w:szCs w:val="19"/>
                <w:shd w:val="clear" w:color="auto" w:fill="FFFFFF"/>
              </w:rPr>
            </w:rPrChange>
          </w:rPr>
          <w:t>237–285. </w:t>
        </w:r>
      </w:ins>
    </w:p>
  </w:footnote>
  <w:footnote w:id="16">
    <w:p w14:paraId="7A69647D" w14:textId="2EA4CC2C" w:rsidR="00084070" w:rsidRPr="00514E55" w:rsidRDefault="00084070" w:rsidP="00514E55">
      <w:pPr>
        <w:rPr>
          <w:ins w:id="243" w:author="Олександр Романченко" w:date="2020-05-16T22:38:00Z"/>
          <w:lang w:val="en-US"/>
          <w:rPrChange w:id="244" w:author="Олександр Романченко" w:date="2020-05-16T22:39:00Z">
            <w:rPr>
              <w:ins w:id="245" w:author="Олександр Романченко" w:date="2020-05-16T22:38:00Z"/>
            </w:rPr>
          </w:rPrChange>
        </w:rPr>
      </w:pPr>
      <w:ins w:id="246" w:author="Олександр Романченко" w:date="2020-05-16T22:38:00Z">
        <w:r>
          <w:rPr>
            <w:rStyle w:val="FootnoteReference"/>
          </w:rPr>
          <w:footnoteRef/>
        </w:r>
        <w:r w:rsidRPr="00514E55">
          <w:rPr>
            <w:lang w:val="en-US"/>
          </w:rPr>
          <w:t xml:space="preserve"> </w:t>
        </w:r>
        <w:r w:rsidRPr="00514E55">
          <w:rPr>
            <w:sz w:val="20"/>
            <w:szCs w:val="20"/>
            <w:rPrChange w:id="247" w:author="Олександр Романченко" w:date="2020-05-16T22:39:00Z">
              <w:rPr/>
            </w:rPrChange>
          </w:rPr>
          <w:fldChar w:fldCharType="begin"/>
        </w:r>
        <w:r w:rsidRPr="00514E55">
          <w:rPr>
            <w:sz w:val="20"/>
            <w:szCs w:val="20"/>
            <w:lang w:val="en-US"/>
            <w:rPrChange w:id="248" w:author="Олександр Романченко" w:date="2020-05-16T22:39:00Z">
              <w:rPr/>
            </w:rPrChange>
          </w:rPr>
          <w:instrText xml:space="preserve"> HYPERLINK "https://en.wikipedia.org/w/index.php?title=Christopher_J.C.H._Watkins&amp;action=edit&amp;redlink=1" \o "Christopher J.C.H. Watkins (page does not exist)" </w:instrText>
        </w:r>
        <w:r w:rsidRPr="00514E55">
          <w:rPr>
            <w:sz w:val="20"/>
            <w:szCs w:val="20"/>
            <w:rPrChange w:id="249" w:author="Олександр Романченко" w:date="2020-05-16T22:39:00Z">
              <w:rPr/>
            </w:rPrChange>
          </w:rPr>
          <w:fldChar w:fldCharType="separate"/>
        </w:r>
        <w:r w:rsidRPr="00514E55">
          <w:rPr>
            <w:rStyle w:val="Hyperlink"/>
            <w:color w:val="A55858"/>
            <w:sz w:val="20"/>
            <w:szCs w:val="20"/>
            <w:shd w:val="clear" w:color="auto" w:fill="FFFFFF"/>
            <w:lang w:val="en-US"/>
            <w:rPrChange w:id="250" w:author="Олександр Романченко" w:date="2020-05-16T22:39:00Z">
              <w:rPr>
                <w:rStyle w:val="Hyperlink"/>
                <w:rFonts w:ascii="Arial" w:hAnsi="Arial" w:cs="Arial"/>
                <w:color w:val="A55858"/>
                <w:sz w:val="19"/>
                <w:szCs w:val="19"/>
                <w:shd w:val="clear" w:color="auto" w:fill="FFFFFF"/>
              </w:rPr>
            </w:rPrChange>
          </w:rPr>
          <w:t>Watkins, Christopher J.C.H.</w:t>
        </w:r>
        <w:r w:rsidRPr="00514E55">
          <w:rPr>
            <w:sz w:val="20"/>
            <w:szCs w:val="20"/>
            <w:rPrChange w:id="251" w:author="Олександр Романченко" w:date="2020-05-16T22:39:00Z">
              <w:rPr/>
            </w:rPrChange>
          </w:rPr>
          <w:fldChar w:fldCharType="end"/>
        </w:r>
        <w:r w:rsidRPr="00514E55">
          <w:rPr>
            <w:color w:val="202122"/>
            <w:sz w:val="20"/>
            <w:szCs w:val="20"/>
            <w:shd w:val="clear" w:color="auto" w:fill="FFFFFF"/>
            <w:lang w:val="en-US"/>
          </w:rPr>
          <w:t> (1989). </w:t>
        </w:r>
        <w:r w:rsidRPr="00514E55">
          <w:rPr>
            <w:sz w:val="20"/>
            <w:szCs w:val="20"/>
            <w:rPrChange w:id="252" w:author="Олександр Романченко" w:date="2020-05-16T22:39:00Z">
              <w:rPr/>
            </w:rPrChange>
          </w:rPr>
          <w:fldChar w:fldCharType="begin"/>
        </w:r>
        <w:r w:rsidRPr="00514E55">
          <w:rPr>
            <w:sz w:val="20"/>
            <w:szCs w:val="20"/>
            <w:lang w:val="en-US"/>
            <w:rPrChange w:id="253" w:author="Олександр Романченко" w:date="2020-05-16T22:39:00Z">
              <w:rPr/>
            </w:rPrChange>
          </w:rPr>
          <w:instrText xml:space="preserve"> HYPERLINK "http://www.cs.rhul.ac.uk/~chrisw/new_thesis.pdf" </w:instrText>
        </w:r>
        <w:r w:rsidRPr="00514E55">
          <w:rPr>
            <w:sz w:val="20"/>
            <w:szCs w:val="20"/>
            <w:rPrChange w:id="254" w:author="Олександр Романченко" w:date="2020-05-16T22:39:00Z">
              <w:rPr/>
            </w:rPrChange>
          </w:rPr>
          <w:fldChar w:fldCharType="separate"/>
        </w:r>
        <w:r w:rsidRPr="00514E55">
          <w:rPr>
            <w:rStyle w:val="Hyperlink"/>
            <w:i/>
            <w:iCs/>
            <w:color w:val="663366"/>
            <w:sz w:val="20"/>
            <w:szCs w:val="20"/>
            <w:shd w:val="clear" w:color="auto" w:fill="FFFFFF"/>
            <w:lang w:val="en-US"/>
          </w:rPr>
          <w:t>Learning from Delayed Rewards</w:t>
        </w:r>
        <w:r w:rsidRPr="00514E55">
          <w:rPr>
            <w:sz w:val="20"/>
            <w:szCs w:val="20"/>
            <w:rPrChange w:id="255" w:author="Олександр Романченко" w:date="2020-05-16T22:39:00Z">
              <w:rPr/>
            </w:rPrChange>
          </w:rPr>
          <w:fldChar w:fldCharType="end"/>
        </w:r>
        <w:r w:rsidRPr="00514E55">
          <w:rPr>
            <w:color w:val="202122"/>
            <w:sz w:val="20"/>
            <w:szCs w:val="20"/>
            <w:shd w:val="clear" w:color="auto" w:fill="FFFFFF"/>
            <w:lang w:val="en-US"/>
          </w:rPr>
          <w:t>. King’s College, Cambridge, UK.</w:t>
        </w:r>
      </w:ins>
    </w:p>
    <w:p w14:paraId="1FE6E3C1" w14:textId="38410546" w:rsidR="00084070" w:rsidRPr="00514E55" w:rsidRDefault="00084070">
      <w:pPr>
        <w:pStyle w:val="FootnoteText"/>
        <w:rPr>
          <w:lang w:val="en-US"/>
          <w:rPrChange w:id="256" w:author="Олександр Романченко" w:date="2020-05-16T22:38:00Z">
            <w:rPr/>
          </w:rPrChange>
        </w:rPr>
      </w:pPr>
    </w:p>
  </w:footnote>
  <w:footnote w:id="17">
    <w:p w14:paraId="073439A6" w14:textId="734BFAD1" w:rsidR="00084070" w:rsidRPr="00E55A19" w:rsidRDefault="00084070">
      <w:pPr>
        <w:rPr>
          <w:lang w:val="en-US"/>
        </w:rPr>
        <w:pPrChange w:id="258" w:author="Олександр Романченко" w:date="2020-05-16T22:45:00Z">
          <w:pPr>
            <w:pStyle w:val="FootnoteText"/>
          </w:pPr>
        </w:pPrChange>
      </w:pPr>
      <w:ins w:id="259" w:author="Олександр Романченко" w:date="2020-05-16T22:45:00Z">
        <w:r>
          <w:rPr>
            <w:rStyle w:val="FootnoteReference"/>
          </w:rPr>
          <w:footnoteRef/>
        </w:r>
        <w:r w:rsidRPr="00BE2954">
          <w:rPr>
            <w:lang w:val="en-US"/>
            <w:rPrChange w:id="260" w:author="Олександр Романченко" w:date="2020-05-16T22:45:00Z">
              <w:rPr/>
            </w:rPrChange>
          </w:rPr>
          <w:t xml:space="preserve"> </w:t>
        </w:r>
        <w:r w:rsidRPr="00BE2954">
          <w:rPr>
            <w:color w:val="202122"/>
            <w:sz w:val="20"/>
            <w:szCs w:val="20"/>
            <w:shd w:val="clear" w:color="auto" w:fill="FFFFFF"/>
            <w:lang w:val="en-US"/>
            <w:rPrChange w:id="261" w:author="Олександр Романченко" w:date="2020-05-16T22:45:00Z">
              <w:rPr>
                <w:rFonts w:ascii="Arial" w:hAnsi="Arial" w:cs="Arial"/>
                <w:color w:val="202122"/>
                <w:sz w:val="19"/>
                <w:szCs w:val="19"/>
                <w:shd w:val="clear" w:color="auto" w:fill="FFFFFF"/>
              </w:rPr>
            </w:rPrChange>
          </w:rPr>
          <w:t xml:space="preserve">Hinton, Geoffrey; </w:t>
        </w:r>
        <w:proofErr w:type="spellStart"/>
        <w:r w:rsidRPr="00BE2954">
          <w:rPr>
            <w:color w:val="202122"/>
            <w:sz w:val="20"/>
            <w:szCs w:val="20"/>
            <w:shd w:val="clear" w:color="auto" w:fill="FFFFFF"/>
            <w:lang w:val="en-US"/>
            <w:rPrChange w:id="262" w:author="Олександр Романченко" w:date="2020-05-16T22:45:00Z">
              <w:rPr>
                <w:rFonts w:ascii="Arial" w:hAnsi="Arial" w:cs="Arial"/>
                <w:color w:val="202122"/>
                <w:sz w:val="19"/>
                <w:szCs w:val="19"/>
                <w:shd w:val="clear" w:color="auto" w:fill="FFFFFF"/>
              </w:rPr>
            </w:rPrChange>
          </w:rPr>
          <w:t>Sejnowski</w:t>
        </w:r>
        <w:proofErr w:type="spellEnd"/>
        <w:r w:rsidRPr="00BE2954">
          <w:rPr>
            <w:color w:val="202122"/>
            <w:sz w:val="20"/>
            <w:szCs w:val="20"/>
            <w:shd w:val="clear" w:color="auto" w:fill="FFFFFF"/>
            <w:lang w:val="en-US"/>
            <w:rPrChange w:id="263" w:author="Олександр Романченко" w:date="2020-05-16T22:45:00Z">
              <w:rPr>
                <w:rFonts w:ascii="Arial" w:hAnsi="Arial" w:cs="Arial"/>
                <w:color w:val="202122"/>
                <w:sz w:val="19"/>
                <w:szCs w:val="19"/>
                <w:shd w:val="clear" w:color="auto" w:fill="FFFFFF"/>
              </w:rPr>
            </w:rPrChange>
          </w:rPr>
          <w:t>, Terrence (1999). </w:t>
        </w:r>
        <w:r w:rsidRPr="00BE2954">
          <w:rPr>
            <w:i/>
            <w:iCs/>
            <w:color w:val="202122"/>
            <w:sz w:val="20"/>
            <w:szCs w:val="20"/>
            <w:shd w:val="clear" w:color="auto" w:fill="FFFFFF"/>
            <w:lang w:val="en-US"/>
            <w:rPrChange w:id="264" w:author="Олександр Романченко" w:date="2020-05-16T22:45:00Z">
              <w:rPr>
                <w:rFonts w:ascii="Arial" w:hAnsi="Arial" w:cs="Arial"/>
                <w:i/>
                <w:iCs/>
                <w:color w:val="202122"/>
                <w:sz w:val="19"/>
                <w:szCs w:val="19"/>
                <w:shd w:val="clear" w:color="auto" w:fill="FFFFFF"/>
              </w:rPr>
            </w:rPrChange>
          </w:rPr>
          <w:t>Unsupervised Learning: Foundations of Neural Computation</w:t>
        </w:r>
        <w:r w:rsidRPr="00BE2954">
          <w:rPr>
            <w:color w:val="202122"/>
            <w:sz w:val="20"/>
            <w:szCs w:val="20"/>
            <w:shd w:val="clear" w:color="auto" w:fill="FFFFFF"/>
            <w:lang w:val="en-US"/>
            <w:rPrChange w:id="265" w:author="Олександр Романченко" w:date="2020-05-16T22:45: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266" w:author="Олександр Романченко" w:date="2020-05-16T22:45:00Z">
              <w:rPr>
                <w:rFonts w:ascii="Arial" w:hAnsi="Arial" w:cs="Arial"/>
                <w:color w:val="202122"/>
                <w:sz w:val="19"/>
                <w:szCs w:val="19"/>
                <w:shd w:val="clear" w:color="auto" w:fill="FFFFFF"/>
              </w:rPr>
            </w:rPrChange>
          </w:rPr>
          <w:t>MIT Press.</w:t>
        </w:r>
      </w:ins>
    </w:p>
  </w:footnote>
  <w:footnote w:id="18">
    <w:p w14:paraId="17D7675E" w14:textId="7D0801B3" w:rsidR="00084070" w:rsidRPr="00BE2954" w:rsidRDefault="00084070">
      <w:pPr>
        <w:rPr>
          <w:lang w:val="en-US"/>
          <w:rPrChange w:id="268" w:author="Олександр Романченко" w:date="2020-05-16T22:47:00Z">
            <w:rPr/>
          </w:rPrChange>
        </w:rPr>
        <w:pPrChange w:id="269" w:author="Олександр Романченко" w:date="2020-05-16T22:47:00Z">
          <w:pPr>
            <w:pStyle w:val="FootnoteText"/>
          </w:pPr>
        </w:pPrChange>
      </w:pPr>
      <w:ins w:id="270" w:author="Олександр Романченко" w:date="2020-05-16T22:47:00Z">
        <w:r>
          <w:rPr>
            <w:rStyle w:val="FootnoteReference"/>
          </w:rPr>
          <w:footnoteRef/>
        </w:r>
        <w:r w:rsidRPr="00BE2954">
          <w:rPr>
            <w:lang w:val="en-US"/>
            <w:rPrChange w:id="271" w:author="Олександр Романченко" w:date="2020-05-16T22:47:00Z">
              <w:rPr/>
            </w:rPrChange>
          </w:rPr>
          <w:t xml:space="preserve"> </w:t>
        </w:r>
        <w:proofErr w:type="spellStart"/>
        <w:r w:rsidRPr="00BE2954">
          <w:rPr>
            <w:color w:val="202122"/>
            <w:sz w:val="20"/>
            <w:szCs w:val="20"/>
            <w:shd w:val="clear" w:color="auto" w:fill="FFFFFF"/>
            <w:lang w:val="en-US"/>
            <w:rPrChange w:id="272" w:author="Олександр Романченко" w:date="2020-05-16T22:47:00Z">
              <w:rPr>
                <w:rFonts w:ascii="Arial" w:hAnsi="Arial" w:cs="Arial"/>
                <w:color w:val="202122"/>
                <w:sz w:val="19"/>
                <w:szCs w:val="19"/>
                <w:shd w:val="clear" w:color="auto" w:fill="FFFFFF"/>
              </w:rPr>
            </w:rPrChange>
          </w:rPr>
          <w:t>Vapnik</w:t>
        </w:r>
        <w:proofErr w:type="spellEnd"/>
        <w:r w:rsidRPr="00BE2954">
          <w:rPr>
            <w:color w:val="202122"/>
            <w:sz w:val="20"/>
            <w:szCs w:val="20"/>
            <w:shd w:val="clear" w:color="auto" w:fill="FFFFFF"/>
            <w:lang w:val="en-US"/>
            <w:rPrChange w:id="273" w:author="Олександр Романченко" w:date="2020-05-16T22:47:00Z">
              <w:rPr>
                <w:rFonts w:ascii="Arial" w:hAnsi="Arial" w:cs="Arial"/>
                <w:color w:val="202122"/>
                <w:sz w:val="19"/>
                <w:szCs w:val="19"/>
                <w:shd w:val="clear" w:color="auto" w:fill="FFFFFF"/>
              </w:rPr>
            </w:rPrChange>
          </w:rPr>
          <w:t>, V. N. </w:t>
        </w:r>
        <w:r w:rsidRPr="00BE2954">
          <w:rPr>
            <w:i/>
            <w:iCs/>
            <w:sz w:val="20"/>
            <w:szCs w:val="20"/>
            <w:rPrChange w:id="274" w:author="Олександр Романченко" w:date="2020-05-16T22:47:00Z">
              <w:rPr/>
            </w:rPrChange>
          </w:rPr>
          <w:fldChar w:fldCharType="begin"/>
        </w:r>
        <w:r w:rsidRPr="00BE2954">
          <w:rPr>
            <w:i/>
            <w:iCs/>
            <w:sz w:val="20"/>
            <w:szCs w:val="20"/>
            <w:lang w:val="en-US"/>
            <w:rPrChange w:id="275" w:author="Олександр Романченко" w:date="2020-05-16T22:47:00Z">
              <w:rPr/>
            </w:rPrChange>
          </w:rPr>
          <w:instrText xml:space="preserve"> HYPERLINK "https://books.google.com/books?id=EqgACAAAQBAJ&amp;printsec=frontcover" \l "v=snippet&amp;q=%22empirical%20risk%20minimization%22%20OR%20%22structural%20risk%20minimization%22&amp;f=false" </w:instrText>
        </w:r>
        <w:r w:rsidRPr="00BE2954">
          <w:rPr>
            <w:i/>
            <w:iCs/>
            <w:sz w:val="20"/>
            <w:szCs w:val="20"/>
            <w:rPrChange w:id="276" w:author="Олександр Романченко" w:date="2020-05-16T22:47:00Z">
              <w:rPr/>
            </w:rPrChange>
          </w:rPr>
          <w:fldChar w:fldCharType="separate"/>
        </w:r>
        <w:r w:rsidRPr="00BE2954">
          <w:rPr>
            <w:rStyle w:val="Hyperlink"/>
            <w:i/>
            <w:iCs/>
            <w:color w:val="663366"/>
            <w:sz w:val="20"/>
            <w:szCs w:val="20"/>
            <w:lang w:val="en-US"/>
            <w:rPrChange w:id="277" w:author="Олександр Романченко" w:date="2020-05-16T22:47:00Z">
              <w:rPr>
                <w:rStyle w:val="Hyperlink"/>
                <w:rFonts w:ascii="Arial" w:hAnsi="Arial" w:cs="Arial"/>
                <w:color w:val="663366"/>
                <w:sz w:val="19"/>
                <w:szCs w:val="19"/>
              </w:rPr>
            </w:rPrChange>
          </w:rPr>
          <w:t>The Nature of Statistical Learning Theory</w:t>
        </w:r>
        <w:r w:rsidRPr="00BE2954">
          <w:rPr>
            <w:i/>
            <w:iCs/>
            <w:sz w:val="20"/>
            <w:szCs w:val="20"/>
            <w:rPrChange w:id="278" w:author="Олександр Романченко" w:date="2020-05-16T22:47:00Z">
              <w:rPr/>
            </w:rPrChange>
          </w:rPr>
          <w:fldChar w:fldCharType="end"/>
        </w:r>
        <w:r w:rsidRPr="00BE2954">
          <w:rPr>
            <w:color w:val="202122"/>
            <w:sz w:val="20"/>
            <w:szCs w:val="20"/>
            <w:shd w:val="clear" w:color="auto" w:fill="FFFFFF"/>
            <w:lang w:val="en-US"/>
            <w:rPrChange w:id="279" w:author="Олександр Романченко" w:date="2020-05-16T22:47:00Z">
              <w:rPr>
                <w:rFonts w:ascii="Arial" w:hAnsi="Arial" w:cs="Arial"/>
                <w:color w:val="202122"/>
                <w:sz w:val="19"/>
                <w:szCs w:val="19"/>
                <w:shd w:val="clear" w:color="auto" w:fill="FFFFFF"/>
              </w:rPr>
            </w:rPrChange>
          </w:rPr>
          <w:t>, Springer Verlag, 2000.</w:t>
        </w:r>
      </w:ins>
    </w:p>
  </w:footnote>
  <w:footnote w:id="19">
    <w:p w14:paraId="0FF2448D" w14:textId="66D3B737" w:rsidR="00084070" w:rsidRPr="00E55A19" w:rsidRDefault="00084070">
      <w:pPr>
        <w:rPr>
          <w:lang w:val="en-US"/>
        </w:rPr>
        <w:pPrChange w:id="283" w:author="Олександр Романченко" w:date="2020-05-16T23:46:00Z">
          <w:pPr>
            <w:pStyle w:val="FootnoteText"/>
          </w:pPr>
        </w:pPrChange>
      </w:pPr>
      <w:ins w:id="284" w:author="Олександр Романченко" w:date="2020-05-16T23:46:00Z">
        <w:r>
          <w:rPr>
            <w:rStyle w:val="FootnoteReference"/>
          </w:rPr>
          <w:footnoteRef/>
        </w:r>
        <w:r w:rsidRPr="008C2F0D">
          <w:rPr>
            <w:lang w:val="en-US"/>
            <w:rPrChange w:id="285" w:author="Олександр Романченко" w:date="2020-05-16T23:46:00Z">
              <w:rPr/>
            </w:rPrChange>
          </w:rPr>
          <w:t xml:space="preserve"> </w:t>
        </w:r>
        <w:r w:rsidRPr="008C2F0D">
          <w:rPr>
            <w:color w:val="202122"/>
            <w:sz w:val="20"/>
            <w:szCs w:val="20"/>
            <w:shd w:val="clear" w:color="auto" w:fill="FFFFFF"/>
            <w:lang w:val="en-US"/>
            <w:rPrChange w:id="286" w:author="Олександр Романченко" w:date="2020-05-16T23:46:00Z">
              <w:rPr>
                <w:rFonts w:ascii="Arial" w:hAnsi="Arial" w:cs="Arial"/>
                <w:color w:val="202122"/>
                <w:sz w:val="19"/>
                <w:szCs w:val="19"/>
                <w:shd w:val="clear" w:color="auto" w:fill="FFFFFF"/>
              </w:rPr>
            </w:rPrChange>
          </w:rPr>
          <w:t xml:space="preserve">Kaplan, F. and </w:t>
        </w:r>
        <w:proofErr w:type="spellStart"/>
        <w:r w:rsidRPr="008C2F0D">
          <w:rPr>
            <w:color w:val="202122"/>
            <w:sz w:val="20"/>
            <w:szCs w:val="20"/>
            <w:shd w:val="clear" w:color="auto" w:fill="FFFFFF"/>
            <w:lang w:val="en-US"/>
            <w:rPrChange w:id="287" w:author="Олександр Романченко" w:date="2020-05-16T23:46:00Z">
              <w:rPr>
                <w:rFonts w:ascii="Arial" w:hAnsi="Arial" w:cs="Arial"/>
                <w:color w:val="202122"/>
                <w:sz w:val="19"/>
                <w:szCs w:val="19"/>
                <w:shd w:val="clear" w:color="auto" w:fill="FFFFFF"/>
              </w:rPr>
            </w:rPrChange>
          </w:rPr>
          <w:t>Oudeyer</w:t>
        </w:r>
        <w:proofErr w:type="spellEnd"/>
        <w:r w:rsidRPr="008C2F0D">
          <w:rPr>
            <w:color w:val="202122"/>
            <w:sz w:val="20"/>
            <w:szCs w:val="20"/>
            <w:shd w:val="clear" w:color="auto" w:fill="FFFFFF"/>
            <w:lang w:val="en-US"/>
            <w:rPrChange w:id="288" w:author="Олександр Романченко" w:date="2020-05-16T23:46:00Z">
              <w:rPr>
                <w:rFonts w:ascii="Arial" w:hAnsi="Arial" w:cs="Arial"/>
                <w:color w:val="202122"/>
                <w:sz w:val="19"/>
                <w:szCs w:val="19"/>
                <w:shd w:val="clear" w:color="auto" w:fill="FFFFFF"/>
              </w:rPr>
            </w:rPrChange>
          </w:rPr>
          <w:t xml:space="preserve">, P. (2004). </w:t>
        </w:r>
        <w:r w:rsidRPr="008C2F0D">
          <w:rPr>
            <w:i/>
            <w:iCs/>
            <w:color w:val="202122"/>
            <w:sz w:val="20"/>
            <w:szCs w:val="20"/>
            <w:shd w:val="clear" w:color="auto" w:fill="FFFFFF"/>
            <w:lang w:val="en-US"/>
            <w:rPrChange w:id="289" w:author="Олександр Романченко" w:date="2020-05-16T23:47:00Z">
              <w:rPr>
                <w:rFonts w:ascii="Arial" w:hAnsi="Arial" w:cs="Arial"/>
                <w:color w:val="202122"/>
                <w:sz w:val="19"/>
                <w:szCs w:val="19"/>
                <w:shd w:val="clear" w:color="auto" w:fill="FFFFFF"/>
              </w:rPr>
            </w:rPrChange>
          </w:rPr>
          <w:t>Maximizing learning progress: an internal reward system for development</w:t>
        </w:r>
        <w:r w:rsidRPr="001D747F">
          <w:rPr>
            <w:color w:val="202122"/>
            <w:sz w:val="20"/>
            <w:szCs w:val="20"/>
            <w:shd w:val="clear" w:color="auto" w:fill="FFFFFF"/>
            <w:lang w:val="en-US"/>
          </w:rPr>
          <w:t xml:space="preserve">. </w:t>
        </w:r>
        <w:r w:rsidRPr="00E55A19">
          <w:rPr>
            <w:color w:val="202122"/>
            <w:sz w:val="20"/>
            <w:szCs w:val="20"/>
            <w:shd w:val="clear" w:color="auto" w:fill="FFFFFF"/>
            <w:lang w:val="en-US"/>
            <w:rPrChange w:id="290" w:author="Олександр Романченко" w:date="2020-05-16T23:46:00Z">
              <w:rPr>
                <w:rFonts w:ascii="Arial" w:hAnsi="Arial" w:cs="Arial"/>
                <w:color w:val="202122"/>
                <w:sz w:val="19"/>
                <w:szCs w:val="19"/>
                <w:shd w:val="clear" w:color="auto" w:fill="FFFFFF"/>
              </w:rPr>
            </w:rPrChange>
          </w:rPr>
          <w:t>Embodied artificial intelligence, p.629</w:t>
        </w:r>
      </w:ins>
    </w:p>
  </w:footnote>
  <w:footnote w:id="20">
    <w:p w14:paraId="7021C52C" w14:textId="2325AC5F" w:rsidR="00084070" w:rsidRPr="001D747F" w:rsidRDefault="00084070">
      <w:pPr>
        <w:pPrChange w:id="292" w:author="Олександр Романченко" w:date="2020-05-16T23:47:00Z">
          <w:pPr>
            <w:pStyle w:val="FootnoteText"/>
          </w:pPr>
        </w:pPrChange>
      </w:pPr>
      <w:ins w:id="293" w:author="Олександр Романченко" w:date="2020-05-16T23:47:00Z">
        <w:r>
          <w:rPr>
            <w:rStyle w:val="FootnoteReference"/>
          </w:rPr>
          <w:footnoteRef/>
        </w:r>
        <w:r w:rsidRPr="001D747F">
          <w:rPr>
            <w:lang w:val="en-US"/>
            <w:rPrChange w:id="294" w:author="Олександр Романченко" w:date="2020-05-16T23:47:00Z">
              <w:rPr/>
            </w:rPrChange>
          </w:rPr>
          <w:t xml:space="preserve"> </w:t>
        </w:r>
        <w:r w:rsidRPr="001D747F">
          <w:rPr>
            <w:color w:val="202122"/>
            <w:sz w:val="20"/>
            <w:szCs w:val="20"/>
            <w:shd w:val="clear" w:color="auto" w:fill="FFFFFF"/>
            <w:lang w:val="en-US"/>
            <w:rPrChange w:id="295" w:author="Олександр Романченко" w:date="2020-05-16T23:48:00Z">
              <w:rPr>
                <w:rFonts w:ascii="Arial" w:hAnsi="Arial" w:cs="Arial"/>
                <w:color w:val="202122"/>
                <w:sz w:val="21"/>
                <w:szCs w:val="21"/>
                <w:shd w:val="clear" w:color="auto" w:fill="FFFFFF"/>
              </w:rPr>
            </w:rPrChange>
          </w:rPr>
          <w:t xml:space="preserve">Clarke, Frank H.; Loewen, Philip D. (1986). </w:t>
        </w:r>
        <w:r w:rsidRPr="001D747F">
          <w:rPr>
            <w:i/>
            <w:iCs/>
            <w:color w:val="202122"/>
            <w:sz w:val="20"/>
            <w:szCs w:val="20"/>
            <w:shd w:val="clear" w:color="auto" w:fill="FFFFFF"/>
            <w:lang w:val="en-US"/>
            <w:rPrChange w:id="296" w:author="Олександр Романченко" w:date="2020-05-16T23:48:00Z">
              <w:rPr>
                <w:rFonts w:ascii="Arial" w:hAnsi="Arial" w:cs="Arial"/>
                <w:color w:val="202122"/>
                <w:sz w:val="21"/>
                <w:szCs w:val="21"/>
                <w:shd w:val="clear" w:color="auto" w:fill="FFFFFF"/>
              </w:rPr>
            </w:rPrChange>
          </w:rPr>
          <w:t>"The Value Function in Optimal Control: Sensitivity, Controllability, and Time-Optimality"</w:t>
        </w:r>
        <w:r w:rsidRPr="001D747F">
          <w:rPr>
            <w:color w:val="202122"/>
            <w:sz w:val="20"/>
            <w:szCs w:val="20"/>
            <w:shd w:val="clear" w:color="auto" w:fill="FFFFFF"/>
            <w:lang w:val="en-US"/>
            <w:rPrChange w:id="297" w:author="Олександр Романченко" w:date="2020-05-16T23:48:00Z">
              <w:rPr>
                <w:rFonts w:ascii="Arial" w:hAnsi="Arial" w:cs="Arial"/>
                <w:color w:val="202122"/>
                <w:sz w:val="21"/>
                <w:szCs w:val="21"/>
                <w:shd w:val="clear" w:color="auto" w:fill="FFFFFF"/>
              </w:rPr>
            </w:rPrChange>
          </w:rPr>
          <w:t>. </w:t>
        </w:r>
        <w:r w:rsidRPr="001D747F">
          <w:rPr>
            <w:color w:val="202122"/>
            <w:sz w:val="20"/>
            <w:szCs w:val="20"/>
            <w:shd w:val="clear" w:color="auto" w:fill="FFFFFF"/>
            <w:rPrChange w:id="298" w:author="Олександр Романченко" w:date="2020-05-16T23:48:00Z">
              <w:rPr>
                <w:rFonts w:ascii="Arial" w:hAnsi="Arial" w:cs="Arial"/>
                <w:i/>
                <w:iCs/>
                <w:color w:val="202122"/>
                <w:sz w:val="21"/>
                <w:szCs w:val="21"/>
                <w:shd w:val="clear" w:color="auto" w:fill="FFFFFF"/>
              </w:rPr>
            </w:rPrChange>
          </w:rPr>
          <w:t xml:space="preserve">SIAM </w:t>
        </w:r>
        <w:proofErr w:type="spellStart"/>
        <w:r w:rsidRPr="001D747F">
          <w:rPr>
            <w:color w:val="202122"/>
            <w:sz w:val="20"/>
            <w:szCs w:val="20"/>
            <w:shd w:val="clear" w:color="auto" w:fill="FFFFFF"/>
            <w:rPrChange w:id="299" w:author="Олександр Романченко" w:date="2020-05-16T23:48:00Z">
              <w:rPr>
                <w:rFonts w:ascii="Arial" w:hAnsi="Arial" w:cs="Arial"/>
                <w:i/>
                <w:iCs/>
                <w:color w:val="202122"/>
                <w:sz w:val="21"/>
                <w:szCs w:val="21"/>
                <w:shd w:val="clear" w:color="auto" w:fill="FFFFFF"/>
              </w:rPr>
            </w:rPrChange>
          </w:rPr>
          <w:t>Journal</w:t>
        </w:r>
        <w:proofErr w:type="spellEnd"/>
        <w:r w:rsidRPr="001D747F">
          <w:rPr>
            <w:color w:val="202122"/>
            <w:sz w:val="20"/>
            <w:szCs w:val="20"/>
            <w:shd w:val="clear" w:color="auto" w:fill="FFFFFF"/>
            <w:rPrChange w:id="300" w:author="Олександр Романченко" w:date="2020-05-16T23:48:00Z">
              <w:rPr>
                <w:rFonts w:ascii="Arial" w:hAnsi="Arial" w:cs="Arial"/>
                <w:i/>
                <w:iCs/>
                <w:color w:val="202122"/>
                <w:sz w:val="21"/>
                <w:szCs w:val="21"/>
                <w:shd w:val="clear" w:color="auto" w:fill="FFFFFF"/>
              </w:rPr>
            </w:rPrChange>
          </w:rPr>
          <w:t xml:space="preserve"> on Control and </w:t>
        </w:r>
        <w:proofErr w:type="spellStart"/>
        <w:r w:rsidRPr="001D747F">
          <w:rPr>
            <w:color w:val="202122"/>
            <w:sz w:val="20"/>
            <w:szCs w:val="20"/>
            <w:shd w:val="clear" w:color="auto" w:fill="FFFFFF"/>
            <w:rPrChange w:id="301" w:author="Олександр Романченко" w:date="2020-05-16T23:48:00Z">
              <w:rPr>
                <w:rFonts w:ascii="Arial" w:hAnsi="Arial" w:cs="Arial"/>
                <w:i/>
                <w:iCs/>
                <w:color w:val="202122"/>
                <w:sz w:val="21"/>
                <w:szCs w:val="21"/>
                <w:shd w:val="clear" w:color="auto" w:fill="FFFFFF"/>
              </w:rPr>
            </w:rPrChange>
          </w:rPr>
          <w:t>Optimization</w:t>
        </w:r>
        <w:proofErr w:type="spellEnd"/>
        <w:r w:rsidRPr="001D747F">
          <w:rPr>
            <w:color w:val="202122"/>
            <w:sz w:val="20"/>
            <w:szCs w:val="20"/>
            <w:shd w:val="clear" w:color="auto" w:fill="FFFFFF"/>
            <w:rPrChange w:id="302" w:author="Олександр Романченко" w:date="2020-05-16T23:48:00Z">
              <w:rPr>
                <w:rFonts w:ascii="Arial" w:hAnsi="Arial" w:cs="Arial"/>
                <w:color w:val="202122"/>
                <w:sz w:val="21"/>
                <w:szCs w:val="21"/>
                <w:shd w:val="clear" w:color="auto" w:fill="FFFFFF"/>
              </w:rPr>
            </w:rPrChange>
          </w:rPr>
          <w:t>. p.243–263</w:t>
        </w:r>
      </w:ins>
    </w:p>
  </w:footnote>
  <w:footnote w:id="21">
    <w:p w14:paraId="42CF79A0" w14:textId="4B0EE597" w:rsidR="00084070" w:rsidRPr="00053263" w:rsidRDefault="00084070" w:rsidP="00053263">
      <w:pPr>
        <w:rPr>
          <w:ins w:id="304" w:author="Олександр Романченко" w:date="2020-05-16T23:51:00Z"/>
          <w:sz w:val="20"/>
          <w:szCs w:val="20"/>
          <w:rPrChange w:id="305" w:author="Олександр Романченко" w:date="2020-05-16T23:51:00Z">
            <w:rPr>
              <w:ins w:id="306" w:author="Олександр Романченко" w:date="2020-05-16T23:51:00Z"/>
            </w:rPr>
          </w:rPrChange>
        </w:rPr>
      </w:pPr>
      <w:ins w:id="307" w:author="Олександр Романченко" w:date="2020-05-16T23:51:00Z">
        <w:r>
          <w:rPr>
            <w:rStyle w:val="FootnoteReference"/>
          </w:rPr>
          <w:footnoteRef/>
        </w:r>
        <w:r w:rsidRPr="00053263">
          <w:rPr>
            <w:lang w:val="en-US"/>
            <w:rPrChange w:id="308" w:author="Олександр Романченко" w:date="2020-05-16T23:51:00Z">
              <w:rPr/>
            </w:rPrChange>
          </w:rPr>
          <w:t xml:space="preserve"> </w:t>
        </w:r>
        <w:r w:rsidRPr="00053263">
          <w:rPr>
            <w:color w:val="202122"/>
            <w:sz w:val="20"/>
            <w:szCs w:val="20"/>
            <w:shd w:val="clear" w:color="auto" w:fill="FFFFFF"/>
            <w:lang w:val="en-US"/>
            <w:rPrChange w:id="309" w:author="Олександр Романченко" w:date="2020-05-16T23:51:00Z">
              <w:rPr>
                <w:rFonts w:ascii="Arial" w:hAnsi="Arial" w:cs="Arial"/>
                <w:color w:val="202122"/>
                <w:sz w:val="21"/>
                <w:szCs w:val="21"/>
                <w:shd w:val="clear" w:color="auto" w:fill="FFFFFF"/>
              </w:rPr>
            </w:rPrChange>
          </w:rPr>
          <w:t>Hartmann, A.K. (2009). </w:t>
        </w:r>
        <w:r w:rsidRPr="00563C17">
          <w:rPr>
            <w:sz w:val="20"/>
            <w:szCs w:val="20"/>
          </w:rPr>
          <w:fldChar w:fldCharType="begin"/>
        </w:r>
        <w:r w:rsidRPr="00053263">
          <w:rPr>
            <w:sz w:val="20"/>
            <w:szCs w:val="20"/>
            <w:lang w:val="en-US"/>
            <w:rPrChange w:id="310" w:author="Олександр Романченко" w:date="2020-05-16T23:51:00Z">
              <w:rPr/>
            </w:rPrChange>
          </w:rPr>
          <w:instrText xml:space="preserve"> HYPERLINK "https://web.archive.org/web/20090211113048/http:/worldscibooks.com/physics/6988.html" </w:instrText>
        </w:r>
        <w:r w:rsidRPr="00563C17">
          <w:rPr>
            <w:sz w:val="20"/>
            <w:szCs w:val="20"/>
          </w:rPr>
          <w:fldChar w:fldCharType="separate"/>
        </w:r>
        <w:r w:rsidRPr="00053263">
          <w:rPr>
            <w:rStyle w:val="Hyperlink"/>
            <w:i/>
            <w:iCs/>
            <w:color w:val="663366"/>
            <w:sz w:val="20"/>
            <w:szCs w:val="20"/>
            <w:lang w:val="en-US"/>
            <w:rPrChange w:id="311" w:author="Олександр Романченко" w:date="2020-05-16T23:51:00Z">
              <w:rPr>
                <w:rStyle w:val="Hyperlink"/>
                <w:rFonts w:ascii="Arial" w:hAnsi="Arial" w:cs="Arial"/>
                <w:i/>
                <w:iCs/>
                <w:color w:val="663366"/>
                <w:sz w:val="21"/>
                <w:szCs w:val="21"/>
              </w:rPr>
            </w:rPrChange>
          </w:rPr>
          <w:t>Practical Guide to Computer Simulations</w:t>
        </w:r>
        <w:r w:rsidRPr="00563C17">
          <w:rPr>
            <w:sz w:val="20"/>
            <w:szCs w:val="20"/>
          </w:rPr>
          <w:fldChar w:fldCharType="end"/>
        </w:r>
        <w:r w:rsidRPr="00563C17">
          <w:rPr>
            <w:color w:val="202122"/>
            <w:sz w:val="20"/>
            <w:szCs w:val="20"/>
            <w:shd w:val="clear" w:color="auto" w:fill="FFFFFF"/>
            <w:lang w:val="en-US"/>
          </w:rPr>
          <w:t xml:space="preserve">. </w:t>
        </w:r>
        <w:r w:rsidRPr="00563C17">
          <w:rPr>
            <w:color w:val="202122"/>
            <w:sz w:val="20"/>
            <w:szCs w:val="20"/>
            <w:shd w:val="clear" w:color="auto" w:fill="FFFFFF"/>
          </w:rPr>
          <w:t xml:space="preserve">World </w:t>
        </w:r>
        <w:proofErr w:type="spellStart"/>
        <w:r w:rsidRPr="00563C17">
          <w:rPr>
            <w:color w:val="202122"/>
            <w:sz w:val="20"/>
            <w:szCs w:val="20"/>
            <w:shd w:val="clear" w:color="auto" w:fill="FFFFFF"/>
          </w:rPr>
          <w:t>Scientific</w:t>
        </w:r>
        <w:proofErr w:type="spellEnd"/>
        <w:r w:rsidRPr="00563C17">
          <w:rPr>
            <w:color w:val="202122"/>
            <w:sz w:val="20"/>
            <w:szCs w:val="20"/>
            <w:shd w:val="clear" w:color="auto" w:fill="FFFFFF"/>
          </w:rPr>
          <w:t>.</w:t>
        </w:r>
      </w:ins>
    </w:p>
    <w:p w14:paraId="70A00D69" w14:textId="2C79D687" w:rsidR="00084070" w:rsidRPr="00053263" w:rsidRDefault="00084070">
      <w:pPr>
        <w:pStyle w:val="FootnoteText"/>
        <w:rPr>
          <w:lang w:val="en-US"/>
          <w:rPrChange w:id="312" w:author="Олександр Романченко" w:date="2020-05-16T23:51:00Z">
            <w:rPr/>
          </w:rPrChange>
        </w:rPr>
      </w:pPr>
    </w:p>
  </w:footnote>
  <w:footnote w:id="22">
    <w:p w14:paraId="686B54D1" w14:textId="265D5C99" w:rsidR="00084070" w:rsidRPr="00563C17" w:rsidRDefault="00084070">
      <w:pPr>
        <w:pPrChange w:id="314" w:author="Олександр Романченко" w:date="2020-05-16T23:53:00Z">
          <w:pPr>
            <w:pStyle w:val="FootnoteText"/>
          </w:pPr>
        </w:pPrChange>
      </w:pPr>
      <w:ins w:id="315" w:author="Олександр Романченко" w:date="2020-05-16T23:53:00Z">
        <w:r>
          <w:rPr>
            <w:rStyle w:val="FootnoteReference"/>
          </w:rPr>
          <w:footnoteRef/>
        </w:r>
        <w:r w:rsidRPr="00563C17">
          <w:rPr>
            <w:lang w:val="en-US"/>
            <w:rPrChange w:id="316" w:author="Олександр Романченко" w:date="2020-05-16T23:53:00Z">
              <w:rPr/>
            </w:rPrChange>
          </w:rPr>
          <w:t xml:space="preserve"> </w:t>
        </w:r>
        <w:r w:rsidRPr="00563C17">
          <w:rPr>
            <w:color w:val="202122"/>
            <w:sz w:val="20"/>
            <w:szCs w:val="20"/>
            <w:shd w:val="clear" w:color="auto" w:fill="FFFFFF"/>
            <w:lang w:val="en-US"/>
            <w:rPrChange w:id="317" w:author="Олександр Романченко" w:date="2020-05-16T23:53:00Z">
              <w:rPr>
                <w:rFonts w:ascii="Arial" w:hAnsi="Arial" w:cs="Arial"/>
                <w:color w:val="202122"/>
                <w:sz w:val="19"/>
                <w:szCs w:val="19"/>
                <w:shd w:val="clear" w:color="auto" w:fill="FFFFFF"/>
              </w:rPr>
            </w:rPrChange>
          </w:rPr>
          <w:t xml:space="preserve">Joseph L. </w:t>
        </w:r>
        <w:proofErr w:type="spellStart"/>
        <w:r w:rsidRPr="00563C17">
          <w:rPr>
            <w:color w:val="202122"/>
            <w:sz w:val="20"/>
            <w:szCs w:val="20"/>
            <w:shd w:val="clear" w:color="auto" w:fill="FFFFFF"/>
            <w:lang w:val="en-US"/>
            <w:rPrChange w:id="318" w:author="Олександр Романченко" w:date="2020-05-16T23:53:00Z">
              <w:rPr>
                <w:rFonts w:ascii="Arial" w:hAnsi="Arial" w:cs="Arial"/>
                <w:color w:val="202122"/>
                <w:sz w:val="19"/>
                <w:szCs w:val="19"/>
                <w:shd w:val="clear" w:color="auto" w:fill="FFFFFF"/>
              </w:rPr>
            </w:rPrChange>
          </w:rPr>
          <w:t>Doob</w:t>
        </w:r>
        <w:proofErr w:type="spellEnd"/>
        <w:r w:rsidRPr="00563C17">
          <w:rPr>
            <w:color w:val="202122"/>
            <w:sz w:val="20"/>
            <w:szCs w:val="20"/>
            <w:shd w:val="clear" w:color="auto" w:fill="FFFFFF"/>
            <w:lang w:val="en-US"/>
            <w:rPrChange w:id="319" w:author="Олександр Романченко" w:date="2020-05-16T23:53:00Z">
              <w:rPr>
                <w:rFonts w:ascii="Arial" w:hAnsi="Arial" w:cs="Arial"/>
                <w:color w:val="202122"/>
                <w:sz w:val="19"/>
                <w:szCs w:val="19"/>
                <w:shd w:val="clear" w:color="auto" w:fill="FFFFFF"/>
              </w:rPr>
            </w:rPrChange>
          </w:rPr>
          <w:t xml:space="preserve"> (1990). </w:t>
        </w:r>
        <w:r w:rsidRPr="00563C17">
          <w:rPr>
            <w:sz w:val="20"/>
            <w:szCs w:val="20"/>
            <w:rPrChange w:id="320" w:author="Олександр Романченко" w:date="2020-05-16T23:53:00Z">
              <w:rPr/>
            </w:rPrChange>
          </w:rPr>
          <w:fldChar w:fldCharType="begin"/>
        </w:r>
        <w:r w:rsidRPr="00563C17">
          <w:rPr>
            <w:sz w:val="20"/>
            <w:szCs w:val="20"/>
            <w:lang w:val="en-US"/>
            <w:rPrChange w:id="321" w:author="Олександр Романченко" w:date="2020-05-16T23:53:00Z">
              <w:rPr/>
            </w:rPrChange>
          </w:rPr>
          <w:instrText xml:space="preserve"> HYPERLINK "https://books.google.com/books?id=7Bu8jgEACAAJ" </w:instrText>
        </w:r>
        <w:r w:rsidRPr="00563C17">
          <w:rPr>
            <w:sz w:val="20"/>
            <w:szCs w:val="20"/>
            <w:rPrChange w:id="322" w:author="Олександр Романченко" w:date="2020-05-16T23:53:00Z">
              <w:rPr/>
            </w:rPrChange>
          </w:rPr>
          <w:fldChar w:fldCharType="separate"/>
        </w:r>
        <w:r w:rsidRPr="00563C17">
          <w:rPr>
            <w:rStyle w:val="Hyperlink"/>
            <w:i/>
            <w:iCs/>
            <w:color w:val="663366"/>
            <w:sz w:val="20"/>
            <w:szCs w:val="20"/>
            <w:lang w:val="en-US"/>
            <w:rPrChange w:id="323" w:author="Олександр Романченко" w:date="2020-05-16T23:53:00Z">
              <w:rPr>
                <w:rStyle w:val="Hyperlink"/>
                <w:rFonts w:ascii="Arial" w:hAnsi="Arial" w:cs="Arial"/>
                <w:i/>
                <w:iCs/>
                <w:color w:val="663366"/>
                <w:sz w:val="19"/>
                <w:szCs w:val="19"/>
              </w:rPr>
            </w:rPrChange>
          </w:rPr>
          <w:t>Stochastic processes</w:t>
        </w:r>
        <w:r w:rsidRPr="00563C17">
          <w:rPr>
            <w:sz w:val="20"/>
            <w:szCs w:val="20"/>
            <w:rPrChange w:id="324" w:author="Олександр Романченко" w:date="2020-05-16T23:53:00Z">
              <w:rPr/>
            </w:rPrChange>
          </w:rPr>
          <w:fldChar w:fldCharType="end"/>
        </w:r>
        <w:r w:rsidRPr="00563C17">
          <w:rPr>
            <w:color w:val="202122"/>
            <w:sz w:val="20"/>
            <w:szCs w:val="20"/>
            <w:shd w:val="clear" w:color="auto" w:fill="FFFFFF"/>
            <w:lang w:val="en-US"/>
            <w:rPrChange w:id="325" w:author="Олександр Романченко" w:date="2020-05-16T23:53:00Z">
              <w:rPr>
                <w:rFonts w:ascii="Arial" w:hAnsi="Arial" w:cs="Arial"/>
                <w:color w:val="202122"/>
                <w:sz w:val="19"/>
                <w:szCs w:val="19"/>
                <w:shd w:val="clear" w:color="auto" w:fill="FFFFFF"/>
              </w:rPr>
            </w:rPrChange>
          </w:rPr>
          <w:t xml:space="preserve">. </w:t>
        </w:r>
        <w:proofErr w:type="spellStart"/>
        <w:r w:rsidRPr="00563C17">
          <w:rPr>
            <w:color w:val="202122"/>
            <w:sz w:val="20"/>
            <w:szCs w:val="20"/>
            <w:shd w:val="clear" w:color="auto" w:fill="FFFFFF"/>
            <w:rPrChange w:id="326" w:author="Олександр Романченко" w:date="2020-05-16T23:53:00Z">
              <w:rPr>
                <w:rFonts w:ascii="Arial" w:hAnsi="Arial" w:cs="Arial"/>
                <w:color w:val="202122"/>
                <w:sz w:val="19"/>
                <w:szCs w:val="19"/>
                <w:shd w:val="clear" w:color="auto" w:fill="FFFFFF"/>
              </w:rPr>
            </w:rPrChange>
          </w:rPr>
          <w:t>Wiley</w:t>
        </w:r>
        <w:proofErr w:type="spellEnd"/>
        <w:r w:rsidRPr="00563C17">
          <w:rPr>
            <w:color w:val="202122"/>
            <w:sz w:val="20"/>
            <w:szCs w:val="20"/>
            <w:shd w:val="clear" w:color="auto" w:fill="FFFFFF"/>
            <w:rPrChange w:id="327" w:author="Олександр Романченко" w:date="2020-05-16T23:53:00Z">
              <w:rPr>
                <w:rFonts w:ascii="Arial" w:hAnsi="Arial" w:cs="Arial"/>
                <w:color w:val="202122"/>
                <w:sz w:val="19"/>
                <w:szCs w:val="19"/>
                <w:shd w:val="clear" w:color="auto" w:fill="FFFFFF"/>
              </w:rPr>
            </w:rPrChange>
          </w:rPr>
          <w:t>. P.46-47</w:t>
        </w:r>
      </w:ins>
    </w:p>
  </w:footnote>
  <w:footnote w:id="23">
    <w:p w14:paraId="36D8CB64" w14:textId="07C3128C" w:rsidR="00084070" w:rsidRPr="005B78EF" w:rsidRDefault="00084070">
      <w:pPr>
        <w:rPr>
          <w:lang w:val="en-US"/>
          <w:rPrChange w:id="329" w:author="Олександр Романченко" w:date="2020-05-16T23:57:00Z">
            <w:rPr/>
          </w:rPrChange>
        </w:rPr>
        <w:pPrChange w:id="330" w:author="Олександр Романченко" w:date="2020-05-16T23:57:00Z">
          <w:pPr>
            <w:pStyle w:val="FootnoteText"/>
          </w:pPr>
        </w:pPrChange>
      </w:pPr>
      <w:ins w:id="331" w:author="Олександр Романченко" w:date="2020-05-16T23:57:00Z">
        <w:r>
          <w:rPr>
            <w:rStyle w:val="FootnoteReference"/>
          </w:rPr>
          <w:footnoteRef/>
        </w:r>
        <w:r w:rsidRPr="005B78EF">
          <w:rPr>
            <w:lang w:val="en-US"/>
            <w:rPrChange w:id="332" w:author="Олександр Романченко" w:date="2020-05-16T23:57:00Z">
              <w:rPr/>
            </w:rPrChange>
          </w:rPr>
          <w:t xml:space="preserve"> </w:t>
        </w:r>
        <w:r w:rsidRPr="005B78EF">
          <w:rPr>
            <w:color w:val="202122"/>
            <w:sz w:val="20"/>
            <w:szCs w:val="20"/>
            <w:shd w:val="clear" w:color="auto" w:fill="FFFFFF"/>
            <w:lang w:val="en-US"/>
            <w:rPrChange w:id="333" w:author="Олександр Романченко" w:date="2020-05-16T23:57:00Z">
              <w:rPr>
                <w:rFonts w:ascii="Arial" w:hAnsi="Arial" w:cs="Arial"/>
                <w:color w:val="202122"/>
                <w:sz w:val="19"/>
                <w:szCs w:val="19"/>
                <w:shd w:val="clear" w:color="auto" w:fill="FFFFFF"/>
              </w:rPr>
            </w:rPrChange>
          </w:rPr>
          <w:t>L. C. G. Rogers; David Williams (2000). </w:t>
        </w:r>
        <w:r w:rsidRPr="005B78EF">
          <w:rPr>
            <w:sz w:val="20"/>
            <w:szCs w:val="20"/>
            <w:rPrChange w:id="334" w:author="Олександр Романченко" w:date="2020-05-16T23:57:00Z">
              <w:rPr/>
            </w:rPrChange>
          </w:rPr>
          <w:fldChar w:fldCharType="begin"/>
        </w:r>
        <w:r w:rsidRPr="005B78EF">
          <w:rPr>
            <w:sz w:val="20"/>
            <w:szCs w:val="20"/>
            <w:lang w:val="en-US"/>
            <w:rPrChange w:id="335" w:author="Олександр Романченко" w:date="2020-05-16T23:57:00Z">
              <w:rPr/>
            </w:rPrChange>
          </w:rPr>
          <w:instrText xml:space="preserve"> HYPERLINK "https://books.google.com/books?id=W0ydAgAAQBAJ&amp;pg=PA1" </w:instrText>
        </w:r>
        <w:r w:rsidRPr="005B78EF">
          <w:rPr>
            <w:sz w:val="20"/>
            <w:szCs w:val="20"/>
            <w:rPrChange w:id="336" w:author="Олександр Романченко" w:date="2020-05-16T23:57:00Z">
              <w:rPr/>
            </w:rPrChange>
          </w:rPr>
          <w:fldChar w:fldCharType="separate"/>
        </w:r>
        <w:r w:rsidRPr="005B78EF">
          <w:rPr>
            <w:rStyle w:val="Hyperlink"/>
            <w:i/>
            <w:iCs/>
            <w:color w:val="663366"/>
            <w:sz w:val="20"/>
            <w:szCs w:val="20"/>
            <w:lang w:val="en-US"/>
            <w:rPrChange w:id="337" w:author="Олександр Романченко" w:date="2020-05-16T23:57:00Z">
              <w:rPr>
                <w:rStyle w:val="Hyperlink"/>
                <w:rFonts w:ascii="Arial" w:hAnsi="Arial" w:cs="Arial"/>
                <w:i/>
                <w:iCs/>
                <w:color w:val="663366"/>
                <w:sz w:val="19"/>
                <w:szCs w:val="19"/>
              </w:rPr>
            </w:rPrChange>
          </w:rPr>
          <w:t>Diffusions, Markov Processes, and Martingales: Volume 1, Foundations</w:t>
        </w:r>
        <w:r w:rsidRPr="005B78EF">
          <w:rPr>
            <w:sz w:val="20"/>
            <w:szCs w:val="20"/>
            <w:rPrChange w:id="338" w:author="Олександр Романченко" w:date="2020-05-16T23:57:00Z">
              <w:rPr/>
            </w:rPrChange>
          </w:rPr>
          <w:fldChar w:fldCharType="end"/>
        </w:r>
        <w:r w:rsidRPr="005B78EF">
          <w:rPr>
            <w:color w:val="202122"/>
            <w:sz w:val="20"/>
            <w:szCs w:val="20"/>
            <w:shd w:val="clear" w:color="auto" w:fill="FFFFFF"/>
            <w:lang w:val="en-US"/>
            <w:rPrChange w:id="339" w:author="Олександр Романченко" w:date="2020-05-16T23:57:00Z">
              <w:rPr>
                <w:rFonts w:ascii="Arial" w:hAnsi="Arial" w:cs="Arial"/>
                <w:color w:val="202122"/>
                <w:sz w:val="19"/>
                <w:szCs w:val="19"/>
                <w:shd w:val="clear" w:color="auto" w:fill="FFFFFF"/>
              </w:rPr>
            </w:rPrChange>
          </w:rPr>
          <w:t>. Cambridge University Press. p.121–124</w:t>
        </w:r>
      </w:ins>
    </w:p>
  </w:footnote>
  <w:footnote w:id="24">
    <w:p w14:paraId="7F5B95FA" w14:textId="2AD2AC3F" w:rsidR="00084070" w:rsidRPr="009542F5" w:rsidRDefault="00084070">
      <w:pPr>
        <w:pPrChange w:id="341" w:author="Олександр Романченко" w:date="2020-05-17T00:01:00Z">
          <w:pPr>
            <w:pStyle w:val="FootnoteText"/>
          </w:pPr>
        </w:pPrChange>
      </w:pPr>
      <w:ins w:id="342" w:author="Олександр Романченко" w:date="2020-05-17T00:01:00Z">
        <w:r>
          <w:rPr>
            <w:rStyle w:val="FootnoteReference"/>
          </w:rPr>
          <w:footnoteRef/>
        </w:r>
        <w:r w:rsidRPr="009542F5">
          <w:rPr>
            <w:lang w:val="en-US"/>
            <w:rPrChange w:id="343" w:author="Олександр Романченко" w:date="2020-05-17T00:01:00Z">
              <w:rPr/>
            </w:rPrChange>
          </w:rPr>
          <w:t xml:space="preserve"> </w:t>
        </w:r>
        <w:r w:rsidRPr="009542F5">
          <w:rPr>
            <w:color w:val="202122"/>
            <w:sz w:val="20"/>
            <w:szCs w:val="20"/>
            <w:shd w:val="clear" w:color="auto" w:fill="FFFFFF"/>
            <w:lang w:val="en-US"/>
            <w:rPrChange w:id="344" w:author="Олександр Романченко" w:date="2020-05-17T00:02:00Z">
              <w:rPr>
                <w:rFonts w:ascii="Arial" w:hAnsi="Arial" w:cs="Arial"/>
                <w:color w:val="202122"/>
                <w:sz w:val="19"/>
                <w:szCs w:val="19"/>
                <w:shd w:val="clear" w:color="auto" w:fill="FFFFFF"/>
              </w:rPr>
            </w:rPrChange>
          </w:rPr>
          <w:t>Zhou, X. Y. (1990). "Maximum Principle, Dynamic Programming, and their Connection in Deterministic Control". </w:t>
        </w:r>
        <w:proofErr w:type="spellStart"/>
        <w:r w:rsidRPr="009542F5">
          <w:rPr>
            <w:i/>
            <w:iCs/>
            <w:color w:val="202122"/>
            <w:sz w:val="20"/>
            <w:szCs w:val="20"/>
            <w:shd w:val="clear" w:color="auto" w:fill="FFFFFF"/>
            <w:rPrChange w:id="345" w:author="Олександр Романченко" w:date="2020-05-17T00:02:00Z">
              <w:rPr>
                <w:rFonts w:ascii="Arial" w:hAnsi="Arial" w:cs="Arial"/>
                <w:i/>
                <w:iCs/>
                <w:color w:val="202122"/>
                <w:sz w:val="19"/>
                <w:szCs w:val="19"/>
                <w:shd w:val="clear" w:color="auto" w:fill="FFFFFF"/>
              </w:rPr>
            </w:rPrChange>
          </w:rPr>
          <w:t>Journal</w:t>
        </w:r>
        <w:proofErr w:type="spellEnd"/>
        <w:r w:rsidRPr="009542F5">
          <w:rPr>
            <w:i/>
            <w:iCs/>
            <w:color w:val="202122"/>
            <w:sz w:val="20"/>
            <w:szCs w:val="20"/>
            <w:shd w:val="clear" w:color="auto" w:fill="FFFFFF"/>
            <w:rPrChange w:id="346" w:author="Олександр Романченко" w:date="2020-05-17T00:02:00Z">
              <w:rPr>
                <w:rFonts w:ascii="Arial" w:hAnsi="Arial" w:cs="Arial"/>
                <w:i/>
                <w:iCs/>
                <w:color w:val="202122"/>
                <w:sz w:val="19"/>
                <w:szCs w:val="19"/>
                <w:shd w:val="clear" w:color="auto" w:fill="FFFFFF"/>
              </w:rPr>
            </w:rPrChange>
          </w:rPr>
          <w:t xml:space="preserve"> of </w:t>
        </w:r>
        <w:proofErr w:type="spellStart"/>
        <w:r w:rsidRPr="009542F5">
          <w:rPr>
            <w:i/>
            <w:iCs/>
            <w:color w:val="202122"/>
            <w:sz w:val="20"/>
            <w:szCs w:val="20"/>
            <w:shd w:val="clear" w:color="auto" w:fill="FFFFFF"/>
            <w:rPrChange w:id="347" w:author="Олександр Романченко" w:date="2020-05-17T00:02:00Z">
              <w:rPr>
                <w:rFonts w:ascii="Arial" w:hAnsi="Arial" w:cs="Arial"/>
                <w:i/>
                <w:iCs/>
                <w:color w:val="202122"/>
                <w:sz w:val="19"/>
                <w:szCs w:val="19"/>
                <w:shd w:val="clear" w:color="auto" w:fill="FFFFFF"/>
              </w:rPr>
            </w:rPrChange>
          </w:rPr>
          <w:t>Optimization</w:t>
        </w:r>
        <w:proofErr w:type="spellEnd"/>
        <w:r w:rsidRPr="009542F5">
          <w:rPr>
            <w:i/>
            <w:iCs/>
            <w:color w:val="202122"/>
            <w:sz w:val="20"/>
            <w:szCs w:val="20"/>
            <w:shd w:val="clear" w:color="auto" w:fill="FFFFFF"/>
            <w:rPrChange w:id="348" w:author="Олександр Романченко" w:date="2020-05-17T00:02:00Z">
              <w:rPr>
                <w:rFonts w:ascii="Arial" w:hAnsi="Arial" w:cs="Arial"/>
                <w:i/>
                <w:iCs/>
                <w:color w:val="202122"/>
                <w:sz w:val="19"/>
                <w:szCs w:val="19"/>
                <w:shd w:val="clear" w:color="auto" w:fill="FFFFFF"/>
              </w:rPr>
            </w:rPrChange>
          </w:rPr>
          <w:t xml:space="preserve"> </w:t>
        </w:r>
        <w:proofErr w:type="spellStart"/>
        <w:r w:rsidRPr="009542F5">
          <w:rPr>
            <w:i/>
            <w:iCs/>
            <w:color w:val="202122"/>
            <w:sz w:val="20"/>
            <w:szCs w:val="20"/>
            <w:shd w:val="clear" w:color="auto" w:fill="FFFFFF"/>
            <w:rPrChange w:id="349" w:author="Олександр Романченко" w:date="2020-05-17T00:02:00Z">
              <w:rPr>
                <w:rFonts w:ascii="Arial" w:hAnsi="Arial" w:cs="Arial"/>
                <w:i/>
                <w:iCs/>
                <w:color w:val="202122"/>
                <w:sz w:val="19"/>
                <w:szCs w:val="19"/>
                <w:shd w:val="clear" w:color="auto" w:fill="FFFFFF"/>
              </w:rPr>
            </w:rPrChange>
          </w:rPr>
          <w:t>Theory</w:t>
        </w:r>
        <w:proofErr w:type="spellEnd"/>
        <w:r w:rsidRPr="009542F5">
          <w:rPr>
            <w:i/>
            <w:iCs/>
            <w:color w:val="202122"/>
            <w:sz w:val="20"/>
            <w:szCs w:val="20"/>
            <w:shd w:val="clear" w:color="auto" w:fill="FFFFFF"/>
            <w:rPrChange w:id="350" w:author="Олександр Романченко" w:date="2020-05-17T00:02:00Z">
              <w:rPr>
                <w:rFonts w:ascii="Arial" w:hAnsi="Arial" w:cs="Arial"/>
                <w:i/>
                <w:iCs/>
                <w:color w:val="202122"/>
                <w:sz w:val="19"/>
                <w:szCs w:val="19"/>
                <w:shd w:val="clear" w:color="auto" w:fill="FFFFFF"/>
              </w:rPr>
            </w:rPrChange>
          </w:rPr>
          <w:t xml:space="preserve"> and Applications</w:t>
        </w:r>
        <w:r w:rsidRPr="009542F5">
          <w:rPr>
            <w:color w:val="202122"/>
            <w:sz w:val="20"/>
            <w:szCs w:val="20"/>
            <w:shd w:val="clear" w:color="auto" w:fill="FFFFFF"/>
            <w:rPrChange w:id="351" w:author="Олександр Романченко" w:date="2020-05-17T00:02:00Z">
              <w:rPr>
                <w:rFonts w:ascii="Arial" w:hAnsi="Arial" w:cs="Arial"/>
                <w:color w:val="202122"/>
                <w:sz w:val="19"/>
                <w:szCs w:val="19"/>
                <w:shd w:val="clear" w:color="auto" w:fill="FFFFFF"/>
              </w:rPr>
            </w:rPrChange>
          </w:rPr>
          <w:t>.  p.363–373</w:t>
        </w:r>
      </w:ins>
    </w:p>
  </w:footnote>
  <w:footnote w:id="25">
    <w:p w14:paraId="32152200" w14:textId="2E93F4D4" w:rsidR="00084070" w:rsidRPr="00932F78" w:rsidRDefault="00084070" w:rsidP="003D3BE9">
      <w:pPr>
        <w:rPr>
          <w:lang w:val="en-US"/>
          <w:rPrChange w:id="353" w:author="Олександр Романченко" w:date="2020-05-17T00:18:00Z">
            <w:rPr/>
          </w:rPrChange>
        </w:rPr>
      </w:pPr>
      <w:ins w:id="354" w:author="Олександр Романченко" w:date="2020-05-17T00:18:00Z">
        <w:r>
          <w:rPr>
            <w:rStyle w:val="FootnoteReference"/>
          </w:rPr>
          <w:footnoteRef/>
        </w:r>
        <w:r w:rsidRPr="00932F78">
          <w:rPr>
            <w:lang w:val="en-US"/>
            <w:rPrChange w:id="355" w:author="Олександр Романченко" w:date="2020-05-17T00:18:00Z">
              <w:rPr/>
            </w:rPrChange>
          </w:rPr>
          <w:t xml:space="preserve"> </w:t>
        </w:r>
        <w:proofErr w:type="spellStart"/>
        <w:r w:rsidRPr="00C243E6">
          <w:rPr>
            <w:color w:val="202122"/>
            <w:sz w:val="20"/>
            <w:szCs w:val="20"/>
            <w:shd w:val="clear" w:color="auto" w:fill="FFFFFF"/>
            <w:lang w:val="en-US"/>
          </w:rPr>
          <w:t>Burnetas</w:t>
        </w:r>
        <w:proofErr w:type="spellEnd"/>
        <w:r w:rsidRPr="00C243E6">
          <w:rPr>
            <w:color w:val="202122"/>
            <w:sz w:val="20"/>
            <w:szCs w:val="20"/>
            <w:shd w:val="clear" w:color="auto" w:fill="FFFFFF"/>
            <w:lang w:val="en-US"/>
          </w:rPr>
          <w:t>, Apostolos N.; </w:t>
        </w:r>
      </w:ins>
      <w:proofErr w:type="spellStart"/>
      <w:r w:rsidRPr="00C243E6">
        <w:rPr>
          <w:sz w:val="20"/>
          <w:szCs w:val="20"/>
        </w:rPr>
        <w:fldChar w:fldCharType="begin"/>
      </w:r>
      <w:r w:rsidRPr="003D3BE9">
        <w:rPr>
          <w:sz w:val="20"/>
          <w:szCs w:val="20"/>
          <w:lang w:val="en-US"/>
        </w:rPr>
        <w:instrText xml:space="preserve"> HYPERLINK "https://en.wikipedia.org/wiki/Michael_N._Katehakis" \o "Michael N. Katehakis" </w:instrText>
      </w:r>
      <w:r w:rsidRPr="00C243E6">
        <w:rPr>
          <w:sz w:val="20"/>
          <w:szCs w:val="20"/>
        </w:rPr>
        <w:fldChar w:fldCharType="separate"/>
      </w:r>
      <w:ins w:id="356" w:author="Олександр Романченко" w:date="2020-05-17T00:18:00Z">
        <w:r w:rsidRPr="003D3BE9">
          <w:rPr>
            <w:rStyle w:val="Hyperlink"/>
            <w:color w:val="0B0080"/>
            <w:sz w:val="20"/>
            <w:szCs w:val="20"/>
            <w:shd w:val="clear" w:color="auto" w:fill="FFFFFF"/>
            <w:lang w:val="en-US"/>
          </w:rPr>
          <w:t>Katehakis</w:t>
        </w:r>
        <w:proofErr w:type="spellEnd"/>
        <w:r w:rsidRPr="003D3BE9">
          <w:rPr>
            <w:rStyle w:val="Hyperlink"/>
            <w:color w:val="0B0080"/>
            <w:sz w:val="20"/>
            <w:szCs w:val="20"/>
            <w:shd w:val="clear" w:color="auto" w:fill="FFFFFF"/>
            <w:lang w:val="en-US"/>
          </w:rPr>
          <w:t>, Michael N.</w:t>
        </w:r>
        <w:r w:rsidRPr="00C243E6">
          <w:rPr>
            <w:sz w:val="20"/>
            <w:szCs w:val="20"/>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932F78">
          <w:rPr>
            <w:color w:val="202122"/>
            <w:sz w:val="20"/>
            <w:szCs w:val="20"/>
            <w:shd w:val="clear" w:color="auto" w:fill="FFFFFF"/>
            <w:lang w:val="en-US"/>
            <w:rPrChange w:id="357" w:author="Олександр Романченко" w:date="2020-05-17T00:19:00Z">
              <w:rPr>
                <w:b/>
                <w:bCs/>
                <w:color w:val="202122"/>
                <w:sz w:val="20"/>
                <w:szCs w:val="20"/>
                <w:shd w:val="clear" w:color="auto" w:fill="FFFFFF"/>
                <w:lang w:val="en-US"/>
              </w:rPr>
            </w:rPrChange>
          </w:rPr>
          <w:t>p.</w:t>
        </w:r>
        <w:r w:rsidRPr="00932F78">
          <w:rPr>
            <w:color w:val="202122"/>
            <w:sz w:val="20"/>
            <w:szCs w:val="20"/>
            <w:shd w:val="clear" w:color="auto" w:fill="FFFFFF"/>
            <w:lang w:val="en-US"/>
            <w:rPrChange w:id="358" w:author="Олександр Романченко" w:date="2020-05-17T00:18:00Z">
              <w:rPr>
                <w:rFonts w:ascii="Arial" w:hAnsi="Arial" w:cs="Arial"/>
                <w:color w:val="202122"/>
                <w:sz w:val="19"/>
                <w:szCs w:val="19"/>
                <w:shd w:val="clear" w:color="auto" w:fill="FFFFFF"/>
              </w:rPr>
            </w:rPrChange>
          </w:rPr>
          <w:t>222–255</w:t>
        </w:r>
      </w:ins>
    </w:p>
  </w:footnote>
  <w:footnote w:id="26">
    <w:p w14:paraId="5C7E580A" w14:textId="51BE5F2E" w:rsidR="00084070" w:rsidRPr="00C243E6" w:rsidRDefault="00084070">
      <w:pPr>
        <w:rPr>
          <w:lang w:val="en-US"/>
          <w:rPrChange w:id="360" w:author="Олександр Романченко" w:date="2020-05-17T00:20:00Z">
            <w:rPr/>
          </w:rPrChange>
        </w:rPr>
        <w:pPrChange w:id="361" w:author="Олександр Романченко" w:date="2020-05-17T00:20:00Z">
          <w:pPr>
            <w:pStyle w:val="FootnoteText"/>
          </w:pPr>
        </w:pPrChange>
      </w:pPr>
      <w:ins w:id="362" w:author="Олександр Романченко" w:date="2020-05-17T00:20:00Z">
        <w:r>
          <w:rPr>
            <w:rStyle w:val="FootnoteReference"/>
          </w:rPr>
          <w:footnoteRef/>
        </w:r>
        <w:r w:rsidRPr="00C243E6">
          <w:rPr>
            <w:lang w:val="en-US"/>
            <w:rPrChange w:id="363" w:author="Олександр Романченко" w:date="2020-05-17T00:20:00Z">
              <w:rPr/>
            </w:rPrChange>
          </w:rPr>
          <w:t xml:space="preserve"> </w:t>
        </w:r>
        <w:r w:rsidRPr="00C243E6">
          <w:rPr>
            <w:color w:val="202122"/>
            <w:sz w:val="20"/>
            <w:szCs w:val="20"/>
            <w:shd w:val="clear" w:color="auto" w:fill="FFFFFF"/>
            <w:lang w:val="en-US"/>
            <w:rPrChange w:id="364" w:author="Олександр Романченко" w:date="2020-05-17T00:20:00Z">
              <w:rPr>
                <w:rFonts w:ascii="Arial" w:hAnsi="Arial" w:cs="Arial"/>
                <w:color w:val="202122"/>
                <w:sz w:val="21"/>
                <w:szCs w:val="21"/>
                <w:shd w:val="clear" w:color="auto" w:fill="FFFFFF"/>
              </w:rPr>
            </w:rPrChange>
          </w:rPr>
          <w:t>Ashlock, D. (2006), </w:t>
        </w:r>
        <w:r w:rsidRPr="00C243E6">
          <w:rPr>
            <w:i/>
            <w:iCs/>
            <w:color w:val="202122"/>
            <w:sz w:val="20"/>
            <w:szCs w:val="20"/>
            <w:shd w:val="clear" w:color="auto" w:fill="FFFFFF"/>
            <w:lang w:val="en-US"/>
            <w:rPrChange w:id="365" w:author="Олександр Романченко" w:date="2020-05-17T00:20:00Z">
              <w:rPr>
                <w:rFonts w:ascii="Arial" w:hAnsi="Arial" w:cs="Arial"/>
                <w:i/>
                <w:iCs/>
                <w:color w:val="202122"/>
                <w:sz w:val="21"/>
                <w:szCs w:val="21"/>
                <w:shd w:val="clear" w:color="auto" w:fill="FFFFFF"/>
              </w:rPr>
            </w:rPrChange>
          </w:rPr>
          <w:t>Evolutionary Computation for Modeling and Optimization</w:t>
        </w:r>
        <w:r w:rsidRPr="00C243E6">
          <w:rPr>
            <w:color w:val="202122"/>
            <w:sz w:val="20"/>
            <w:szCs w:val="20"/>
            <w:shd w:val="clear" w:color="auto" w:fill="FFFFFF"/>
            <w:lang w:val="en-US"/>
            <w:rPrChange w:id="366" w:author="Олександр Романченко" w:date="2020-05-17T00:20:00Z">
              <w:rPr>
                <w:rFonts w:ascii="Arial" w:hAnsi="Arial" w:cs="Arial"/>
                <w:color w:val="202122"/>
                <w:sz w:val="21"/>
                <w:szCs w:val="21"/>
                <w:shd w:val="clear" w:color="auto" w:fill="FFFFFF"/>
              </w:rPr>
            </w:rPrChange>
          </w:rPr>
          <w:t>, Springer</w:t>
        </w:r>
      </w:ins>
    </w:p>
  </w:footnote>
  <w:footnote w:id="27">
    <w:p w14:paraId="1203DE87" w14:textId="3EF257DF" w:rsidR="00084070" w:rsidRPr="00E55A19" w:rsidRDefault="00084070">
      <w:pPr>
        <w:rPr>
          <w:lang w:val="en-US"/>
        </w:rPr>
        <w:pPrChange w:id="368" w:author="Олександр Романченко" w:date="2020-05-17T00:21:00Z">
          <w:pPr>
            <w:pStyle w:val="FootnoteText"/>
          </w:pPr>
        </w:pPrChange>
      </w:pPr>
      <w:ins w:id="369" w:author="Олександр Романченко" w:date="2020-05-17T00:21:00Z">
        <w:r>
          <w:rPr>
            <w:rStyle w:val="FootnoteReference"/>
          </w:rPr>
          <w:footnoteRef/>
        </w:r>
        <w:r w:rsidRPr="003D3BE9">
          <w:rPr>
            <w:lang w:val="en-US"/>
            <w:rPrChange w:id="370" w:author="Олександр Романченко" w:date="2020-05-17T00:21:00Z">
              <w:rPr/>
            </w:rPrChange>
          </w:rPr>
          <w:t xml:space="preserve"> </w:t>
        </w:r>
        <w:r w:rsidRPr="003D3BE9">
          <w:rPr>
            <w:color w:val="202122"/>
            <w:sz w:val="20"/>
            <w:szCs w:val="20"/>
            <w:shd w:val="clear" w:color="auto" w:fill="FFFFFF"/>
            <w:lang w:val="en-US"/>
            <w:rPrChange w:id="371" w:author="Олександр Романченко" w:date="2020-05-17T00:21:00Z">
              <w:rPr>
                <w:rFonts w:ascii="Arial" w:hAnsi="Arial" w:cs="Arial"/>
                <w:color w:val="202122"/>
                <w:sz w:val="21"/>
                <w:szCs w:val="21"/>
                <w:shd w:val="clear" w:color="auto" w:fill="FFFFFF"/>
              </w:rPr>
            </w:rPrChange>
          </w:rPr>
          <w:t xml:space="preserve">Elijah </w:t>
        </w:r>
        <w:proofErr w:type="spellStart"/>
        <w:r w:rsidRPr="003D3BE9">
          <w:rPr>
            <w:color w:val="202122"/>
            <w:sz w:val="20"/>
            <w:szCs w:val="20"/>
            <w:shd w:val="clear" w:color="auto" w:fill="FFFFFF"/>
            <w:lang w:val="en-US"/>
            <w:rPrChange w:id="372" w:author="Олександр Романченко" w:date="2020-05-17T00:21:00Z">
              <w:rPr>
                <w:rFonts w:ascii="Arial" w:hAnsi="Arial" w:cs="Arial"/>
                <w:color w:val="202122"/>
                <w:sz w:val="21"/>
                <w:szCs w:val="21"/>
                <w:shd w:val="clear" w:color="auto" w:fill="FFFFFF"/>
              </w:rPr>
            </w:rPrChange>
          </w:rPr>
          <w:t>Polak</w:t>
        </w:r>
        <w:proofErr w:type="spellEnd"/>
        <w:r w:rsidRPr="003D3BE9">
          <w:rPr>
            <w:color w:val="202122"/>
            <w:sz w:val="20"/>
            <w:szCs w:val="20"/>
            <w:shd w:val="clear" w:color="auto" w:fill="FFFFFF"/>
            <w:lang w:val="en-US"/>
            <w:rPrChange w:id="373" w:author="Олександр Романченко" w:date="2020-05-17T00:21:00Z">
              <w:rPr>
                <w:rFonts w:ascii="Arial" w:hAnsi="Arial" w:cs="Arial"/>
                <w:color w:val="202122"/>
                <w:sz w:val="21"/>
                <w:szCs w:val="21"/>
                <w:shd w:val="clear" w:color="auto" w:fill="FFFFFF"/>
              </w:rPr>
            </w:rPrChange>
          </w:rPr>
          <w:t xml:space="preserve"> (1997). </w:t>
        </w:r>
        <w:proofErr w:type="gramStart"/>
        <w:r w:rsidRPr="003D3BE9">
          <w:rPr>
            <w:i/>
            <w:iCs/>
            <w:color w:val="202122"/>
            <w:sz w:val="20"/>
            <w:szCs w:val="20"/>
            <w:shd w:val="clear" w:color="auto" w:fill="FFFFFF"/>
            <w:lang w:val="en-US"/>
            <w:rPrChange w:id="374" w:author="Олександр Романченко" w:date="2020-05-17T00:21:00Z">
              <w:rPr>
                <w:rFonts w:ascii="Arial" w:hAnsi="Arial" w:cs="Arial"/>
                <w:i/>
                <w:iCs/>
                <w:color w:val="202122"/>
                <w:sz w:val="21"/>
                <w:szCs w:val="21"/>
                <w:shd w:val="clear" w:color="auto" w:fill="FFFFFF"/>
              </w:rPr>
            </w:rPrChange>
          </w:rPr>
          <w:t>Optimization :</w:t>
        </w:r>
        <w:proofErr w:type="gramEnd"/>
        <w:r w:rsidRPr="003D3BE9">
          <w:rPr>
            <w:i/>
            <w:iCs/>
            <w:color w:val="202122"/>
            <w:sz w:val="20"/>
            <w:szCs w:val="20"/>
            <w:shd w:val="clear" w:color="auto" w:fill="FFFFFF"/>
            <w:lang w:val="en-US"/>
            <w:rPrChange w:id="375" w:author="Олександр Романченко" w:date="2020-05-17T00:21:00Z">
              <w:rPr>
                <w:rFonts w:ascii="Arial" w:hAnsi="Arial" w:cs="Arial"/>
                <w:i/>
                <w:iCs/>
                <w:color w:val="202122"/>
                <w:sz w:val="21"/>
                <w:szCs w:val="21"/>
                <w:shd w:val="clear" w:color="auto" w:fill="FFFFFF"/>
              </w:rPr>
            </w:rPrChange>
          </w:rPr>
          <w:t xml:space="preserve"> Algorithms and Consistent Approximations</w:t>
        </w:r>
        <w:r w:rsidRPr="003D3BE9">
          <w:rPr>
            <w:color w:val="202122"/>
            <w:sz w:val="20"/>
            <w:szCs w:val="20"/>
            <w:shd w:val="clear" w:color="auto" w:fill="FFFFFF"/>
            <w:lang w:val="en-US"/>
            <w:rPrChange w:id="376" w:author="Олександр Романченко" w:date="2020-05-17T00:21:00Z">
              <w:rPr>
                <w:rFonts w:ascii="Arial" w:hAnsi="Arial" w:cs="Arial"/>
                <w:color w:val="202122"/>
                <w:sz w:val="21"/>
                <w:szCs w:val="21"/>
                <w:shd w:val="clear" w:color="auto" w:fill="FFFFFF"/>
              </w:rPr>
            </w:rPrChange>
          </w:rPr>
          <w:t xml:space="preserve">. </w:t>
        </w:r>
        <w:r w:rsidRPr="00E55A19">
          <w:rPr>
            <w:color w:val="202122"/>
            <w:sz w:val="20"/>
            <w:szCs w:val="20"/>
            <w:shd w:val="clear" w:color="auto" w:fill="FFFFFF"/>
            <w:lang w:val="en-US"/>
            <w:rPrChange w:id="377" w:author="Олександр Романченко" w:date="2020-05-17T00:21:00Z">
              <w:rPr>
                <w:rFonts w:ascii="Arial" w:hAnsi="Arial" w:cs="Arial"/>
                <w:color w:val="202122"/>
                <w:sz w:val="21"/>
                <w:szCs w:val="21"/>
                <w:shd w:val="clear" w:color="auto" w:fill="FFFFFF"/>
              </w:rPr>
            </w:rPrChange>
          </w:rPr>
          <w:t>Springer-Verlag</w:t>
        </w:r>
      </w:ins>
    </w:p>
  </w:footnote>
  <w:footnote w:id="28">
    <w:p w14:paraId="76F22D0A" w14:textId="471E279A" w:rsidR="00084070" w:rsidRPr="00E55A19" w:rsidRDefault="00084070">
      <w:pPr>
        <w:rPr>
          <w:lang w:val="en-US"/>
        </w:rPr>
        <w:pPrChange w:id="379" w:author="Олександр Романченко" w:date="2020-05-17T00:26:00Z">
          <w:pPr>
            <w:pStyle w:val="FootnoteText"/>
          </w:pPr>
        </w:pPrChange>
      </w:pPr>
      <w:ins w:id="380" w:author="Олександр Романченко" w:date="2020-05-17T00:26:00Z">
        <w:r>
          <w:rPr>
            <w:rStyle w:val="FootnoteReference"/>
          </w:rPr>
          <w:footnoteRef/>
        </w:r>
        <w:r w:rsidRPr="004151EC">
          <w:rPr>
            <w:lang w:val="en-US"/>
          </w:rPr>
          <w:t xml:space="preserve"> </w:t>
        </w:r>
        <w:proofErr w:type="spellStart"/>
        <w:r w:rsidRPr="003D3BE9">
          <w:rPr>
            <w:color w:val="202122"/>
            <w:sz w:val="20"/>
            <w:szCs w:val="20"/>
            <w:shd w:val="clear" w:color="auto" w:fill="FFFFFF"/>
            <w:lang w:val="en-US"/>
            <w:rPrChange w:id="381" w:author="Олександр Романченко" w:date="2020-05-17T00:27:00Z">
              <w:rPr>
                <w:rFonts w:ascii="Arial" w:hAnsi="Arial" w:cs="Arial"/>
                <w:color w:val="202122"/>
                <w:sz w:val="19"/>
                <w:szCs w:val="19"/>
                <w:shd w:val="clear" w:color="auto" w:fill="FFFFFF"/>
              </w:rPr>
            </w:rPrChange>
          </w:rPr>
          <w:t>MacCrimmon</w:t>
        </w:r>
        <w:proofErr w:type="spellEnd"/>
        <w:r w:rsidRPr="003D3BE9">
          <w:rPr>
            <w:color w:val="202122"/>
            <w:sz w:val="20"/>
            <w:szCs w:val="20"/>
            <w:shd w:val="clear" w:color="auto" w:fill="FFFFFF"/>
            <w:lang w:val="en-US"/>
            <w:rPrChange w:id="382" w:author="Олександр Романченко" w:date="2020-05-17T00:27:00Z">
              <w:rPr>
                <w:rFonts w:ascii="Arial" w:hAnsi="Arial" w:cs="Arial"/>
                <w:color w:val="202122"/>
                <w:sz w:val="19"/>
                <w:szCs w:val="19"/>
                <w:shd w:val="clear" w:color="auto" w:fill="FFFFFF"/>
              </w:rPr>
            </w:rPrChange>
          </w:rPr>
          <w:t>, Kenneth R</w:t>
        </w:r>
        <w:r w:rsidRPr="003D3BE9">
          <w:rPr>
            <w:color w:val="202122"/>
            <w:sz w:val="20"/>
            <w:szCs w:val="20"/>
            <w:shd w:val="clear" w:color="auto" w:fill="FFFFFF"/>
            <w:lang w:val="en-US"/>
            <w:rPrChange w:id="383" w:author="Олександр Романченко" w:date="2020-05-17T00:27:00Z">
              <w:rPr>
                <w:rFonts w:ascii="Arial" w:hAnsi="Arial" w:cs="Arial"/>
                <w:color w:val="202122"/>
                <w:sz w:val="19"/>
                <w:szCs w:val="19"/>
                <w:shd w:val="clear" w:color="auto" w:fill="FFFFFF"/>
                <w:lang w:val="en-US"/>
              </w:rPr>
            </w:rPrChange>
          </w:rPr>
          <w:t xml:space="preserve"> (</w:t>
        </w:r>
        <w:r w:rsidRPr="003D3BE9">
          <w:rPr>
            <w:color w:val="202122"/>
            <w:sz w:val="20"/>
            <w:szCs w:val="20"/>
            <w:shd w:val="clear" w:color="auto" w:fill="FFFFFF"/>
            <w:lang w:val="en-US"/>
            <w:rPrChange w:id="384" w:author="Олександр Романченко" w:date="2020-05-17T00:27:00Z">
              <w:rPr>
                <w:rFonts w:ascii="Arial" w:hAnsi="Arial" w:cs="Arial"/>
                <w:color w:val="202122"/>
                <w:sz w:val="19"/>
                <w:szCs w:val="19"/>
                <w:shd w:val="clear" w:color="auto" w:fill="FFFFFF"/>
              </w:rPr>
            </w:rPrChange>
          </w:rPr>
          <w:t>1968</w:t>
        </w:r>
      </w:ins>
      <w:ins w:id="385" w:author="Олександр Романченко" w:date="2020-05-17T00:27:00Z">
        <w:r w:rsidRPr="003D3BE9">
          <w:rPr>
            <w:color w:val="202122"/>
            <w:sz w:val="20"/>
            <w:szCs w:val="20"/>
            <w:shd w:val="clear" w:color="auto" w:fill="FFFFFF"/>
            <w:lang w:val="en-US"/>
            <w:rPrChange w:id="386" w:author="Олександр Романченко" w:date="2020-05-17T00:27:00Z">
              <w:rPr>
                <w:rFonts w:ascii="Arial" w:hAnsi="Arial" w:cs="Arial"/>
                <w:color w:val="202122"/>
                <w:sz w:val="19"/>
                <w:szCs w:val="19"/>
                <w:shd w:val="clear" w:color="auto" w:fill="FFFFFF"/>
              </w:rPr>
            </w:rPrChange>
          </w:rPr>
          <w:t>).</w:t>
        </w:r>
      </w:ins>
      <w:ins w:id="387" w:author="Олександр Романченко" w:date="2020-05-17T00:26:00Z">
        <w:r w:rsidRPr="003D3BE9">
          <w:rPr>
            <w:color w:val="202122"/>
            <w:sz w:val="20"/>
            <w:szCs w:val="20"/>
            <w:shd w:val="clear" w:color="auto" w:fill="FFFFFF"/>
            <w:lang w:val="en-US"/>
            <w:rPrChange w:id="388" w:author="Олександр Романченко" w:date="2020-05-17T00:27:00Z">
              <w:rPr>
                <w:rFonts w:ascii="Arial" w:hAnsi="Arial" w:cs="Arial"/>
                <w:color w:val="202122"/>
                <w:sz w:val="19"/>
                <w:szCs w:val="19"/>
                <w:shd w:val="clear" w:color="auto" w:fill="FFFFFF"/>
              </w:rPr>
            </w:rPrChange>
          </w:rPr>
          <w:t xml:space="preserve"> </w:t>
        </w:r>
        <w:r w:rsidRPr="003D3BE9">
          <w:rPr>
            <w:i/>
            <w:iCs/>
            <w:color w:val="202122"/>
            <w:sz w:val="20"/>
            <w:szCs w:val="20"/>
            <w:shd w:val="clear" w:color="auto" w:fill="FFFFFF"/>
            <w:lang w:val="en-US"/>
            <w:rPrChange w:id="389" w:author="Олександр Романченко" w:date="2020-05-17T00:27:00Z">
              <w:rPr>
                <w:rFonts w:ascii="Arial" w:hAnsi="Arial" w:cs="Arial"/>
                <w:color w:val="202122"/>
                <w:sz w:val="19"/>
                <w:szCs w:val="19"/>
                <w:shd w:val="clear" w:color="auto" w:fill="FFFFFF"/>
              </w:rPr>
            </w:rPrChange>
          </w:rPr>
          <w:t>"Descriptive and normative implications of the decision-theory postulates."</w:t>
        </w:r>
        <w:r w:rsidRPr="004151EC">
          <w:rPr>
            <w:color w:val="202122"/>
            <w:sz w:val="20"/>
            <w:szCs w:val="20"/>
            <w:shd w:val="clear" w:color="auto" w:fill="FFFFFF"/>
            <w:lang w:val="en-US"/>
            <w:rPrChange w:id="390" w:author="Олександр Романченко" w:date="2020-05-17T00:27: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391" w:author="Олександр Романченко" w:date="2020-05-17T00:27:00Z">
              <w:rPr>
                <w:rFonts w:ascii="Arial" w:hAnsi="Arial" w:cs="Arial"/>
                <w:color w:val="202122"/>
                <w:sz w:val="19"/>
                <w:szCs w:val="19"/>
                <w:shd w:val="clear" w:color="auto" w:fill="FFFFFF"/>
              </w:rPr>
            </w:rPrChange>
          </w:rPr>
          <w:t>Palgrave Macmillan, London.</w:t>
        </w:r>
      </w:ins>
    </w:p>
  </w:footnote>
  <w:footnote w:id="29">
    <w:p w14:paraId="5D1D93EE" w14:textId="36FBAB55" w:rsidR="00084070" w:rsidRPr="004151EC" w:rsidRDefault="00084070">
      <w:pPr>
        <w:rPr>
          <w:lang w:val="en-US"/>
          <w:rPrChange w:id="393" w:author="Олександр Романченко" w:date="2020-05-17T00:29:00Z">
            <w:rPr/>
          </w:rPrChange>
        </w:rPr>
        <w:pPrChange w:id="394" w:author="Олександр Романченко" w:date="2020-05-17T00:29:00Z">
          <w:pPr>
            <w:pStyle w:val="FootnoteText"/>
          </w:pPr>
        </w:pPrChange>
      </w:pPr>
      <w:ins w:id="395" w:author="Олександр Романченко" w:date="2020-05-17T00:29:00Z">
        <w:r>
          <w:rPr>
            <w:rStyle w:val="FootnoteReference"/>
          </w:rPr>
          <w:footnoteRef/>
        </w:r>
        <w:r w:rsidRPr="004151EC">
          <w:rPr>
            <w:lang w:val="en-US"/>
            <w:rPrChange w:id="396" w:author="Олександр Романченко" w:date="2020-05-17T00:29:00Z">
              <w:rPr/>
            </w:rPrChange>
          </w:rPr>
          <w:t xml:space="preserve"> </w:t>
        </w:r>
        <w:r w:rsidRPr="004151EC">
          <w:rPr>
            <w:color w:val="202122"/>
            <w:sz w:val="20"/>
            <w:szCs w:val="20"/>
            <w:shd w:val="clear" w:color="auto" w:fill="FFFFFF"/>
            <w:lang w:val="en-US"/>
            <w:rPrChange w:id="397" w:author="Олександр Романченко" w:date="2020-05-17T00:29:00Z">
              <w:rPr>
                <w:rFonts w:ascii="Arial" w:hAnsi="Arial" w:cs="Arial"/>
                <w:color w:val="202122"/>
                <w:sz w:val="19"/>
                <w:szCs w:val="19"/>
                <w:shd w:val="clear" w:color="auto" w:fill="FFFFFF"/>
              </w:rPr>
            </w:rPrChange>
          </w:rPr>
          <w:t xml:space="preserve">Brans, C. H. (2005). </w:t>
        </w:r>
        <w:r w:rsidRPr="004151EC">
          <w:rPr>
            <w:i/>
            <w:iCs/>
            <w:color w:val="202122"/>
            <w:sz w:val="20"/>
            <w:szCs w:val="20"/>
            <w:shd w:val="clear" w:color="auto" w:fill="FFFFFF"/>
            <w:lang w:val="en-US"/>
            <w:rPrChange w:id="398" w:author="Олександр Романченко" w:date="2020-05-17T00:29:00Z">
              <w:rPr>
                <w:rFonts w:ascii="Arial" w:hAnsi="Arial" w:cs="Arial"/>
                <w:color w:val="202122"/>
                <w:sz w:val="19"/>
                <w:szCs w:val="19"/>
                <w:shd w:val="clear" w:color="auto" w:fill="FFFFFF"/>
              </w:rPr>
            </w:rPrChange>
          </w:rPr>
          <w:t>"The Roots of scalar-tensor theory"</w:t>
        </w:r>
      </w:ins>
    </w:p>
  </w:footnote>
  <w:footnote w:id="30">
    <w:p w14:paraId="7AFDA6A7" w14:textId="58691596" w:rsidR="00084070" w:rsidRPr="00E55A19" w:rsidRDefault="00084070">
      <w:pPr>
        <w:rPr>
          <w:i/>
          <w:iCs/>
          <w:lang w:val="en-US"/>
        </w:rPr>
        <w:pPrChange w:id="400" w:author="Олександр Романченко" w:date="2020-05-17T00:30:00Z">
          <w:pPr>
            <w:pStyle w:val="FootnoteText"/>
          </w:pPr>
        </w:pPrChange>
      </w:pPr>
      <w:ins w:id="401" w:author="Олександр Романченко" w:date="2020-05-17T00:30:00Z">
        <w:r>
          <w:rPr>
            <w:rStyle w:val="FootnoteReference"/>
          </w:rPr>
          <w:footnoteRef/>
        </w:r>
        <w:r w:rsidRPr="003A52D6">
          <w:rPr>
            <w:lang w:val="en-US"/>
            <w:rPrChange w:id="402" w:author="Олександр Романченко" w:date="2020-05-17T00:30:00Z">
              <w:rPr/>
            </w:rPrChange>
          </w:rPr>
          <w:t xml:space="preserve"> </w:t>
        </w:r>
        <w:proofErr w:type="spellStart"/>
        <w:r w:rsidRPr="00950519">
          <w:rPr>
            <w:color w:val="202122"/>
            <w:sz w:val="20"/>
            <w:szCs w:val="20"/>
            <w:shd w:val="clear" w:color="auto" w:fill="FFFFFF"/>
            <w:lang w:val="en-US"/>
          </w:rPr>
          <w:t>Berridge</w:t>
        </w:r>
        <w:proofErr w:type="spellEnd"/>
        <w:r w:rsidRPr="00950519">
          <w:rPr>
            <w:color w:val="202122"/>
            <w:sz w:val="20"/>
            <w:szCs w:val="20"/>
            <w:shd w:val="clear" w:color="auto" w:fill="FFFFFF"/>
            <w:lang w:val="en-US"/>
          </w:rPr>
          <w:t xml:space="preserve"> KC, </w:t>
        </w:r>
        <w:proofErr w:type="spellStart"/>
        <w:r w:rsidRPr="00950519">
          <w:rPr>
            <w:color w:val="202122"/>
            <w:sz w:val="20"/>
            <w:szCs w:val="20"/>
            <w:shd w:val="clear" w:color="auto" w:fill="FFFFFF"/>
            <w:lang w:val="en-US"/>
          </w:rPr>
          <w:t>Kringelbach</w:t>
        </w:r>
        <w:proofErr w:type="spellEnd"/>
        <w:r w:rsidRPr="00950519">
          <w:rPr>
            <w:color w:val="202122"/>
            <w:sz w:val="20"/>
            <w:szCs w:val="20"/>
            <w:shd w:val="clear" w:color="auto" w:fill="FFFFFF"/>
            <w:lang w:val="en-US"/>
          </w:rPr>
          <w:t xml:space="preserve"> ML (1 June 2013). </w:t>
        </w:r>
        <w:r w:rsidRPr="003A52D6">
          <w:rPr>
            <w:i/>
            <w:iCs/>
            <w:sz w:val="20"/>
            <w:szCs w:val="20"/>
            <w:rPrChange w:id="403" w:author="Олександр Романченко" w:date="2020-05-17T00:30:00Z">
              <w:rPr/>
            </w:rPrChange>
          </w:rPr>
          <w:fldChar w:fldCharType="begin"/>
        </w:r>
        <w:r w:rsidRPr="003A52D6">
          <w:rPr>
            <w:i/>
            <w:iCs/>
            <w:sz w:val="20"/>
            <w:szCs w:val="20"/>
            <w:lang w:val="en-US"/>
            <w:rPrChange w:id="404" w:author="Олександр Романченко" w:date="2020-05-17T00:30:00Z">
              <w:rPr/>
            </w:rPrChange>
          </w:rPr>
          <w:instrText xml:space="preserve"> HYPERLINK "https://www.ncbi.nlm.nih.gov/pmc/articles/PMC3644539" </w:instrText>
        </w:r>
        <w:r w:rsidRPr="003A52D6">
          <w:rPr>
            <w:i/>
            <w:iCs/>
            <w:sz w:val="20"/>
            <w:szCs w:val="20"/>
            <w:rPrChange w:id="405" w:author="Олександр Романченко" w:date="2020-05-17T00:30:00Z">
              <w:rPr/>
            </w:rPrChange>
          </w:rPr>
          <w:fldChar w:fldCharType="separate"/>
        </w:r>
        <w:r w:rsidRPr="00E55A19">
          <w:rPr>
            <w:rStyle w:val="Hyperlink"/>
            <w:i/>
            <w:iCs/>
            <w:color w:val="663366"/>
            <w:sz w:val="20"/>
            <w:szCs w:val="20"/>
            <w:lang w:val="en-US"/>
            <w:rPrChange w:id="406" w:author="Олександр Романченко" w:date="2020-05-17T00:30:00Z">
              <w:rPr>
                <w:rStyle w:val="Hyperlink"/>
                <w:rFonts w:ascii="Arial" w:hAnsi="Arial" w:cs="Arial"/>
                <w:color w:val="663366"/>
                <w:sz w:val="19"/>
                <w:szCs w:val="19"/>
              </w:rPr>
            </w:rPrChange>
          </w:rPr>
          <w:t>"Neuroscience of affect: brain mechanisms of pleasure and displeasure"</w:t>
        </w:r>
        <w:r w:rsidRPr="003A52D6">
          <w:rPr>
            <w:i/>
            <w:iCs/>
            <w:sz w:val="20"/>
            <w:szCs w:val="20"/>
            <w:rPrChange w:id="407" w:author="Олександр Романченко" w:date="2020-05-17T00:30:00Z">
              <w:rPr/>
            </w:rPrChange>
          </w:rPr>
          <w:fldChar w:fldCharType="end"/>
        </w:r>
      </w:ins>
    </w:p>
  </w:footnote>
  <w:footnote w:id="31">
    <w:p w14:paraId="199E82C5" w14:textId="56AF1132" w:rsidR="00084070" w:rsidRPr="00324B1F" w:rsidRDefault="00084070">
      <w:pPr>
        <w:rPr>
          <w:lang w:val="en-US"/>
          <w:rPrChange w:id="409" w:author="Олександр Романченко" w:date="2020-05-17T00:33:00Z">
            <w:rPr/>
          </w:rPrChange>
        </w:rPr>
        <w:pPrChange w:id="410" w:author="Олександр Романченко" w:date="2020-05-17T00:32:00Z">
          <w:pPr>
            <w:pStyle w:val="FootnoteText"/>
          </w:pPr>
        </w:pPrChange>
      </w:pPr>
      <w:ins w:id="411" w:author="Олександр Романченко" w:date="2020-05-17T00:32:00Z">
        <w:r>
          <w:rPr>
            <w:rStyle w:val="FootnoteReference"/>
          </w:rPr>
          <w:footnoteRef/>
        </w:r>
        <w:r w:rsidRPr="00324B1F">
          <w:rPr>
            <w:lang w:val="en-US"/>
            <w:rPrChange w:id="412" w:author="Олександр Романченко" w:date="2020-05-17T00:32:00Z">
              <w:rPr/>
            </w:rPrChange>
          </w:rPr>
          <w:t xml:space="preserve"> </w:t>
        </w:r>
        <w:r w:rsidRPr="00324B1F">
          <w:rPr>
            <w:sz w:val="20"/>
            <w:szCs w:val="20"/>
            <w:rPrChange w:id="413" w:author="Олександр Романченко" w:date="2020-05-17T00:32:00Z">
              <w:rPr/>
            </w:rPrChange>
          </w:rPr>
          <w:fldChar w:fldCharType="begin"/>
        </w:r>
        <w:r w:rsidRPr="00324B1F">
          <w:rPr>
            <w:sz w:val="20"/>
            <w:szCs w:val="20"/>
            <w:lang w:val="en-US"/>
            <w:rPrChange w:id="414" w:author="Олександр Романченко" w:date="2020-05-17T00:32:00Z">
              <w:rPr/>
            </w:rPrChange>
          </w:rPr>
          <w:instrText xml:space="preserve"> HYPERLINK "https://www.robotics.org/content-detail.cfm/Industrial-Robotics-News/Robot-density-rises-globally/content_id/7002" </w:instrText>
        </w:r>
        <w:r w:rsidRPr="00324B1F">
          <w:rPr>
            <w:sz w:val="20"/>
            <w:szCs w:val="20"/>
            <w:rPrChange w:id="415" w:author="Олександр Романченко" w:date="2020-05-17T00:32:00Z">
              <w:rPr/>
            </w:rPrChange>
          </w:rPr>
          <w:fldChar w:fldCharType="separate"/>
        </w:r>
        <w:r w:rsidRPr="00324B1F">
          <w:rPr>
            <w:rStyle w:val="Hyperlink"/>
            <w:color w:val="663366"/>
            <w:sz w:val="20"/>
            <w:szCs w:val="20"/>
            <w:lang w:val="en-US"/>
            <w:rPrChange w:id="416" w:author="Олександр Романченко" w:date="2020-05-17T00:32:00Z">
              <w:rPr>
                <w:rStyle w:val="Hyperlink"/>
                <w:rFonts w:ascii="Arial" w:hAnsi="Arial" w:cs="Arial"/>
                <w:color w:val="663366"/>
                <w:sz w:val="19"/>
                <w:szCs w:val="19"/>
              </w:rPr>
            </w:rPrChange>
          </w:rPr>
          <w:t>"Robot density rises globally"</w:t>
        </w:r>
        <w:r w:rsidRPr="00324B1F">
          <w:rPr>
            <w:sz w:val="20"/>
            <w:szCs w:val="20"/>
            <w:rPrChange w:id="417" w:author="Олександр Романченко" w:date="2020-05-17T00:32:00Z">
              <w:rPr/>
            </w:rPrChange>
          </w:rPr>
          <w:fldChar w:fldCharType="end"/>
        </w:r>
      </w:ins>
      <w:ins w:id="418" w:author="Олександр Романченко" w:date="2020-05-17T00:33:00Z">
        <w:r>
          <w:rPr>
            <w:color w:val="202122"/>
            <w:sz w:val="20"/>
            <w:szCs w:val="20"/>
            <w:shd w:val="clear" w:color="auto" w:fill="FFFFFF"/>
            <w:lang w:val="en-US"/>
          </w:rPr>
          <w:t xml:space="preserve"> (</w:t>
        </w:r>
        <w:r w:rsidRPr="00324B1F">
          <w:rPr>
            <w:color w:val="202122"/>
            <w:sz w:val="20"/>
            <w:szCs w:val="20"/>
            <w:shd w:val="clear" w:color="auto" w:fill="FFFFFF"/>
            <w:lang w:val="en-US"/>
            <w:rPrChange w:id="419" w:author="Олександр Романченко" w:date="2020-05-17T00:33:00Z">
              <w:rPr>
                <w:color w:val="202122"/>
                <w:shd w:val="clear" w:color="auto" w:fill="FFFFFF"/>
              </w:rPr>
            </w:rPrChange>
          </w:rPr>
          <w:t>2018</w:t>
        </w:r>
        <w:r>
          <w:rPr>
            <w:color w:val="202122"/>
            <w:sz w:val="20"/>
            <w:szCs w:val="20"/>
            <w:shd w:val="clear" w:color="auto" w:fill="FFFFFF"/>
            <w:lang w:val="en-US"/>
          </w:rPr>
          <w:t xml:space="preserve">). </w:t>
        </w:r>
      </w:ins>
      <w:ins w:id="420" w:author="Олександр Романченко" w:date="2020-05-17T00:32:00Z">
        <w:r w:rsidRPr="00324B1F">
          <w:rPr>
            <w:sz w:val="20"/>
            <w:szCs w:val="20"/>
            <w:rPrChange w:id="421" w:author="Олександр Романченко" w:date="2020-05-17T00:32:00Z">
              <w:rPr/>
            </w:rPrChange>
          </w:rPr>
          <w:fldChar w:fldCharType="begin"/>
        </w:r>
        <w:r w:rsidRPr="00324B1F">
          <w:rPr>
            <w:sz w:val="20"/>
            <w:szCs w:val="20"/>
            <w:lang w:val="en-US"/>
            <w:rPrChange w:id="422" w:author="Олександр Романченко" w:date="2020-05-17T00:32:00Z">
              <w:rPr/>
            </w:rPrChange>
          </w:rPr>
          <w:instrText xml:space="preserve"> HYPERLINK "https://en.wikipedia.org/wiki/Robotic_Industries_Association" \o "Robotic Industries Association" </w:instrText>
        </w:r>
        <w:r w:rsidRPr="00324B1F">
          <w:rPr>
            <w:sz w:val="20"/>
            <w:szCs w:val="20"/>
            <w:rPrChange w:id="423" w:author="Олександр Романченко" w:date="2020-05-17T00:32:00Z">
              <w:rPr/>
            </w:rPrChange>
          </w:rPr>
          <w:fldChar w:fldCharType="separate"/>
        </w:r>
        <w:r w:rsidRPr="00324B1F">
          <w:rPr>
            <w:rStyle w:val="Hyperlink"/>
            <w:color w:val="0B0080"/>
            <w:sz w:val="20"/>
            <w:szCs w:val="20"/>
            <w:shd w:val="clear" w:color="auto" w:fill="FFFFFF"/>
            <w:lang w:val="en-US"/>
            <w:rPrChange w:id="424" w:author="Олександр Романченко" w:date="2020-05-17T00:32:00Z">
              <w:rPr>
                <w:rStyle w:val="Hyperlink"/>
                <w:rFonts w:ascii="Arial" w:hAnsi="Arial" w:cs="Arial"/>
                <w:color w:val="0B0080"/>
                <w:sz w:val="19"/>
                <w:szCs w:val="19"/>
                <w:shd w:val="clear" w:color="auto" w:fill="FFFFFF"/>
              </w:rPr>
            </w:rPrChange>
          </w:rPr>
          <w:t>Robotic Industries Association</w:t>
        </w:r>
        <w:r w:rsidRPr="00324B1F">
          <w:rPr>
            <w:sz w:val="20"/>
            <w:szCs w:val="20"/>
            <w:rPrChange w:id="425" w:author="Олександр Романченко" w:date="2020-05-17T00:32:00Z">
              <w:rPr/>
            </w:rPrChange>
          </w:rPr>
          <w:fldChar w:fldCharType="end"/>
        </w:r>
        <w:r w:rsidRPr="00324B1F">
          <w:rPr>
            <w:color w:val="202122"/>
            <w:sz w:val="20"/>
            <w:szCs w:val="20"/>
            <w:shd w:val="clear" w:color="auto" w:fill="FFFFFF"/>
            <w:lang w:val="en-US"/>
            <w:rPrChange w:id="426" w:author="Олександр Романченко" w:date="2020-05-17T00:32:00Z">
              <w:rPr>
                <w:rFonts w:ascii="Arial" w:hAnsi="Arial" w:cs="Arial"/>
                <w:color w:val="202122"/>
                <w:sz w:val="19"/>
                <w:szCs w:val="19"/>
                <w:shd w:val="clear" w:color="auto" w:fill="FFFFFF"/>
              </w:rPr>
            </w:rPrChange>
          </w:rPr>
          <w:t>.</w:t>
        </w:r>
      </w:ins>
    </w:p>
  </w:footnote>
  <w:footnote w:id="32">
    <w:p w14:paraId="3DBFED81" w14:textId="0A6725FC" w:rsidR="00084070" w:rsidRPr="00950519" w:rsidRDefault="00084070">
      <w:pPr>
        <w:rPr>
          <w:lang w:val="en-US"/>
          <w:rPrChange w:id="430" w:author="Олександр Романченко" w:date="2020-05-17T00:34:00Z">
            <w:rPr/>
          </w:rPrChange>
        </w:rPr>
        <w:pPrChange w:id="431" w:author="Олександр Романченко" w:date="2020-05-17T00:34:00Z">
          <w:pPr>
            <w:pStyle w:val="FootnoteText"/>
          </w:pPr>
        </w:pPrChange>
      </w:pPr>
      <w:ins w:id="432" w:author="Олександр Романченко" w:date="2020-05-17T00:34:00Z">
        <w:r>
          <w:rPr>
            <w:rStyle w:val="FootnoteReference"/>
          </w:rPr>
          <w:footnoteRef/>
        </w:r>
        <w:r w:rsidRPr="00950519">
          <w:rPr>
            <w:lang w:val="en-US"/>
            <w:rPrChange w:id="433" w:author="Олександр Романченко" w:date="2020-05-17T00:34:00Z">
              <w:rPr/>
            </w:rPrChange>
          </w:rPr>
          <w:t xml:space="preserve"> </w:t>
        </w:r>
        <w:r w:rsidRPr="00950519">
          <w:rPr>
            <w:sz w:val="20"/>
            <w:szCs w:val="20"/>
            <w:rPrChange w:id="434" w:author="Олександр Романченко" w:date="2020-05-17T00:34:00Z">
              <w:rPr/>
            </w:rPrChange>
          </w:rPr>
          <w:fldChar w:fldCharType="begin"/>
        </w:r>
        <w:r w:rsidRPr="00950519">
          <w:rPr>
            <w:sz w:val="20"/>
            <w:szCs w:val="20"/>
            <w:lang w:val="en-US"/>
            <w:rPrChange w:id="435" w:author="Олександр Романченко" w:date="2020-05-17T00:34:00Z">
              <w:rPr/>
            </w:rPrChange>
          </w:rPr>
          <w:instrText xml:space="preserve"> HYPERLINK "https://en.wikipedia.org/w/index.php?title=Christopher_J.C.H._Watkins&amp;action=edit&amp;redlink=1" \o "Christopher J.C.H. Watkins (page does not exist)" </w:instrText>
        </w:r>
        <w:r w:rsidRPr="00950519">
          <w:rPr>
            <w:sz w:val="20"/>
            <w:szCs w:val="20"/>
            <w:rPrChange w:id="436" w:author="Олександр Романченко" w:date="2020-05-17T00:34:00Z">
              <w:rPr/>
            </w:rPrChange>
          </w:rPr>
          <w:fldChar w:fldCharType="separate"/>
        </w:r>
        <w:r w:rsidRPr="00950519">
          <w:rPr>
            <w:rStyle w:val="Hyperlink"/>
            <w:color w:val="A55858"/>
            <w:sz w:val="20"/>
            <w:szCs w:val="20"/>
            <w:shd w:val="clear" w:color="auto" w:fill="FFFFFF"/>
            <w:lang w:val="en-US"/>
            <w:rPrChange w:id="437" w:author="Олександр Романченко" w:date="2020-05-17T00:34:00Z">
              <w:rPr>
                <w:rStyle w:val="Hyperlink"/>
                <w:rFonts w:ascii="Arial" w:hAnsi="Arial" w:cs="Arial"/>
                <w:color w:val="A55858"/>
                <w:sz w:val="19"/>
                <w:szCs w:val="19"/>
                <w:shd w:val="clear" w:color="auto" w:fill="FFFFFF"/>
              </w:rPr>
            </w:rPrChange>
          </w:rPr>
          <w:t>Watkins, Christopher J.C.H.</w:t>
        </w:r>
        <w:r w:rsidRPr="00950519">
          <w:rPr>
            <w:sz w:val="20"/>
            <w:szCs w:val="20"/>
            <w:rPrChange w:id="438" w:author="Олександр Романченко" w:date="2020-05-17T00:34:00Z">
              <w:rPr/>
            </w:rPrChange>
          </w:rPr>
          <w:fldChar w:fldCharType="end"/>
        </w:r>
        <w:r w:rsidRPr="00950519">
          <w:rPr>
            <w:color w:val="202122"/>
            <w:sz w:val="20"/>
            <w:szCs w:val="20"/>
            <w:shd w:val="clear" w:color="auto" w:fill="FFFFFF"/>
            <w:lang w:val="en-US"/>
            <w:rPrChange w:id="439" w:author="Олександр Романченко" w:date="2020-05-17T00:34:00Z">
              <w:rPr>
                <w:rFonts w:ascii="Arial" w:hAnsi="Arial" w:cs="Arial"/>
                <w:color w:val="202122"/>
                <w:sz w:val="19"/>
                <w:szCs w:val="19"/>
                <w:shd w:val="clear" w:color="auto" w:fill="FFFFFF"/>
              </w:rPr>
            </w:rPrChange>
          </w:rPr>
          <w:t> (1989). </w:t>
        </w:r>
        <w:r w:rsidRPr="00950519">
          <w:rPr>
            <w:sz w:val="20"/>
            <w:szCs w:val="20"/>
            <w:rPrChange w:id="440" w:author="Олександр Романченко" w:date="2020-05-17T00:34:00Z">
              <w:rPr/>
            </w:rPrChange>
          </w:rPr>
          <w:fldChar w:fldCharType="begin"/>
        </w:r>
        <w:r w:rsidRPr="00950519">
          <w:rPr>
            <w:sz w:val="20"/>
            <w:szCs w:val="20"/>
            <w:lang w:val="en-US"/>
            <w:rPrChange w:id="441" w:author="Олександр Романченко" w:date="2020-05-17T00:34:00Z">
              <w:rPr/>
            </w:rPrChange>
          </w:rPr>
          <w:instrText xml:space="preserve"> HYPERLINK "http://www.cs.rhul.ac.uk/~chrisw/new_thesis.pdf" </w:instrText>
        </w:r>
        <w:r w:rsidRPr="00950519">
          <w:rPr>
            <w:sz w:val="20"/>
            <w:szCs w:val="20"/>
            <w:rPrChange w:id="442" w:author="Олександр Романченко" w:date="2020-05-17T00:34:00Z">
              <w:rPr/>
            </w:rPrChange>
          </w:rPr>
          <w:fldChar w:fldCharType="separate"/>
        </w:r>
        <w:r w:rsidRPr="00950519">
          <w:rPr>
            <w:rStyle w:val="Hyperlink"/>
            <w:i/>
            <w:iCs/>
            <w:color w:val="663366"/>
            <w:sz w:val="20"/>
            <w:szCs w:val="20"/>
            <w:shd w:val="clear" w:color="auto" w:fill="FFFFFF"/>
            <w:lang w:val="en-US"/>
            <w:rPrChange w:id="443" w:author="Олександр Романченко" w:date="2020-05-17T00:34:00Z">
              <w:rPr>
                <w:rStyle w:val="Hyperlink"/>
                <w:rFonts w:ascii="Arial" w:hAnsi="Arial" w:cs="Arial"/>
                <w:i/>
                <w:iCs/>
                <w:color w:val="663366"/>
                <w:sz w:val="19"/>
                <w:szCs w:val="19"/>
                <w:shd w:val="clear" w:color="auto" w:fill="FFFFFF"/>
              </w:rPr>
            </w:rPrChange>
          </w:rPr>
          <w:t>Learning from Delayed Rewards</w:t>
        </w:r>
        <w:r w:rsidRPr="00950519">
          <w:rPr>
            <w:sz w:val="20"/>
            <w:szCs w:val="20"/>
            <w:rPrChange w:id="444" w:author="Олександр Романченко" w:date="2020-05-17T00:34:00Z">
              <w:rPr/>
            </w:rPrChange>
          </w:rPr>
          <w:fldChar w:fldCharType="end"/>
        </w:r>
        <w:r>
          <w:rPr>
            <w:color w:val="202122"/>
            <w:sz w:val="20"/>
            <w:szCs w:val="20"/>
            <w:shd w:val="clear" w:color="auto" w:fill="FFFFFF"/>
            <w:lang w:val="en-US"/>
          </w:rPr>
          <w:t xml:space="preserve">. </w:t>
        </w:r>
        <w:r w:rsidRPr="00950519">
          <w:rPr>
            <w:color w:val="202122"/>
            <w:sz w:val="20"/>
            <w:szCs w:val="20"/>
            <w:shd w:val="clear" w:color="auto" w:fill="FFFFFF"/>
            <w:lang w:val="en-US"/>
            <w:rPrChange w:id="445" w:author="Олександр Романченко" w:date="2020-05-17T00:34:00Z">
              <w:rPr>
                <w:rFonts w:ascii="Arial" w:hAnsi="Arial" w:cs="Arial"/>
                <w:color w:val="202122"/>
                <w:sz w:val="19"/>
                <w:szCs w:val="19"/>
                <w:shd w:val="clear" w:color="auto" w:fill="FFFFFF"/>
              </w:rPr>
            </w:rPrChange>
          </w:rPr>
          <w:t>King’s College, Cambridge, UK</w:t>
        </w:r>
      </w:ins>
    </w:p>
  </w:footnote>
  <w:footnote w:id="33">
    <w:p w14:paraId="17C2FDBA" w14:textId="2FBC5770" w:rsidR="00084070" w:rsidRPr="00DF0E1A" w:rsidRDefault="00084070">
      <w:pPr>
        <w:rPr>
          <w:lang w:val="en-US"/>
          <w:rPrChange w:id="447" w:author="Олександр Романченко" w:date="2020-05-17T00:35:00Z">
            <w:rPr/>
          </w:rPrChange>
        </w:rPr>
        <w:pPrChange w:id="448" w:author="Олександр Романченко" w:date="2020-05-17T00:35:00Z">
          <w:pPr>
            <w:pStyle w:val="FootnoteText"/>
          </w:pPr>
        </w:pPrChange>
      </w:pPr>
      <w:ins w:id="449" w:author="Олександр Романченко" w:date="2020-05-17T00:35:00Z">
        <w:r>
          <w:rPr>
            <w:rStyle w:val="FootnoteReference"/>
          </w:rPr>
          <w:footnoteRef/>
        </w:r>
        <w:r w:rsidRPr="00DF0E1A">
          <w:rPr>
            <w:lang w:val="en-US"/>
            <w:rPrChange w:id="450" w:author="Олександр Романченко" w:date="2020-05-17T00:35:00Z">
              <w:rPr/>
            </w:rPrChange>
          </w:rPr>
          <w:t xml:space="preserve"> </w:t>
        </w:r>
        <w:r w:rsidRPr="00DF0E1A">
          <w:rPr>
            <w:color w:val="202122"/>
            <w:sz w:val="20"/>
            <w:szCs w:val="20"/>
            <w:shd w:val="clear" w:color="auto" w:fill="FFFFFF"/>
            <w:lang w:val="en-US"/>
            <w:rPrChange w:id="451" w:author="Олександр Романченко" w:date="2020-05-17T00:35:00Z">
              <w:rPr>
                <w:rFonts w:ascii="Arial" w:hAnsi="Arial" w:cs="Arial"/>
                <w:color w:val="202122"/>
                <w:sz w:val="19"/>
                <w:szCs w:val="19"/>
                <w:shd w:val="clear" w:color="auto" w:fill="FFFFFF"/>
              </w:rPr>
            </w:rPrChange>
          </w:rPr>
          <w:t xml:space="preserve">Hasselt, </w:t>
        </w:r>
        <w:proofErr w:type="spellStart"/>
        <w:r w:rsidRPr="00DF0E1A">
          <w:rPr>
            <w:color w:val="202122"/>
            <w:sz w:val="20"/>
            <w:szCs w:val="20"/>
            <w:shd w:val="clear" w:color="auto" w:fill="FFFFFF"/>
            <w:lang w:val="en-US"/>
            <w:rPrChange w:id="452" w:author="Олександр Романченко" w:date="2020-05-17T00:35:00Z">
              <w:rPr>
                <w:rFonts w:ascii="Arial" w:hAnsi="Arial" w:cs="Arial"/>
                <w:color w:val="202122"/>
                <w:sz w:val="19"/>
                <w:szCs w:val="19"/>
                <w:shd w:val="clear" w:color="auto" w:fill="FFFFFF"/>
              </w:rPr>
            </w:rPrChange>
          </w:rPr>
          <w:t>Hado</w:t>
        </w:r>
        <w:proofErr w:type="spellEnd"/>
        <w:r w:rsidRPr="00DF0E1A">
          <w:rPr>
            <w:color w:val="202122"/>
            <w:sz w:val="20"/>
            <w:szCs w:val="20"/>
            <w:shd w:val="clear" w:color="auto" w:fill="FFFFFF"/>
            <w:lang w:val="en-US"/>
            <w:rPrChange w:id="453" w:author="Олександр Романченко" w:date="2020-05-17T00:35:00Z">
              <w:rPr>
                <w:rFonts w:ascii="Arial" w:hAnsi="Arial" w:cs="Arial"/>
                <w:color w:val="202122"/>
                <w:sz w:val="19"/>
                <w:szCs w:val="19"/>
                <w:shd w:val="clear" w:color="auto" w:fill="FFFFFF"/>
              </w:rPr>
            </w:rPrChange>
          </w:rPr>
          <w:t xml:space="preserve"> van (2012). </w:t>
        </w:r>
        <w:r w:rsidRPr="00B37B2C">
          <w:rPr>
            <w:i/>
            <w:iCs/>
            <w:sz w:val="20"/>
            <w:szCs w:val="20"/>
          </w:rPr>
          <w:fldChar w:fldCharType="begin"/>
        </w:r>
        <w:r w:rsidRPr="00DF0E1A">
          <w:rPr>
            <w:i/>
            <w:iCs/>
            <w:sz w:val="20"/>
            <w:szCs w:val="20"/>
            <w:lang w:val="en-US"/>
            <w:rPrChange w:id="454" w:author="Олександр Романченко" w:date="2020-05-17T00:36:00Z">
              <w:rPr/>
            </w:rPrChange>
          </w:rPr>
          <w:instrText xml:space="preserve"> HYPERLINK "https://books.google.com/books?id=YPjNuvrJR0MC" </w:instrText>
        </w:r>
        <w:r w:rsidRPr="00B37B2C">
          <w:rPr>
            <w:i/>
            <w:iCs/>
            <w:sz w:val="20"/>
            <w:szCs w:val="20"/>
          </w:rPr>
          <w:fldChar w:fldCharType="separate"/>
        </w:r>
        <w:r w:rsidRPr="00DF0E1A">
          <w:rPr>
            <w:rStyle w:val="Hyperlink"/>
            <w:i/>
            <w:iCs/>
            <w:color w:val="663366"/>
            <w:sz w:val="20"/>
            <w:szCs w:val="20"/>
            <w:lang w:val="en-US"/>
            <w:rPrChange w:id="455" w:author="Олександр Романченко" w:date="2020-05-17T00:36:00Z">
              <w:rPr>
                <w:rStyle w:val="Hyperlink"/>
                <w:rFonts w:ascii="Arial" w:hAnsi="Arial" w:cs="Arial"/>
                <w:color w:val="663366"/>
                <w:sz w:val="19"/>
                <w:szCs w:val="19"/>
              </w:rPr>
            </w:rPrChange>
          </w:rPr>
          <w:t>"Reinforcement Learning in Continuous State and Action Spaces"</w:t>
        </w:r>
        <w:r w:rsidRPr="00B37B2C">
          <w:rPr>
            <w:i/>
            <w:iCs/>
            <w:sz w:val="20"/>
            <w:szCs w:val="20"/>
          </w:rPr>
          <w:fldChar w:fldCharType="end"/>
        </w:r>
      </w:ins>
    </w:p>
  </w:footnote>
  <w:footnote w:id="34">
    <w:p w14:paraId="3DE5C601" w14:textId="03AD14D2" w:rsidR="00084070" w:rsidRPr="00B37B2C" w:rsidRDefault="00084070">
      <w:pPr>
        <w:rPr>
          <w:lang w:val="en-US"/>
          <w:rPrChange w:id="457" w:author="Олександр Романченко" w:date="2020-05-17T00:37:00Z">
            <w:rPr/>
          </w:rPrChange>
        </w:rPr>
        <w:pPrChange w:id="458" w:author="Олександр Романченко" w:date="2020-05-17T00:37:00Z">
          <w:pPr>
            <w:pStyle w:val="FootnoteText"/>
          </w:pPr>
        </w:pPrChange>
      </w:pPr>
      <w:ins w:id="459" w:author="Олександр Романченко" w:date="2020-05-17T00:36:00Z">
        <w:r>
          <w:rPr>
            <w:rStyle w:val="FootnoteReference"/>
          </w:rPr>
          <w:footnoteRef/>
        </w:r>
        <w:r w:rsidRPr="00B37B2C">
          <w:rPr>
            <w:lang w:val="en-US"/>
            <w:rPrChange w:id="460" w:author="Олександр Романченко" w:date="2020-05-17T00:37:00Z">
              <w:rPr/>
            </w:rPrChange>
          </w:rPr>
          <w:t xml:space="preserve"> </w:t>
        </w:r>
      </w:ins>
      <w:proofErr w:type="spellStart"/>
      <w:ins w:id="461" w:author="Олександр Романченко" w:date="2020-05-17T00:37:00Z">
        <w:r w:rsidRPr="00B37B2C">
          <w:rPr>
            <w:rFonts w:ascii="Arial" w:hAnsi="Arial" w:cs="Arial"/>
            <w:color w:val="202122"/>
            <w:sz w:val="20"/>
            <w:szCs w:val="20"/>
            <w:shd w:val="clear" w:color="auto" w:fill="FFFFFF"/>
            <w:lang w:val="en-US"/>
            <w:rPrChange w:id="462" w:author="Олександр Романченко" w:date="2020-05-17T00:37:00Z">
              <w:rPr>
                <w:rFonts w:ascii="Arial" w:hAnsi="Arial" w:cs="Arial"/>
                <w:color w:val="202122"/>
                <w:sz w:val="21"/>
                <w:szCs w:val="21"/>
                <w:shd w:val="clear" w:color="auto" w:fill="FFFFFF"/>
              </w:rPr>
            </w:rPrChange>
          </w:rPr>
          <w:t>Bäck</w:t>
        </w:r>
        <w:proofErr w:type="spellEnd"/>
        <w:r w:rsidRPr="00B37B2C">
          <w:rPr>
            <w:rFonts w:ascii="Arial" w:hAnsi="Arial" w:cs="Arial"/>
            <w:color w:val="202122"/>
            <w:sz w:val="20"/>
            <w:szCs w:val="20"/>
            <w:shd w:val="clear" w:color="auto" w:fill="FFFFFF"/>
            <w:lang w:val="en-US"/>
            <w:rPrChange w:id="463" w:author="Олександр Романченко" w:date="2020-05-17T00:37:00Z">
              <w:rPr>
                <w:rFonts w:ascii="Arial" w:hAnsi="Arial" w:cs="Arial"/>
                <w:color w:val="202122"/>
                <w:sz w:val="21"/>
                <w:szCs w:val="21"/>
                <w:shd w:val="clear" w:color="auto" w:fill="FFFFFF"/>
              </w:rPr>
            </w:rPrChange>
          </w:rPr>
          <w:t>, T. (1996), </w:t>
        </w:r>
        <w:r w:rsidRPr="00B37B2C">
          <w:rPr>
            <w:rFonts w:ascii="Arial" w:hAnsi="Arial" w:cs="Arial"/>
            <w:i/>
            <w:iCs/>
            <w:color w:val="202122"/>
            <w:sz w:val="20"/>
            <w:szCs w:val="20"/>
            <w:shd w:val="clear" w:color="auto" w:fill="FFFFFF"/>
            <w:rPrChange w:id="464" w:author="Олександр Романченко" w:date="2020-05-17T00:37:00Z">
              <w:rPr>
                <w:rFonts w:ascii="Arial" w:hAnsi="Arial" w:cs="Arial"/>
                <w:i/>
                <w:iCs/>
                <w:color w:val="202122"/>
                <w:sz w:val="21"/>
                <w:szCs w:val="21"/>
                <w:shd w:val="clear" w:color="auto" w:fill="FFFFFF"/>
              </w:rPr>
            </w:rPrChange>
          </w:rPr>
          <w:fldChar w:fldCharType="begin"/>
        </w:r>
        <w:r w:rsidRPr="00B37B2C">
          <w:rPr>
            <w:rFonts w:ascii="Arial" w:hAnsi="Arial" w:cs="Arial"/>
            <w:i/>
            <w:iCs/>
            <w:color w:val="202122"/>
            <w:sz w:val="20"/>
            <w:szCs w:val="20"/>
            <w:shd w:val="clear" w:color="auto" w:fill="FFFFFF"/>
            <w:lang w:val="en-US"/>
            <w:rPrChange w:id="465" w:author="Олександр Романченко" w:date="2020-05-17T00:37:00Z">
              <w:rPr>
                <w:rFonts w:ascii="Arial" w:hAnsi="Arial" w:cs="Arial"/>
                <w:i/>
                <w:iCs/>
                <w:color w:val="202122"/>
                <w:sz w:val="21"/>
                <w:szCs w:val="21"/>
                <w:shd w:val="clear" w:color="auto" w:fill="FFFFFF"/>
              </w:rPr>
            </w:rPrChange>
          </w:rPr>
          <w:instrText xml:space="preserve"> HYPERLINK "https://books.google.com/books?id=htJHI1UrL7IC&amp;printsec=frontcover" \l "v=onepage&amp;q&amp;f=false" </w:instrText>
        </w:r>
        <w:r w:rsidRPr="00B37B2C">
          <w:rPr>
            <w:rFonts w:ascii="Arial" w:hAnsi="Arial" w:cs="Arial"/>
            <w:i/>
            <w:iCs/>
            <w:color w:val="202122"/>
            <w:sz w:val="20"/>
            <w:szCs w:val="20"/>
            <w:shd w:val="clear" w:color="auto" w:fill="FFFFFF"/>
            <w:rPrChange w:id="466" w:author="Олександр Романченко" w:date="2020-05-17T00:37:00Z">
              <w:rPr>
                <w:rFonts w:ascii="Arial" w:hAnsi="Arial" w:cs="Arial"/>
                <w:i/>
                <w:iCs/>
                <w:color w:val="202122"/>
                <w:sz w:val="21"/>
                <w:szCs w:val="21"/>
                <w:shd w:val="clear" w:color="auto" w:fill="FFFFFF"/>
              </w:rPr>
            </w:rPrChange>
          </w:rPr>
          <w:fldChar w:fldCharType="separate"/>
        </w:r>
        <w:r w:rsidRPr="00B37B2C">
          <w:rPr>
            <w:rStyle w:val="Hyperlink"/>
            <w:rFonts w:ascii="Arial" w:hAnsi="Arial" w:cs="Arial"/>
            <w:i/>
            <w:iCs/>
            <w:color w:val="663366"/>
            <w:sz w:val="20"/>
            <w:szCs w:val="20"/>
            <w:shd w:val="clear" w:color="auto" w:fill="FFFFFF"/>
            <w:lang w:val="en-US"/>
            <w:rPrChange w:id="467" w:author="Олександр Романченко" w:date="2020-05-17T00:37:00Z">
              <w:rPr>
                <w:rStyle w:val="Hyperlink"/>
                <w:rFonts w:ascii="Arial" w:hAnsi="Arial" w:cs="Arial"/>
                <w:i/>
                <w:iCs/>
                <w:color w:val="663366"/>
                <w:sz w:val="21"/>
                <w:szCs w:val="21"/>
                <w:shd w:val="clear" w:color="auto" w:fill="FFFFFF"/>
              </w:rPr>
            </w:rPrChange>
          </w:rPr>
          <w:t>Evolutionary Algorithms in Theory and Practice: Evolution Strategies, Evolutionary Programming, Genetic Algorithms</w:t>
        </w:r>
        <w:r w:rsidRPr="00B37B2C">
          <w:rPr>
            <w:rFonts w:ascii="Arial" w:hAnsi="Arial" w:cs="Arial"/>
            <w:i/>
            <w:iCs/>
            <w:color w:val="202122"/>
            <w:sz w:val="20"/>
            <w:szCs w:val="20"/>
            <w:shd w:val="clear" w:color="auto" w:fill="FFFFFF"/>
            <w:rPrChange w:id="468" w:author="Олександр Романченко" w:date="2020-05-17T00:37:00Z">
              <w:rPr>
                <w:rFonts w:ascii="Arial" w:hAnsi="Arial" w:cs="Arial"/>
                <w:i/>
                <w:iCs/>
                <w:color w:val="202122"/>
                <w:sz w:val="21"/>
                <w:szCs w:val="21"/>
                <w:shd w:val="clear" w:color="auto" w:fill="FFFFFF"/>
              </w:rPr>
            </w:rPrChange>
          </w:rPr>
          <w:fldChar w:fldCharType="end"/>
        </w:r>
      </w:ins>
    </w:p>
  </w:footnote>
  <w:footnote w:id="35">
    <w:p w14:paraId="5F68D73A" w14:textId="68A74875" w:rsidR="00084070" w:rsidRPr="0030391B" w:rsidRDefault="00084070">
      <w:pPr>
        <w:rPr>
          <w:lang w:val="en-US"/>
          <w:rPrChange w:id="470" w:author="Олександр Романченко" w:date="2020-05-17T00:38:00Z">
            <w:rPr/>
          </w:rPrChange>
        </w:rPr>
        <w:pPrChange w:id="471" w:author="Олександр Романченко" w:date="2020-05-17T00:38:00Z">
          <w:pPr>
            <w:pStyle w:val="FootnoteText"/>
          </w:pPr>
        </w:pPrChange>
      </w:pPr>
      <w:ins w:id="472" w:author="Олександр Романченко" w:date="2020-05-17T00:38:00Z">
        <w:r>
          <w:rPr>
            <w:rStyle w:val="FootnoteReference"/>
          </w:rPr>
          <w:footnoteRef/>
        </w:r>
        <w:r w:rsidRPr="0030391B">
          <w:rPr>
            <w:lang w:val="en-US"/>
            <w:rPrChange w:id="473" w:author="Олександр Романченко" w:date="2020-05-17T00:38:00Z">
              <w:rPr/>
            </w:rPrChange>
          </w:rPr>
          <w:t xml:space="preserve"> </w:t>
        </w:r>
        <w:r w:rsidRPr="0030391B">
          <w:rPr>
            <w:color w:val="202122"/>
            <w:sz w:val="20"/>
            <w:szCs w:val="20"/>
            <w:shd w:val="clear" w:color="auto" w:fill="FFFFFF"/>
            <w:lang w:val="en-US"/>
            <w:rPrChange w:id="474" w:author="Олександр Романченко" w:date="2020-05-17T00:38:00Z">
              <w:rPr>
                <w:rFonts w:ascii="Arial" w:hAnsi="Arial" w:cs="Arial"/>
                <w:color w:val="202122"/>
                <w:sz w:val="21"/>
                <w:szCs w:val="21"/>
                <w:shd w:val="clear" w:color="auto" w:fill="FFFFFF"/>
              </w:rPr>
            </w:rPrChange>
          </w:rPr>
          <w:t>Simon, D. (2013): </w:t>
        </w:r>
        <w:r w:rsidRPr="0030391B">
          <w:rPr>
            <w:sz w:val="20"/>
            <w:szCs w:val="20"/>
            <w:rPrChange w:id="475" w:author="Олександр Романченко" w:date="2020-05-17T00:38:00Z">
              <w:rPr/>
            </w:rPrChange>
          </w:rPr>
          <w:fldChar w:fldCharType="begin"/>
        </w:r>
        <w:r w:rsidRPr="0030391B">
          <w:rPr>
            <w:sz w:val="20"/>
            <w:szCs w:val="20"/>
            <w:lang w:val="en-US"/>
            <w:rPrChange w:id="476" w:author="Олександр Романченко" w:date="2020-05-17T00:38:00Z">
              <w:rPr/>
            </w:rPrChange>
          </w:rPr>
          <w:instrText xml:space="preserve"> HYPERLINK "http://academic.csuohio.edu/simond/EvolutionaryOptimization" </w:instrText>
        </w:r>
        <w:r w:rsidRPr="0030391B">
          <w:rPr>
            <w:sz w:val="20"/>
            <w:szCs w:val="20"/>
            <w:rPrChange w:id="477" w:author="Олександр Романченко" w:date="2020-05-17T00:38:00Z">
              <w:rPr/>
            </w:rPrChange>
          </w:rPr>
          <w:fldChar w:fldCharType="separate"/>
        </w:r>
        <w:r w:rsidRPr="0030391B">
          <w:rPr>
            <w:rStyle w:val="Hyperlink"/>
            <w:color w:val="663366"/>
            <w:sz w:val="20"/>
            <w:szCs w:val="20"/>
            <w:lang w:val="en-US"/>
            <w:rPrChange w:id="478" w:author="Олександр Романченко" w:date="2020-05-17T00:38:00Z">
              <w:rPr>
                <w:rStyle w:val="Hyperlink"/>
                <w:rFonts w:ascii="Arial" w:hAnsi="Arial" w:cs="Arial"/>
                <w:color w:val="663366"/>
                <w:sz w:val="21"/>
                <w:szCs w:val="21"/>
              </w:rPr>
            </w:rPrChange>
          </w:rPr>
          <w:t>Evolutionary Optimization Algorithms</w:t>
        </w:r>
        <w:r w:rsidRPr="0030391B">
          <w:rPr>
            <w:sz w:val="20"/>
            <w:szCs w:val="20"/>
            <w:rPrChange w:id="479" w:author="Олександр Романченко" w:date="2020-05-17T00:38:00Z">
              <w:rPr/>
            </w:rPrChange>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FE22B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8"/>
  </w:num>
  <w:num w:numId="4">
    <w:abstractNumId w:val="14"/>
  </w:num>
  <w:num w:numId="5">
    <w:abstractNumId w:val="19"/>
  </w:num>
  <w:num w:numId="6">
    <w:abstractNumId w:val="6"/>
  </w:num>
  <w:num w:numId="7">
    <w:abstractNumId w:val="4"/>
  </w:num>
  <w:num w:numId="8">
    <w:abstractNumId w:val="5"/>
  </w:num>
  <w:num w:numId="9">
    <w:abstractNumId w:val="0"/>
  </w:num>
  <w:num w:numId="10">
    <w:abstractNumId w:val="13"/>
  </w:num>
  <w:num w:numId="11">
    <w:abstractNumId w:val="20"/>
  </w:num>
  <w:num w:numId="12">
    <w:abstractNumId w:val="11"/>
  </w:num>
  <w:num w:numId="13">
    <w:abstractNumId w:val="12"/>
  </w:num>
  <w:num w:numId="14">
    <w:abstractNumId w:val="10"/>
  </w:num>
  <w:num w:numId="15">
    <w:abstractNumId w:val="7"/>
  </w:num>
  <w:num w:numId="16">
    <w:abstractNumId w:val="18"/>
  </w:num>
  <w:num w:numId="17">
    <w:abstractNumId w:val="15"/>
  </w:num>
  <w:num w:numId="18">
    <w:abstractNumId w:val="21"/>
  </w:num>
  <w:num w:numId="19">
    <w:abstractNumId w:val="3"/>
  </w:num>
  <w:num w:numId="20">
    <w:abstractNumId w:val="9"/>
  </w:num>
  <w:num w:numId="21">
    <w:abstractNumId w:val="17"/>
  </w:num>
  <w:num w:numId="22">
    <w:abstractNumId w:val="16"/>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Олександр Романченко">
    <w15:presenceInfo w15:providerId="Windows Live" w15:userId="52e8b0c15ce6afce"/>
  </w15:person>
  <w15:person w15:author="Jarosław Olejniczak">
    <w15:presenceInfo w15:providerId="AD" w15:userId="S::jolej@sgh.waw.pl::d7facf9a-fed3-4c44-a4f6-1799e16f1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243B"/>
    <w:rsid w:val="000446F9"/>
    <w:rsid w:val="00045137"/>
    <w:rsid w:val="00051461"/>
    <w:rsid w:val="00053263"/>
    <w:rsid w:val="000547FB"/>
    <w:rsid w:val="000548B9"/>
    <w:rsid w:val="00054E28"/>
    <w:rsid w:val="00054F4F"/>
    <w:rsid w:val="00055203"/>
    <w:rsid w:val="00056ABD"/>
    <w:rsid w:val="00062E1B"/>
    <w:rsid w:val="000648E4"/>
    <w:rsid w:val="00064974"/>
    <w:rsid w:val="00065645"/>
    <w:rsid w:val="00065EE9"/>
    <w:rsid w:val="00066F2D"/>
    <w:rsid w:val="00067E21"/>
    <w:rsid w:val="000700AA"/>
    <w:rsid w:val="000727E6"/>
    <w:rsid w:val="00072AF5"/>
    <w:rsid w:val="00072E11"/>
    <w:rsid w:val="000746F9"/>
    <w:rsid w:val="00074962"/>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DBC"/>
    <w:rsid w:val="00090BE5"/>
    <w:rsid w:val="00091D31"/>
    <w:rsid w:val="000949F6"/>
    <w:rsid w:val="00094FB4"/>
    <w:rsid w:val="00096A65"/>
    <w:rsid w:val="000A14F2"/>
    <w:rsid w:val="000A35E4"/>
    <w:rsid w:val="000A4B58"/>
    <w:rsid w:val="000A5AC7"/>
    <w:rsid w:val="000A5C1F"/>
    <w:rsid w:val="000A749A"/>
    <w:rsid w:val="000A7541"/>
    <w:rsid w:val="000B0560"/>
    <w:rsid w:val="000B0A3F"/>
    <w:rsid w:val="000B15DD"/>
    <w:rsid w:val="000B19CB"/>
    <w:rsid w:val="000B2DF8"/>
    <w:rsid w:val="000B58F2"/>
    <w:rsid w:val="000B7CD7"/>
    <w:rsid w:val="000C1F59"/>
    <w:rsid w:val="000C1FD3"/>
    <w:rsid w:val="000C2C71"/>
    <w:rsid w:val="000C339C"/>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66AF"/>
    <w:rsid w:val="0016758C"/>
    <w:rsid w:val="001702F0"/>
    <w:rsid w:val="001712C9"/>
    <w:rsid w:val="001716B6"/>
    <w:rsid w:val="001724DA"/>
    <w:rsid w:val="00172BF6"/>
    <w:rsid w:val="00174CF2"/>
    <w:rsid w:val="00176218"/>
    <w:rsid w:val="00177EF6"/>
    <w:rsid w:val="00180D00"/>
    <w:rsid w:val="0018506B"/>
    <w:rsid w:val="00186749"/>
    <w:rsid w:val="00186AA5"/>
    <w:rsid w:val="0018745D"/>
    <w:rsid w:val="00187CFD"/>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7F11"/>
    <w:rsid w:val="001C1D4A"/>
    <w:rsid w:val="001C3889"/>
    <w:rsid w:val="001C69DC"/>
    <w:rsid w:val="001D0121"/>
    <w:rsid w:val="001D19F5"/>
    <w:rsid w:val="001D1E6F"/>
    <w:rsid w:val="001D3DBC"/>
    <w:rsid w:val="001D65AA"/>
    <w:rsid w:val="001D65E2"/>
    <w:rsid w:val="001D7096"/>
    <w:rsid w:val="001D747F"/>
    <w:rsid w:val="001D7B13"/>
    <w:rsid w:val="001E082D"/>
    <w:rsid w:val="001E225E"/>
    <w:rsid w:val="001E270C"/>
    <w:rsid w:val="001E2CE6"/>
    <w:rsid w:val="001E5184"/>
    <w:rsid w:val="001E5D00"/>
    <w:rsid w:val="001E78A2"/>
    <w:rsid w:val="001F1B87"/>
    <w:rsid w:val="001F1CC5"/>
    <w:rsid w:val="001F2716"/>
    <w:rsid w:val="001F2FD7"/>
    <w:rsid w:val="001F447B"/>
    <w:rsid w:val="001F5710"/>
    <w:rsid w:val="001F576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428A"/>
    <w:rsid w:val="0024437F"/>
    <w:rsid w:val="00244958"/>
    <w:rsid w:val="00246753"/>
    <w:rsid w:val="0024768E"/>
    <w:rsid w:val="00250D38"/>
    <w:rsid w:val="00251D46"/>
    <w:rsid w:val="002525BD"/>
    <w:rsid w:val="00252E3F"/>
    <w:rsid w:val="00253C05"/>
    <w:rsid w:val="0025440E"/>
    <w:rsid w:val="00261126"/>
    <w:rsid w:val="002623C0"/>
    <w:rsid w:val="00263596"/>
    <w:rsid w:val="00264E04"/>
    <w:rsid w:val="00265C5A"/>
    <w:rsid w:val="00270F4D"/>
    <w:rsid w:val="002720E7"/>
    <w:rsid w:val="00272395"/>
    <w:rsid w:val="00272F7B"/>
    <w:rsid w:val="00275272"/>
    <w:rsid w:val="0027609E"/>
    <w:rsid w:val="00277DBF"/>
    <w:rsid w:val="00282AB6"/>
    <w:rsid w:val="00284212"/>
    <w:rsid w:val="00284B4F"/>
    <w:rsid w:val="00290DEC"/>
    <w:rsid w:val="00291EE4"/>
    <w:rsid w:val="00292154"/>
    <w:rsid w:val="00293656"/>
    <w:rsid w:val="00294276"/>
    <w:rsid w:val="00295891"/>
    <w:rsid w:val="00297B80"/>
    <w:rsid w:val="002A04FC"/>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2C10"/>
    <w:rsid w:val="002F2EAE"/>
    <w:rsid w:val="002F2F17"/>
    <w:rsid w:val="002F3619"/>
    <w:rsid w:val="002F44BD"/>
    <w:rsid w:val="002F4619"/>
    <w:rsid w:val="002F5E06"/>
    <w:rsid w:val="002F6373"/>
    <w:rsid w:val="002F65E2"/>
    <w:rsid w:val="002F7F55"/>
    <w:rsid w:val="0030165E"/>
    <w:rsid w:val="003017C7"/>
    <w:rsid w:val="00301B99"/>
    <w:rsid w:val="0030391B"/>
    <w:rsid w:val="00303C40"/>
    <w:rsid w:val="00304CC0"/>
    <w:rsid w:val="00305442"/>
    <w:rsid w:val="00305D5B"/>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4D3"/>
    <w:rsid w:val="00335D51"/>
    <w:rsid w:val="0033658B"/>
    <w:rsid w:val="003378BD"/>
    <w:rsid w:val="00340428"/>
    <w:rsid w:val="00341119"/>
    <w:rsid w:val="00341657"/>
    <w:rsid w:val="00342F40"/>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4B08"/>
    <w:rsid w:val="00365709"/>
    <w:rsid w:val="003725E9"/>
    <w:rsid w:val="003766B9"/>
    <w:rsid w:val="00376986"/>
    <w:rsid w:val="003769A4"/>
    <w:rsid w:val="0038038B"/>
    <w:rsid w:val="0038159D"/>
    <w:rsid w:val="00385834"/>
    <w:rsid w:val="003921A8"/>
    <w:rsid w:val="0039304D"/>
    <w:rsid w:val="003A088A"/>
    <w:rsid w:val="003A1E39"/>
    <w:rsid w:val="003A2627"/>
    <w:rsid w:val="003A2DC0"/>
    <w:rsid w:val="003A2F4C"/>
    <w:rsid w:val="003A4716"/>
    <w:rsid w:val="003A52D6"/>
    <w:rsid w:val="003A5D3D"/>
    <w:rsid w:val="003A5FE1"/>
    <w:rsid w:val="003A656B"/>
    <w:rsid w:val="003A67AF"/>
    <w:rsid w:val="003B00C3"/>
    <w:rsid w:val="003B1B71"/>
    <w:rsid w:val="003B4702"/>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56FF"/>
    <w:rsid w:val="00425C2F"/>
    <w:rsid w:val="00425E5B"/>
    <w:rsid w:val="004267A0"/>
    <w:rsid w:val="004276CE"/>
    <w:rsid w:val="004306D6"/>
    <w:rsid w:val="00430CDE"/>
    <w:rsid w:val="00431F6B"/>
    <w:rsid w:val="00432AF6"/>
    <w:rsid w:val="00436079"/>
    <w:rsid w:val="004361DD"/>
    <w:rsid w:val="00440C77"/>
    <w:rsid w:val="0044471D"/>
    <w:rsid w:val="00444E7A"/>
    <w:rsid w:val="00446083"/>
    <w:rsid w:val="00446C13"/>
    <w:rsid w:val="00447E9A"/>
    <w:rsid w:val="004515B1"/>
    <w:rsid w:val="00451FD7"/>
    <w:rsid w:val="00452BE6"/>
    <w:rsid w:val="00453362"/>
    <w:rsid w:val="00453683"/>
    <w:rsid w:val="00456595"/>
    <w:rsid w:val="00457133"/>
    <w:rsid w:val="00460122"/>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7029"/>
    <w:rsid w:val="004B78A7"/>
    <w:rsid w:val="004C0C4B"/>
    <w:rsid w:val="004C22C4"/>
    <w:rsid w:val="004C2EB0"/>
    <w:rsid w:val="004C402F"/>
    <w:rsid w:val="004C53D3"/>
    <w:rsid w:val="004C7F7C"/>
    <w:rsid w:val="004D00C4"/>
    <w:rsid w:val="004D1AA4"/>
    <w:rsid w:val="004D1C11"/>
    <w:rsid w:val="004D206E"/>
    <w:rsid w:val="004D3AA9"/>
    <w:rsid w:val="004D6263"/>
    <w:rsid w:val="004E00DB"/>
    <w:rsid w:val="004E3C3C"/>
    <w:rsid w:val="004E4E05"/>
    <w:rsid w:val="004E6EF6"/>
    <w:rsid w:val="004E756E"/>
    <w:rsid w:val="004E75D4"/>
    <w:rsid w:val="004F0B3C"/>
    <w:rsid w:val="004F1CB0"/>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2FCC"/>
    <w:rsid w:val="005131E9"/>
    <w:rsid w:val="005139AB"/>
    <w:rsid w:val="00514E55"/>
    <w:rsid w:val="00515E6F"/>
    <w:rsid w:val="00516A7C"/>
    <w:rsid w:val="00517777"/>
    <w:rsid w:val="00520648"/>
    <w:rsid w:val="00521B26"/>
    <w:rsid w:val="00523029"/>
    <w:rsid w:val="00523F82"/>
    <w:rsid w:val="0052719B"/>
    <w:rsid w:val="0052767B"/>
    <w:rsid w:val="0053001B"/>
    <w:rsid w:val="00533208"/>
    <w:rsid w:val="0053400B"/>
    <w:rsid w:val="00536D74"/>
    <w:rsid w:val="00537F62"/>
    <w:rsid w:val="00542BE5"/>
    <w:rsid w:val="00543BAD"/>
    <w:rsid w:val="00545303"/>
    <w:rsid w:val="00551856"/>
    <w:rsid w:val="00551B34"/>
    <w:rsid w:val="00551EB8"/>
    <w:rsid w:val="00553363"/>
    <w:rsid w:val="00553D01"/>
    <w:rsid w:val="005545DF"/>
    <w:rsid w:val="00554794"/>
    <w:rsid w:val="0055592E"/>
    <w:rsid w:val="0055656F"/>
    <w:rsid w:val="005608BE"/>
    <w:rsid w:val="005611AB"/>
    <w:rsid w:val="00563C17"/>
    <w:rsid w:val="00564288"/>
    <w:rsid w:val="00565564"/>
    <w:rsid w:val="0056799F"/>
    <w:rsid w:val="0057032A"/>
    <w:rsid w:val="005731A9"/>
    <w:rsid w:val="00576439"/>
    <w:rsid w:val="0057788A"/>
    <w:rsid w:val="00581EDC"/>
    <w:rsid w:val="00581F46"/>
    <w:rsid w:val="00582D8C"/>
    <w:rsid w:val="00587876"/>
    <w:rsid w:val="00587A6E"/>
    <w:rsid w:val="00590A1B"/>
    <w:rsid w:val="00593839"/>
    <w:rsid w:val="00595AB3"/>
    <w:rsid w:val="005974EE"/>
    <w:rsid w:val="005A181B"/>
    <w:rsid w:val="005A2BF1"/>
    <w:rsid w:val="005A448F"/>
    <w:rsid w:val="005A59EC"/>
    <w:rsid w:val="005B01DA"/>
    <w:rsid w:val="005B2AAB"/>
    <w:rsid w:val="005B2E2A"/>
    <w:rsid w:val="005B3256"/>
    <w:rsid w:val="005B78EF"/>
    <w:rsid w:val="005C1855"/>
    <w:rsid w:val="005C33F2"/>
    <w:rsid w:val="005C3CE5"/>
    <w:rsid w:val="005C3D99"/>
    <w:rsid w:val="005C49EC"/>
    <w:rsid w:val="005C59D0"/>
    <w:rsid w:val="005C6023"/>
    <w:rsid w:val="005C681C"/>
    <w:rsid w:val="005C75C5"/>
    <w:rsid w:val="005D0252"/>
    <w:rsid w:val="005D02A1"/>
    <w:rsid w:val="005D1DC8"/>
    <w:rsid w:val="005D38EC"/>
    <w:rsid w:val="005D6B68"/>
    <w:rsid w:val="005D71B9"/>
    <w:rsid w:val="005D7279"/>
    <w:rsid w:val="005E0D85"/>
    <w:rsid w:val="005E0D90"/>
    <w:rsid w:val="005E2E2E"/>
    <w:rsid w:val="005E3512"/>
    <w:rsid w:val="005E4FE7"/>
    <w:rsid w:val="005F28B3"/>
    <w:rsid w:val="005F2970"/>
    <w:rsid w:val="005F2CBA"/>
    <w:rsid w:val="005F45A4"/>
    <w:rsid w:val="005F47F0"/>
    <w:rsid w:val="005F4AFA"/>
    <w:rsid w:val="005F636C"/>
    <w:rsid w:val="005F6E77"/>
    <w:rsid w:val="005F78FF"/>
    <w:rsid w:val="006014D3"/>
    <w:rsid w:val="00601CC7"/>
    <w:rsid w:val="006025F7"/>
    <w:rsid w:val="0060303F"/>
    <w:rsid w:val="00603EC8"/>
    <w:rsid w:val="006101DC"/>
    <w:rsid w:val="0061042E"/>
    <w:rsid w:val="00610A52"/>
    <w:rsid w:val="00611210"/>
    <w:rsid w:val="00613DEE"/>
    <w:rsid w:val="00615ED2"/>
    <w:rsid w:val="006165F9"/>
    <w:rsid w:val="00616897"/>
    <w:rsid w:val="0061756B"/>
    <w:rsid w:val="00617E63"/>
    <w:rsid w:val="0062018B"/>
    <w:rsid w:val="0062274E"/>
    <w:rsid w:val="006266B2"/>
    <w:rsid w:val="006267B6"/>
    <w:rsid w:val="00626F9B"/>
    <w:rsid w:val="006272AD"/>
    <w:rsid w:val="00630BF1"/>
    <w:rsid w:val="00631F9E"/>
    <w:rsid w:val="0063278D"/>
    <w:rsid w:val="00633982"/>
    <w:rsid w:val="00633FE6"/>
    <w:rsid w:val="0063588D"/>
    <w:rsid w:val="00636ACB"/>
    <w:rsid w:val="006416F5"/>
    <w:rsid w:val="006425F9"/>
    <w:rsid w:val="00642B69"/>
    <w:rsid w:val="00642D8D"/>
    <w:rsid w:val="0064648C"/>
    <w:rsid w:val="00647132"/>
    <w:rsid w:val="00647DAC"/>
    <w:rsid w:val="00650A29"/>
    <w:rsid w:val="0065175E"/>
    <w:rsid w:val="00651E7A"/>
    <w:rsid w:val="00652CFA"/>
    <w:rsid w:val="0065312A"/>
    <w:rsid w:val="00653AFC"/>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326"/>
    <w:rsid w:val="00685699"/>
    <w:rsid w:val="00691499"/>
    <w:rsid w:val="00691A66"/>
    <w:rsid w:val="00692BBF"/>
    <w:rsid w:val="006935F9"/>
    <w:rsid w:val="00693D29"/>
    <w:rsid w:val="0069463D"/>
    <w:rsid w:val="00695484"/>
    <w:rsid w:val="00695DFC"/>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E56"/>
    <w:rsid w:val="00701FDC"/>
    <w:rsid w:val="00711BCF"/>
    <w:rsid w:val="00713E16"/>
    <w:rsid w:val="0071541C"/>
    <w:rsid w:val="007165D8"/>
    <w:rsid w:val="007177C8"/>
    <w:rsid w:val="00721D25"/>
    <w:rsid w:val="00722669"/>
    <w:rsid w:val="007227EE"/>
    <w:rsid w:val="00724F1A"/>
    <w:rsid w:val="00726708"/>
    <w:rsid w:val="00726E32"/>
    <w:rsid w:val="00727F19"/>
    <w:rsid w:val="00730681"/>
    <w:rsid w:val="007316B9"/>
    <w:rsid w:val="007321D0"/>
    <w:rsid w:val="0073280A"/>
    <w:rsid w:val="0073347C"/>
    <w:rsid w:val="00741085"/>
    <w:rsid w:val="0074173E"/>
    <w:rsid w:val="007432F2"/>
    <w:rsid w:val="00743866"/>
    <w:rsid w:val="007441F1"/>
    <w:rsid w:val="00744D34"/>
    <w:rsid w:val="007463B7"/>
    <w:rsid w:val="00746571"/>
    <w:rsid w:val="00752133"/>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C65"/>
    <w:rsid w:val="007C26DF"/>
    <w:rsid w:val="007C49E5"/>
    <w:rsid w:val="007C6C5A"/>
    <w:rsid w:val="007C7118"/>
    <w:rsid w:val="007C7132"/>
    <w:rsid w:val="007C7600"/>
    <w:rsid w:val="007D1FF3"/>
    <w:rsid w:val="007D363E"/>
    <w:rsid w:val="007D4702"/>
    <w:rsid w:val="007D59A1"/>
    <w:rsid w:val="007D66A8"/>
    <w:rsid w:val="007D7420"/>
    <w:rsid w:val="007E20B3"/>
    <w:rsid w:val="007E2AB0"/>
    <w:rsid w:val="007E35C8"/>
    <w:rsid w:val="007F1B33"/>
    <w:rsid w:val="007F236D"/>
    <w:rsid w:val="007F429D"/>
    <w:rsid w:val="007F5788"/>
    <w:rsid w:val="007F66B0"/>
    <w:rsid w:val="007F72A7"/>
    <w:rsid w:val="00800E22"/>
    <w:rsid w:val="00802958"/>
    <w:rsid w:val="008065D7"/>
    <w:rsid w:val="00810F4E"/>
    <w:rsid w:val="00811145"/>
    <w:rsid w:val="00813A58"/>
    <w:rsid w:val="00814973"/>
    <w:rsid w:val="00814BD0"/>
    <w:rsid w:val="00815F74"/>
    <w:rsid w:val="00817178"/>
    <w:rsid w:val="0082247A"/>
    <w:rsid w:val="008224E7"/>
    <w:rsid w:val="00823A0A"/>
    <w:rsid w:val="00832A70"/>
    <w:rsid w:val="00832AE0"/>
    <w:rsid w:val="00833E31"/>
    <w:rsid w:val="0083461B"/>
    <w:rsid w:val="00834755"/>
    <w:rsid w:val="00836CBF"/>
    <w:rsid w:val="008374F0"/>
    <w:rsid w:val="00840B38"/>
    <w:rsid w:val="00840D73"/>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247D"/>
    <w:rsid w:val="00894782"/>
    <w:rsid w:val="00897FE8"/>
    <w:rsid w:val="008A1EA6"/>
    <w:rsid w:val="008A2008"/>
    <w:rsid w:val="008A298E"/>
    <w:rsid w:val="008A434C"/>
    <w:rsid w:val="008A45E7"/>
    <w:rsid w:val="008B04D3"/>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391"/>
    <w:rsid w:val="009173AC"/>
    <w:rsid w:val="0091742D"/>
    <w:rsid w:val="009207FE"/>
    <w:rsid w:val="009209E4"/>
    <w:rsid w:val="00921BE1"/>
    <w:rsid w:val="00922F5F"/>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901E7"/>
    <w:rsid w:val="00991429"/>
    <w:rsid w:val="00992374"/>
    <w:rsid w:val="009924F4"/>
    <w:rsid w:val="009955EC"/>
    <w:rsid w:val="0099630E"/>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C1518"/>
    <w:rsid w:val="009C1A03"/>
    <w:rsid w:val="009C3303"/>
    <w:rsid w:val="009C3346"/>
    <w:rsid w:val="009C3F19"/>
    <w:rsid w:val="009C5625"/>
    <w:rsid w:val="009C5B56"/>
    <w:rsid w:val="009C6EC8"/>
    <w:rsid w:val="009C7DB4"/>
    <w:rsid w:val="009D098B"/>
    <w:rsid w:val="009D0FD2"/>
    <w:rsid w:val="009D3C23"/>
    <w:rsid w:val="009D5062"/>
    <w:rsid w:val="009E0733"/>
    <w:rsid w:val="009E17A2"/>
    <w:rsid w:val="009E1E36"/>
    <w:rsid w:val="009E2458"/>
    <w:rsid w:val="009E30E2"/>
    <w:rsid w:val="009F0089"/>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7E25"/>
    <w:rsid w:val="00A11398"/>
    <w:rsid w:val="00A117A4"/>
    <w:rsid w:val="00A1276C"/>
    <w:rsid w:val="00A13380"/>
    <w:rsid w:val="00A13626"/>
    <w:rsid w:val="00A13ED5"/>
    <w:rsid w:val="00A14B2B"/>
    <w:rsid w:val="00A14E55"/>
    <w:rsid w:val="00A16FAB"/>
    <w:rsid w:val="00A17AD8"/>
    <w:rsid w:val="00A20176"/>
    <w:rsid w:val="00A211F3"/>
    <w:rsid w:val="00A22424"/>
    <w:rsid w:val="00A2459E"/>
    <w:rsid w:val="00A24E5E"/>
    <w:rsid w:val="00A25837"/>
    <w:rsid w:val="00A3320B"/>
    <w:rsid w:val="00A34018"/>
    <w:rsid w:val="00A357AF"/>
    <w:rsid w:val="00A378C1"/>
    <w:rsid w:val="00A37A7A"/>
    <w:rsid w:val="00A403B4"/>
    <w:rsid w:val="00A40974"/>
    <w:rsid w:val="00A44EF2"/>
    <w:rsid w:val="00A452B3"/>
    <w:rsid w:val="00A470A5"/>
    <w:rsid w:val="00A47200"/>
    <w:rsid w:val="00A50247"/>
    <w:rsid w:val="00A5177F"/>
    <w:rsid w:val="00A539A4"/>
    <w:rsid w:val="00A53A45"/>
    <w:rsid w:val="00A5456A"/>
    <w:rsid w:val="00A5539C"/>
    <w:rsid w:val="00A57E7C"/>
    <w:rsid w:val="00A60408"/>
    <w:rsid w:val="00A610CF"/>
    <w:rsid w:val="00A62798"/>
    <w:rsid w:val="00A62D19"/>
    <w:rsid w:val="00A6670C"/>
    <w:rsid w:val="00A724A3"/>
    <w:rsid w:val="00A754F8"/>
    <w:rsid w:val="00A75A68"/>
    <w:rsid w:val="00A75E14"/>
    <w:rsid w:val="00A76DD4"/>
    <w:rsid w:val="00A7757F"/>
    <w:rsid w:val="00A77B06"/>
    <w:rsid w:val="00A8146B"/>
    <w:rsid w:val="00A9011A"/>
    <w:rsid w:val="00A9032A"/>
    <w:rsid w:val="00A911B8"/>
    <w:rsid w:val="00A913DD"/>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C00D2"/>
    <w:rsid w:val="00AC0CD5"/>
    <w:rsid w:val="00AC13EA"/>
    <w:rsid w:val="00AC14B9"/>
    <w:rsid w:val="00AC180E"/>
    <w:rsid w:val="00AC3A78"/>
    <w:rsid w:val="00AC3E2A"/>
    <w:rsid w:val="00AC55D8"/>
    <w:rsid w:val="00AC63DF"/>
    <w:rsid w:val="00AC7E43"/>
    <w:rsid w:val="00AD0CF8"/>
    <w:rsid w:val="00AD11F4"/>
    <w:rsid w:val="00AD13AE"/>
    <w:rsid w:val="00AD2801"/>
    <w:rsid w:val="00AD3450"/>
    <w:rsid w:val="00AD3D25"/>
    <w:rsid w:val="00AD5EA4"/>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EB4"/>
    <w:rsid w:val="00AF0BB2"/>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B2C"/>
    <w:rsid w:val="00B42E4D"/>
    <w:rsid w:val="00B43693"/>
    <w:rsid w:val="00B43F18"/>
    <w:rsid w:val="00B44850"/>
    <w:rsid w:val="00B45E49"/>
    <w:rsid w:val="00B467B9"/>
    <w:rsid w:val="00B47F34"/>
    <w:rsid w:val="00B51285"/>
    <w:rsid w:val="00B53E5B"/>
    <w:rsid w:val="00B55E50"/>
    <w:rsid w:val="00B55F17"/>
    <w:rsid w:val="00B567CB"/>
    <w:rsid w:val="00B57B2E"/>
    <w:rsid w:val="00B60005"/>
    <w:rsid w:val="00B60D67"/>
    <w:rsid w:val="00B60E72"/>
    <w:rsid w:val="00B63FA4"/>
    <w:rsid w:val="00B65B8E"/>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74C"/>
    <w:rsid w:val="00B94C93"/>
    <w:rsid w:val="00B95974"/>
    <w:rsid w:val="00B96DC2"/>
    <w:rsid w:val="00BA0B24"/>
    <w:rsid w:val="00BA3A64"/>
    <w:rsid w:val="00BA3CB7"/>
    <w:rsid w:val="00BA3EC1"/>
    <w:rsid w:val="00BA4D8D"/>
    <w:rsid w:val="00BA50B3"/>
    <w:rsid w:val="00BA60B1"/>
    <w:rsid w:val="00BB045F"/>
    <w:rsid w:val="00BB0E9D"/>
    <w:rsid w:val="00BB38FA"/>
    <w:rsid w:val="00BB4AD7"/>
    <w:rsid w:val="00BB6A43"/>
    <w:rsid w:val="00BC0A95"/>
    <w:rsid w:val="00BC1753"/>
    <w:rsid w:val="00BC3E34"/>
    <w:rsid w:val="00BC43D2"/>
    <w:rsid w:val="00BC54C3"/>
    <w:rsid w:val="00BC6A32"/>
    <w:rsid w:val="00BD1ADC"/>
    <w:rsid w:val="00BD350E"/>
    <w:rsid w:val="00BD452F"/>
    <w:rsid w:val="00BD5075"/>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D87"/>
    <w:rsid w:val="00C02876"/>
    <w:rsid w:val="00C038B1"/>
    <w:rsid w:val="00C03FDB"/>
    <w:rsid w:val="00C05CA5"/>
    <w:rsid w:val="00C1104E"/>
    <w:rsid w:val="00C14075"/>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A38"/>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5630"/>
    <w:rsid w:val="00C65D9A"/>
    <w:rsid w:val="00C66758"/>
    <w:rsid w:val="00C671CD"/>
    <w:rsid w:val="00C67EE1"/>
    <w:rsid w:val="00C71850"/>
    <w:rsid w:val="00C721B5"/>
    <w:rsid w:val="00C7364E"/>
    <w:rsid w:val="00C7567D"/>
    <w:rsid w:val="00C764DA"/>
    <w:rsid w:val="00C76B93"/>
    <w:rsid w:val="00C77904"/>
    <w:rsid w:val="00C81638"/>
    <w:rsid w:val="00C86604"/>
    <w:rsid w:val="00C87404"/>
    <w:rsid w:val="00C9123B"/>
    <w:rsid w:val="00C9190F"/>
    <w:rsid w:val="00C92D7E"/>
    <w:rsid w:val="00C93D3F"/>
    <w:rsid w:val="00C94369"/>
    <w:rsid w:val="00C94C70"/>
    <w:rsid w:val="00C95DA1"/>
    <w:rsid w:val="00C9638D"/>
    <w:rsid w:val="00C9677F"/>
    <w:rsid w:val="00C969AF"/>
    <w:rsid w:val="00C979EA"/>
    <w:rsid w:val="00CA1FE1"/>
    <w:rsid w:val="00CA265B"/>
    <w:rsid w:val="00CA3AC3"/>
    <w:rsid w:val="00CA3C98"/>
    <w:rsid w:val="00CA3FAD"/>
    <w:rsid w:val="00CA4C18"/>
    <w:rsid w:val="00CA59A0"/>
    <w:rsid w:val="00CA6630"/>
    <w:rsid w:val="00CA6C75"/>
    <w:rsid w:val="00CA796D"/>
    <w:rsid w:val="00CB1C59"/>
    <w:rsid w:val="00CB2BD9"/>
    <w:rsid w:val="00CB34A4"/>
    <w:rsid w:val="00CB3523"/>
    <w:rsid w:val="00CB3CEF"/>
    <w:rsid w:val="00CB56B2"/>
    <w:rsid w:val="00CC01EB"/>
    <w:rsid w:val="00CC337C"/>
    <w:rsid w:val="00CC3AA3"/>
    <w:rsid w:val="00CC5381"/>
    <w:rsid w:val="00CC6F4D"/>
    <w:rsid w:val="00CD0339"/>
    <w:rsid w:val="00CD036B"/>
    <w:rsid w:val="00CD136A"/>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7C82"/>
    <w:rsid w:val="00D219C8"/>
    <w:rsid w:val="00D21A35"/>
    <w:rsid w:val="00D25861"/>
    <w:rsid w:val="00D25C32"/>
    <w:rsid w:val="00D27C36"/>
    <w:rsid w:val="00D30575"/>
    <w:rsid w:val="00D330AE"/>
    <w:rsid w:val="00D33C30"/>
    <w:rsid w:val="00D33D7D"/>
    <w:rsid w:val="00D341EB"/>
    <w:rsid w:val="00D34D3B"/>
    <w:rsid w:val="00D42D11"/>
    <w:rsid w:val="00D4332D"/>
    <w:rsid w:val="00D4525D"/>
    <w:rsid w:val="00D47151"/>
    <w:rsid w:val="00D47510"/>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206F"/>
    <w:rsid w:val="00D62A95"/>
    <w:rsid w:val="00D63853"/>
    <w:rsid w:val="00D640EE"/>
    <w:rsid w:val="00D652B8"/>
    <w:rsid w:val="00D66DFC"/>
    <w:rsid w:val="00D67F0F"/>
    <w:rsid w:val="00D70E32"/>
    <w:rsid w:val="00D71870"/>
    <w:rsid w:val="00D75074"/>
    <w:rsid w:val="00D76433"/>
    <w:rsid w:val="00D772BC"/>
    <w:rsid w:val="00D77C51"/>
    <w:rsid w:val="00D827A4"/>
    <w:rsid w:val="00D82A53"/>
    <w:rsid w:val="00D84111"/>
    <w:rsid w:val="00D845E2"/>
    <w:rsid w:val="00D8748F"/>
    <w:rsid w:val="00D87AF1"/>
    <w:rsid w:val="00D90405"/>
    <w:rsid w:val="00D916BD"/>
    <w:rsid w:val="00D91F49"/>
    <w:rsid w:val="00D932A5"/>
    <w:rsid w:val="00D95D48"/>
    <w:rsid w:val="00D97AD3"/>
    <w:rsid w:val="00DA08B7"/>
    <w:rsid w:val="00DA0A1F"/>
    <w:rsid w:val="00DA2955"/>
    <w:rsid w:val="00DA34CB"/>
    <w:rsid w:val="00DA37BD"/>
    <w:rsid w:val="00DA3D3E"/>
    <w:rsid w:val="00DA56CB"/>
    <w:rsid w:val="00DA7968"/>
    <w:rsid w:val="00DA7C7D"/>
    <w:rsid w:val="00DB2D16"/>
    <w:rsid w:val="00DB370D"/>
    <w:rsid w:val="00DB5A45"/>
    <w:rsid w:val="00DB753A"/>
    <w:rsid w:val="00DC18E2"/>
    <w:rsid w:val="00DC427B"/>
    <w:rsid w:val="00DC5684"/>
    <w:rsid w:val="00DC57E8"/>
    <w:rsid w:val="00DC6AFD"/>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971"/>
    <w:rsid w:val="00DF0E1A"/>
    <w:rsid w:val="00DF14D7"/>
    <w:rsid w:val="00DF254E"/>
    <w:rsid w:val="00DF2F64"/>
    <w:rsid w:val="00DF3434"/>
    <w:rsid w:val="00DF3CC8"/>
    <w:rsid w:val="00DF3F31"/>
    <w:rsid w:val="00DF465A"/>
    <w:rsid w:val="00DF62D3"/>
    <w:rsid w:val="00DF6A30"/>
    <w:rsid w:val="00DF73ED"/>
    <w:rsid w:val="00E0306F"/>
    <w:rsid w:val="00E030F7"/>
    <w:rsid w:val="00E03B29"/>
    <w:rsid w:val="00E06187"/>
    <w:rsid w:val="00E06450"/>
    <w:rsid w:val="00E06E15"/>
    <w:rsid w:val="00E0742F"/>
    <w:rsid w:val="00E1517E"/>
    <w:rsid w:val="00E15EDC"/>
    <w:rsid w:val="00E16AB3"/>
    <w:rsid w:val="00E21912"/>
    <w:rsid w:val="00E21D40"/>
    <w:rsid w:val="00E2251C"/>
    <w:rsid w:val="00E2374E"/>
    <w:rsid w:val="00E25B5B"/>
    <w:rsid w:val="00E268A0"/>
    <w:rsid w:val="00E27767"/>
    <w:rsid w:val="00E27866"/>
    <w:rsid w:val="00E27A35"/>
    <w:rsid w:val="00E30099"/>
    <w:rsid w:val="00E301EE"/>
    <w:rsid w:val="00E32B94"/>
    <w:rsid w:val="00E32D71"/>
    <w:rsid w:val="00E3331E"/>
    <w:rsid w:val="00E35917"/>
    <w:rsid w:val="00E36D91"/>
    <w:rsid w:val="00E4022B"/>
    <w:rsid w:val="00E4089A"/>
    <w:rsid w:val="00E40BC9"/>
    <w:rsid w:val="00E41A4E"/>
    <w:rsid w:val="00E41BD2"/>
    <w:rsid w:val="00E41FE2"/>
    <w:rsid w:val="00E46C79"/>
    <w:rsid w:val="00E475BE"/>
    <w:rsid w:val="00E47937"/>
    <w:rsid w:val="00E505E5"/>
    <w:rsid w:val="00E51297"/>
    <w:rsid w:val="00E523B2"/>
    <w:rsid w:val="00E534C6"/>
    <w:rsid w:val="00E539E5"/>
    <w:rsid w:val="00E542D3"/>
    <w:rsid w:val="00E54D31"/>
    <w:rsid w:val="00E55A19"/>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2E3F"/>
    <w:rsid w:val="00E93AF1"/>
    <w:rsid w:val="00E93C7D"/>
    <w:rsid w:val="00E9404A"/>
    <w:rsid w:val="00E940FA"/>
    <w:rsid w:val="00E9503F"/>
    <w:rsid w:val="00E964A0"/>
    <w:rsid w:val="00E97589"/>
    <w:rsid w:val="00E976ED"/>
    <w:rsid w:val="00E97E07"/>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667"/>
    <w:rsid w:val="00ED4584"/>
    <w:rsid w:val="00ED47E5"/>
    <w:rsid w:val="00ED6D5E"/>
    <w:rsid w:val="00ED76C8"/>
    <w:rsid w:val="00ED7C70"/>
    <w:rsid w:val="00ED7D18"/>
    <w:rsid w:val="00ED7EB2"/>
    <w:rsid w:val="00EE17BA"/>
    <w:rsid w:val="00EE1B8F"/>
    <w:rsid w:val="00EE250C"/>
    <w:rsid w:val="00EE324E"/>
    <w:rsid w:val="00EE406A"/>
    <w:rsid w:val="00EE4647"/>
    <w:rsid w:val="00EE632C"/>
    <w:rsid w:val="00EF322D"/>
    <w:rsid w:val="00EF5AE0"/>
    <w:rsid w:val="00EF5CFF"/>
    <w:rsid w:val="00EF6329"/>
    <w:rsid w:val="00EF6864"/>
    <w:rsid w:val="00EF7A97"/>
    <w:rsid w:val="00F00B9B"/>
    <w:rsid w:val="00F018A1"/>
    <w:rsid w:val="00F037BD"/>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5381"/>
    <w:rsid w:val="00F65F51"/>
    <w:rsid w:val="00F67B18"/>
    <w:rsid w:val="00F761D6"/>
    <w:rsid w:val="00F762A3"/>
    <w:rsid w:val="00F80C15"/>
    <w:rsid w:val="00F8288B"/>
    <w:rsid w:val="00F83B8E"/>
    <w:rsid w:val="00F84232"/>
    <w:rsid w:val="00F86235"/>
    <w:rsid w:val="00F86682"/>
    <w:rsid w:val="00F877DB"/>
    <w:rsid w:val="00F87FE5"/>
    <w:rsid w:val="00F911AD"/>
    <w:rsid w:val="00F92B56"/>
    <w:rsid w:val="00F9343E"/>
    <w:rsid w:val="00F93D32"/>
    <w:rsid w:val="00F961D3"/>
    <w:rsid w:val="00F97D37"/>
    <w:rsid w:val="00FA1678"/>
    <w:rsid w:val="00FA1B67"/>
    <w:rsid w:val="00FA4A28"/>
    <w:rsid w:val="00FA4F5B"/>
    <w:rsid w:val="00FA5ACA"/>
    <w:rsid w:val="00FA5CA8"/>
    <w:rsid w:val="00FA67FA"/>
    <w:rsid w:val="00FA787C"/>
    <w:rsid w:val="00FB0F33"/>
    <w:rsid w:val="00FB12D8"/>
    <w:rsid w:val="00FB2A37"/>
    <w:rsid w:val="00FB3051"/>
    <w:rsid w:val="00FB412E"/>
    <w:rsid w:val="00FB511B"/>
    <w:rsid w:val="00FB532F"/>
    <w:rsid w:val="00FB5552"/>
    <w:rsid w:val="00FB5779"/>
    <w:rsid w:val="00FB5C8C"/>
    <w:rsid w:val="00FB6E22"/>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79C1"/>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AD3"/>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B2D1A"/>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CA4C18"/>
    <w:pPr>
      <w:tabs>
        <w:tab w:val="right" w:leader="dot" w:pos="9055"/>
      </w:tabs>
      <w:spacing w:before="120"/>
    </w:pPr>
    <w:rPr>
      <w:rFonts w:asciiTheme="minorHAnsi" w:hAnsiTheme="minorHAnsi" w:cs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blog.soshace.com/deep-learning-vs-machine-learning-overview-compari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s://pygame-learning-environment.readthedocs.io/en/latest/"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towardsdatascience.com/introduction-to-machine-learning-for-beginners-eed6024fdb08"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s://openai.com/blog/evolution-strategie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en.wikipedia.org/wiki/Reinforcement_learning"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63460A19-4840-B94D-9BD6-9615FBFC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44</Pages>
  <Words>10486</Words>
  <Characters>59771</Characters>
  <Application>Microsoft Office Word</Application>
  <DocSecurity>0</DocSecurity>
  <Lines>498</Lines>
  <Paragraphs>140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1802</cp:revision>
  <dcterms:created xsi:type="dcterms:W3CDTF">2019-11-17T09:30:00Z</dcterms:created>
  <dcterms:modified xsi:type="dcterms:W3CDTF">2020-05-17T12:21:00Z</dcterms:modified>
</cp:coreProperties>
</file>